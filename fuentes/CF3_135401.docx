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FC21" w14:textId="77777777" w:rsidR="00D31C09" w:rsidRPr="00934A99" w:rsidRDefault="00D31C09" w:rsidP="00484BE7">
      <w:pPr>
        <w:pStyle w:val="NoSpacing"/>
        <w:spacing w:before="40" w:after="40" w:line="276" w:lineRule="auto"/>
        <w:jc w:val="both"/>
        <w:rPr>
          <w:rFonts w:ascii="Arial" w:hAnsi="Arial" w:cs="Arial"/>
          <w:b/>
          <w:color w:val="000000" w:themeColor="text1"/>
          <w:sz w:val="22"/>
          <w:szCs w:val="22"/>
        </w:rPr>
      </w:pPr>
      <w:r w:rsidRPr="00934A99">
        <w:rPr>
          <w:rFonts w:ascii="Arial" w:hAnsi="Arial" w:cs="Arial"/>
          <w:b/>
          <w:color w:val="000000" w:themeColor="text1"/>
          <w:sz w:val="22"/>
          <w:szCs w:val="22"/>
        </w:rPr>
        <w:t>Datos de identificación del programa de formación</w:t>
      </w:r>
    </w:p>
    <w:p w14:paraId="4B062759" w14:textId="77777777" w:rsidR="00D31C09" w:rsidRPr="000C132A" w:rsidRDefault="00D31C09" w:rsidP="00484BE7">
      <w:pPr>
        <w:spacing w:before="40" w:after="40" w:line="276" w:lineRule="auto"/>
        <w:rPr>
          <w:rFonts w:ascii="Arial" w:hAnsi="Arial" w:cs="Arial"/>
          <w:color w:val="000000" w:themeColor="text1"/>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D31C09" w:rsidRPr="00484BE7" w14:paraId="3FC7DF8D" w14:textId="77777777" w:rsidTr="003424A2">
        <w:trPr>
          <w:trHeight w:val="340"/>
        </w:trPr>
        <w:tc>
          <w:tcPr>
            <w:tcW w:w="1142" w:type="pct"/>
            <w:shd w:val="clear" w:color="auto" w:fill="8DB3E2" w:themeFill="text2" w:themeFillTint="66"/>
            <w:vAlign w:val="center"/>
          </w:tcPr>
          <w:p w14:paraId="4620655C" w14:textId="77777777" w:rsidR="00D31C09" w:rsidRPr="00484BE7" w:rsidRDefault="00D31C09" w:rsidP="00484BE7">
            <w:pPr>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PROGRAMA DE FORMACIÓN</w:t>
            </w:r>
          </w:p>
        </w:tc>
        <w:tc>
          <w:tcPr>
            <w:tcW w:w="3858" w:type="pct"/>
            <w:vAlign w:val="center"/>
          </w:tcPr>
          <w:p w14:paraId="63DD6711" w14:textId="1B57FF1A" w:rsidR="00D31C09" w:rsidRPr="00484BE7" w:rsidRDefault="00D31C09" w:rsidP="00484BE7">
            <w:pPr>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M</w:t>
            </w:r>
            <w:r w:rsidR="00EF3E35" w:rsidRPr="00484BE7">
              <w:rPr>
                <w:rFonts w:ascii="Arial" w:hAnsi="Arial" w:cs="Arial"/>
                <w:color w:val="000000" w:themeColor="text1"/>
                <w:sz w:val="22"/>
                <w:szCs w:val="22"/>
              </w:rPr>
              <w:t>anejo de información para sistemas de gestión</w:t>
            </w:r>
          </w:p>
        </w:tc>
      </w:tr>
    </w:tbl>
    <w:p w14:paraId="71D7FF08" w14:textId="77777777" w:rsidR="00D31C09" w:rsidRPr="00934A99" w:rsidRDefault="00D31C09" w:rsidP="00484BE7">
      <w:pPr>
        <w:spacing w:before="40" w:after="40" w:line="276" w:lineRule="auto"/>
        <w:rPr>
          <w:rFonts w:ascii="Arial" w:hAnsi="Arial" w:cs="Arial"/>
          <w:color w:val="000000" w:themeColor="text1"/>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30"/>
        <w:gridCol w:w="2501"/>
        <w:gridCol w:w="1860"/>
        <w:gridCol w:w="7231"/>
      </w:tblGrid>
      <w:tr w:rsidR="00D31C09" w:rsidRPr="00484BE7" w14:paraId="4D56712F" w14:textId="77777777" w:rsidTr="003424A2">
        <w:trPr>
          <w:trHeight w:val="340"/>
        </w:trPr>
        <w:tc>
          <w:tcPr>
            <w:tcW w:w="618" w:type="pct"/>
            <w:shd w:val="clear" w:color="auto" w:fill="8DB3E2" w:themeFill="text2" w:themeFillTint="66"/>
            <w:vAlign w:val="center"/>
          </w:tcPr>
          <w:p w14:paraId="065FDBCF" w14:textId="77777777" w:rsidR="00D31C09" w:rsidRPr="00B64698"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COMPETENCIA</w:t>
            </w:r>
          </w:p>
        </w:tc>
        <w:tc>
          <w:tcPr>
            <w:tcW w:w="953" w:type="pct"/>
            <w:vAlign w:val="center"/>
          </w:tcPr>
          <w:p w14:paraId="26803817" w14:textId="77777777" w:rsidR="00D31C09" w:rsidRPr="00484BE7" w:rsidRDefault="00D31C09" w:rsidP="00484BE7">
            <w:pPr>
              <w:spacing w:before="40" w:after="40" w:line="276" w:lineRule="auto"/>
              <w:rPr>
                <w:rFonts w:ascii="Arial" w:hAnsi="Arial" w:cs="Arial"/>
                <w:color w:val="000000" w:themeColor="text1"/>
                <w:sz w:val="22"/>
                <w:szCs w:val="22"/>
                <w:u w:val="single"/>
              </w:rPr>
            </w:pPr>
            <w:r w:rsidRPr="000C132A">
              <w:rPr>
                <w:rFonts w:ascii="Arial" w:hAnsi="Arial" w:cs="Arial"/>
                <w:color w:val="000000" w:themeColor="text1"/>
                <w:sz w:val="22"/>
                <w:szCs w:val="22"/>
              </w:rPr>
              <w:t>220601042: Documentar procesos de acuerdo con normativa y procedimientos técnicos</w:t>
            </w:r>
          </w:p>
        </w:tc>
        <w:tc>
          <w:tcPr>
            <w:tcW w:w="714" w:type="pct"/>
            <w:shd w:val="clear" w:color="auto" w:fill="8DB3E2" w:themeFill="text2" w:themeFillTint="66"/>
            <w:vAlign w:val="center"/>
          </w:tcPr>
          <w:p w14:paraId="1FF4A46C" w14:textId="77777777" w:rsidR="00D31C09" w:rsidRPr="00484BE7" w:rsidRDefault="00D31C09" w:rsidP="00484BE7">
            <w:pPr>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RESULTADOS DE APRENDIZAJE</w:t>
            </w:r>
          </w:p>
        </w:tc>
        <w:tc>
          <w:tcPr>
            <w:tcW w:w="2715" w:type="pct"/>
            <w:vAlign w:val="center"/>
          </w:tcPr>
          <w:p w14:paraId="07548374" w14:textId="77777777" w:rsidR="00D31C09" w:rsidRPr="00484BE7" w:rsidRDefault="00D31C09" w:rsidP="00484BE7">
            <w:pPr>
              <w:spacing w:before="40" w:after="40" w:line="276" w:lineRule="auto"/>
              <w:ind w:left="66"/>
              <w:rPr>
                <w:rFonts w:ascii="Arial" w:hAnsi="Arial" w:cs="Arial"/>
                <w:color w:val="000000" w:themeColor="text1"/>
                <w:sz w:val="22"/>
                <w:szCs w:val="22"/>
              </w:rPr>
            </w:pPr>
            <w:r w:rsidRPr="00484BE7">
              <w:rPr>
                <w:rFonts w:ascii="Arial" w:hAnsi="Arial" w:cs="Arial"/>
                <w:color w:val="000000" w:themeColor="text1"/>
                <w:sz w:val="22"/>
                <w:szCs w:val="22"/>
              </w:rPr>
              <w:t>220601042-01. Identificar los tipos de documentos de acuerdo con los procesos y procedimientos establecidos por la organización.</w:t>
            </w:r>
          </w:p>
          <w:p w14:paraId="50439FCE" w14:textId="77777777" w:rsidR="00D31C09" w:rsidRPr="00484BE7" w:rsidRDefault="00D31C09" w:rsidP="00484BE7">
            <w:pPr>
              <w:spacing w:before="40" w:after="40" w:line="276" w:lineRule="auto"/>
              <w:ind w:left="66"/>
              <w:rPr>
                <w:rFonts w:ascii="Arial" w:hAnsi="Arial" w:cs="Arial"/>
                <w:bCs/>
                <w:color w:val="000000" w:themeColor="text1"/>
                <w:sz w:val="22"/>
                <w:szCs w:val="22"/>
              </w:rPr>
            </w:pPr>
            <w:r w:rsidRPr="00484BE7">
              <w:rPr>
                <w:rFonts w:ascii="Arial" w:hAnsi="Arial" w:cs="Arial"/>
                <w:bCs/>
                <w:color w:val="000000" w:themeColor="text1"/>
                <w:sz w:val="22"/>
                <w:szCs w:val="22"/>
              </w:rPr>
              <w:t>220601042-02. Alimentar los aplicativos con información documentada necesaria según el sistema de gestión y naturaleza de la organización.</w:t>
            </w:r>
          </w:p>
        </w:tc>
      </w:tr>
    </w:tbl>
    <w:p w14:paraId="0840FFA1" w14:textId="77777777" w:rsidR="00D31C09" w:rsidRPr="00934A99" w:rsidRDefault="00D31C09" w:rsidP="00484BE7">
      <w:pPr>
        <w:spacing w:before="40" w:after="40" w:line="276" w:lineRule="auto"/>
        <w:rPr>
          <w:rFonts w:ascii="Arial" w:hAnsi="Arial" w:cs="Arial"/>
          <w:color w:val="000000" w:themeColor="text1"/>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D31C09" w:rsidRPr="00484BE7" w14:paraId="73DC1A46" w14:textId="77777777" w:rsidTr="003424A2">
        <w:trPr>
          <w:trHeight w:val="340"/>
        </w:trPr>
        <w:tc>
          <w:tcPr>
            <w:tcW w:w="1142" w:type="pct"/>
            <w:shd w:val="clear" w:color="auto" w:fill="8DB3E2" w:themeFill="text2" w:themeFillTint="66"/>
            <w:vAlign w:val="center"/>
          </w:tcPr>
          <w:p w14:paraId="409B7803" w14:textId="77777777" w:rsidR="00D31C09" w:rsidRPr="000C132A"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NÚMERO DEL COMPONENTE FORMATIVO</w:t>
            </w:r>
          </w:p>
        </w:tc>
        <w:tc>
          <w:tcPr>
            <w:tcW w:w="3858" w:type="pct"/>
            <w:vAlign w:val="center"/>
          </w:tcPr>
          <w:p w14:paraId="2757F198" w14:textId="77777777" w:rsidR="00D31C09" w:rsidRPr="00484BE7" w:rsidRDefault="00D31C09" w:rsidP="00484BE7">
            <w:pPr>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CF3</w:t>
            </w:r>
          </w:p>
        </w:tc>
      </w:tr>
      <w:tr w:rsidR="00D31C09" w:rsidRPr="00484BE7" w14:paraId="6125E41A" w14:textId="77777777" w:rsidTr="003424A2">
        <w:trPr>
          <w:trHeight w:val="340"/>
        </w:trPr>
        <w:tc>
          <w:tcPr>
            <w:tcW w:w="1142" w:type="pct"/>
            <w:shd w:val="clear" w:color="auto" w:fill="8DB3E2" w:themeFill="text2" w:themeFillTint="66"/>
            <w:vAlign w:val="center"/>
          </w:tcPr>
          <w:p w14:paraId="5DE8E943" w14:textId="77777777" w:rsidR="00D31C09" w:rsidRPr="00934A99"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NOMBRE DEL COMPONENTE FORMATIVO</w:t>
            </w:r>
          </w:p>
        </w:tc>
        <w:tc>
          <w:tcPr>
            <w:tcW w:w="3858" w:type="pct"/>
            <w:vAlign w:val="center"/>
          </w:tcPr>
          <w:p w14:paraId="4B4996AA" w14:textId="77777777" w:rsidR="00D31C09" w:rsidRPr="00FE54F6" w:rsidRDefault="00D31C09" w:rsidP="00484BE7">
            <w:pPr>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Documentos y procesos de la información documentada</w:t>
            </w:r>
          </w:p>
        </w:tc>
      </w:tr>
      <w:tr w:rsidR="00D31C09" w:rsidRPr="00484BE7" w14:paraId="63663DAB" w14:textId="77777777" w:rsidTr="003424A2">
        <w:trPr>
          <w:trHeight w:val="340"/>
        </w:trPr>
        <w:tc>
          <w:tcPr>
            <w:tcW w:w="1142" w:type="pct"/>
            <w:shd w:val="clear" w:color="auto" w:fill="8DB3E2" w:themeFill="text2" w:themeFillTint="66"/>
            <w:vAlign w:val="center"/>
          </w:tcPr>
          <w:p w14:paraId="05ACAC50" w14:textId="77777777" w:rsidR="00D31C09" w:rsidRPr="00934A99"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BREVE DESCRIPCIÓN</w:t>
            </w:r>
          </w:p>
        </w:tc>
        <w:tc>
          <w:tcPr>
            <w:tcW w:w="3858" w:type="pct"/>
            <w:vAlign w:val="center"/>
          </w:tcPr>
          <w:p w14:paraId="4C5B3DFF" w14:textId="7751C393" w:rsidR="00D31C09" w:rsidRPr="003D005F" w:rsidRDefault="00DD530B" w:rsidP="00484BE7">
            <w:pPr>
              <w:spacing w:before="40" w:after="40" w:line="276" w:lineRule="auto"/>
              <w:rPr>
                <w:rFonts w:ascii="Arial" w:hAnsi="Arial" w:cs="Arial"/>
                <w:color w:val="000000" w:themeColor="text1"/>
                <w:sz w:val="22"/>
                <w:szCs w:val="22"/>
              </w:rPr>
            </w:pPr>
            <w:r w:rsidRPr="00B64698">
              <w:rPr>
                <w:rFonts w:ascii="Arial" w:hAnsi="Arial" w:cs="Arial"/>
                <w:color w:val="000000" w:themeColor="text1"/>
                <w:sz w:val="22"/>
                <w:szCs w:val="22"/>
              </w:rPr>
              <w:t>En este componente formativo se</w:t>
            </w:r>
            <w:r w:rsidR="00D31C09" w:rsidRPr="00B64698">
              <w:rPr>
                <w:rFonts w:ascii="Arial" w:hAnsi="Arial" w:cs="Arial"/>
                <w:color w:val="000000" w:themeColor="text1"/>
                <w:sz w:val="22"/>
                <w:szCs w:val="22"/>
              </w:rPr>
              <w:t xml:space="preserve"> aborda</w:t>
            </w:r>
            <w:r w:rsidRPr="003D005F">
              <w:rPr>
                <w:rFonts w:ascii="Arial" w:hAnsi="Arial" w:cs="Arial"/>
                <w:color w:val="000000" w:themeColor="text1"/>
                <w:sz w:val="22"/>
                <w:szCs w:val="22"/>
              </w:rPr>
              <w:t>rá</w:t>
            </w:r>
            <w:r w:rsidR="00D31C09" w:rsidRPr="00E50931">
              <w:rPr>
                <w:rFonts w:ascii="Arial" w:hAnsi="Arial" w:cs="Arial"/>
                <w:color w:val="000000" w:themeColor="text1"/>
                <w:sz w:val="22"/>
                <w:szCs w:val="22"/>
              </w:rPr>
              <w:t xml:space="preserve">n las temáticas </w:t>
            </w:r>
            <w:r w:rsidR="00115FA9" w:rsidRPr="00E50931">
              <w:rPr>
                <w:rFonts w:ascii="Arial" w:hAnsi="Arial" w:cs="Arial"/>
                <w:color w:val="000000" w:themeColor="text1"/>
                <w:sz w:val="22"/>
                <w:szCs w:val="22"/>
              </w:rPr>
              <w:t xml:space="preserve">y conceptos </w:t>
            </w:r>
            <w:r w:rsidR="00D31C09" w:rsidRPr="00E50931">
              <w:rPr>
                <w:rFonts w:ascii="Arial" w:hAnsi="Arial" w:cs="Arial"/>
                <w:color w:val="000000" w:themeColor="text1"/>
                <w:sz w:val="22"/>
                <w:szCs w:val="22"/>
              </w:rPr>
              <w:t>relacionad</w:t>
            </w:r>
            <w:r w:rsidR="00115FA9" w:rsidRPr="00675E49">
              <w:rPr>
                <w:rFonts w:ascii="Arial" w:hAnsi="Arial" w:cs="Arial"/>
                <w:color w:val="000000" w:themeColor="text1"/>
                <w:sz w:val="22"/>
                <w:szCs w:val="22"/>
              </w:rPr>
              <w:t>o</w:t>
            </w:r>
            <w:r w:rsidR="00D31C09" w:rsidRPr="00675E49">
              <w:rPr>
                <w:rFonts w:ascii="Arial" w:hAnsi="Arial" w:cs="Arial"/>
                <w:color w:val="000000" w:themeColor="text1"/>
                <w:sz w:val="22"/>
                <w:szCs w:val="22"/>
              </w:rPr>
              <w:t xml:space="preserve">s </w:t>
            </w:r>
            <w:r w:rsidR="004E4FA3" w:rsidRPr="00F255AD">
              <w:rPr>
                <w:rFonts w:ascii="Arial" w:hAnsi="Arial" w:cs="Arial"/>
                <w:color w:val="000000" w:themeColor="text1"/>
                <w:sz w:val="22"/>
                <w:szCs w:val="22"/>
              </w:rPr>
              <w:t>con</w:t>
            </w:r>
            <w:r w:rsidR="00D31C09" w:rsidRPr="00196AAB">
              <w:rPr>
                <w:rFonts w:ascii="Arial" w:hAnsi="Arial" w:cs="Arial"/>
                <w:color w:val="000000" w:themeColor="text1"/>
                <w:sz w:val="22"/>
                <w:szCs w:val="22"/>
              </w:rPr>
              <w:t xml:space="preserve"> la gestión documental, así como</w:t>
            </w:r>
            <w:r w:rsidR="00B64698">
              <w:rPr>
                <w:rFonts w:ascii="Arial" w:hAnsi="Arial" w:cs="Arial"/>
                <w:color w:val="000000" w:themeColor="text1"/>
                <w:sz w:val="22"/>
                <w:szCs w:val="22"/>
              </w:rPr>
              <w:t xml:space="preserve"> también</w:t>
            </w:r>
            <w:r w:rsidR="00D31C09" w:rsidRPr="00B64698">
              <w:rPr>
                <w:rFonts w:ascii="Arial" w:hAnsi="Arial" w:cs="Arial"/>
                <w:color w:val="000000" w:themeColor="text1"/>
                <w:sz w:val="22"/>
                <w:szCs w:val="22"/>
              </w:rPr>
              <w:t xml:space="preserve"> los mecanismos y herramientas para el diseño e implementación de un sistema de gestión documental en una organización, en busca de la generación de competencias relacionadas con la caracterización, diseño, gestión y control de documentos.</w:t>
            </w:r>
          </w:p>
        </w:tc>
      </w:tr>
      <w:tr w:rsidR="00D31C09" w:rsidRPr="00484BE7" w14:paraId="567F65C9" w14:textId="77777777" w:rsidTr="003424A2">
        <w:trPr>
          <w:trHeight w:val="340"/>
        </w:trPr>
        <w:tc>
          <w:tcPr>
            <w:tcW w:w="1142" w:type="pct"/>
            <w:shd w:val="clear" w:color="auto" w:fill="8DB3E2" w:themeFill="text2" w:themeFillTint="66"/>
            <w:vAlign w:val="center"/>
          </w:tcPr>
          <w:p w14:paraId="6458C7BF" w14:textId="77777777" w:rsidR="00D31C09" w:rsidRPr="00934A99"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PALABRAS CLAVE</w:t>
            </w:r>
          </w:p>
        </w:tc>
        <w:tc>
          <w:tcPr>
            <w:tcW w:w="3858" w:type="pct"/>
            <w:vAlign w:val="center"/>
          </w:tcPr>
          <w:p w14:paraId="37586DF7" w14:textId="152A72A1" w:rsidR="00D31C09" w:rsidRPr="00E50931" w:rsidRDefault="00D31C09" w:rsidP="00484BE7">
            <w:pPr>
              <w:spacing w:before="40" w:after="40" w:line="276" w:lineRule="auto"/>
              <w:rPr>
                <w:rFonts w:ascii="Arial" w:hAnsi="Arial" w:cs="Arial"/>
                <w:color w:val="000000" w:themeColor="text1"/>
                <w:sz w:val="22"/>
                <w:szCs w:val="22"/>
              </w:rPr>
            </w:pPr>
            <w:r w:rsidRPr="00B64698">
              <w:rPr>
                <w:rFonts w:ascii="Arial" w:hAnsi="Arial" w:cs="Arial"/>
                <w:color w:val="000000" w:themeColor="text1"/>
                <w:sz w:val="22"/>
                <w:szCs w:val="22"/>
              </w:rPr>
              <w:t>Documentos</w:t>
            </w:r>
            <w:r w:rsidR="00C86B62" w:rsidRPr="00B64698">
              <w:rPr>
                <w:rFonts w:ascii="Arial" w:hAnsi="Arial" w:cs="Arial"/>
                <w:color w:val="000000" w:themeColor="text1"/>
                <w:sz w:val="22"/>
                <w:szCs w:val="22"/>
              </w:rPr>
              <w:t xml:space="preserve">, </w:t>
            </w:r>
            <w:r w:rsidR="00B64698">
              <w:rPr>
                <w:rFonts w:ascii="Arial" w:hAnsi="Arial" w:cs="Arial"/>
                <w:color w:val="000000" w:themeColor="text1"/>
                <w:sz w:val="22"/>
                <w:szCs w:val="22"/>
              </w:rPr>
              <w:t>p</w:t>
            </w:r>
            <w:r w:rsidR="00B64698" w:rsidRPr="00B64698">
              <w:rPr>
                <w:rFonts w:ascii="Arial" w:hAnsi="Arial" w:cs="Arial"/>
                <w:color w:val="000000" w:themeColor="text1"/>
                <w:sz w:val="22"/>
                <w:szCs w:val="22"/>
              </w:rPr>
              <w:t>rocesos</w:t>
            </w:r>
            <w:r w:rsidR="00C86B62" w:rsidRPr="00B64698">
              <w:rPr>
                <w:rFonts w:ascii="Arial" w:hAnsi="Arial" w:cs="Arial"/>
                <w:color w:val="000000" w:themeColor="text1"/>
                <w:sz w:val="22"/>
                <w:szCs w:val="22"/>
              </w:rPr>
              <w:t xml:space="preserve">, </w:t>
            </w:r>
            <w:r w:rsidR="00B64698">
              <w:rPr>
                <w:rFonts w:ascii="Arial" w:hAnsi="Arial" w:cs="Arial"/>
                <w:color w:val="000000" w:themeColor="text1"/>
                <w:sz w:val="22"/>
                <w:szCs w:val="22"/>
              </w:rPr>
              <w:t>d</w:t>
            </w:r>
            <w:r w:rsidR="00B64698" w:rsidRPr="00B64698">
              <w:rPr>
                <w:rFonts w:ascii="Arial" w:hAnsi="Arial" w:cs="Arial"/>
                <w:color w:val="000000" w:themeColor="text1"/>
                <w:sz w:val="22"/>
                <w:szCs w:val="22"/>
              </w:rPr>
              <w:t xml:space="preserve">iagramas </w:t>
            </w:r>
            <w:r w:rsidRPr="00B64698">
              <w:rPr>
                <w:rFonts w:ascii="Arial" w:hAnsi="Arial" w:cs="Arial"/>
                <w:color w:val="000000" w:themeColor="text1"/>
                <w:sz w:val="22"/>
                <w:szCs w:val="22"/>
              </w:rPr>
              <w:t xml:space="preserve">de </w:t>
            </w:r>
            <w:r w:rsidR="00B64698">
              <w:rPr>
                <w:rFonts w:ascii="Arial" w:hAnsi="Arial" w:cs="Arial"/>
                <w:color w:val="000000" w:themeColor="text1"/>
                <w:sz w:val="22"/>
                <w:szCs w:val="22"/>
              </w:rPr>
              <w:t>f</w:t>
            </w:r>
            <w:r w:rsidR="00B64698" w:rsidRPr="00B64698">
              <w:rPr>
                <w:rFonts w:ascii="Arial" w:hAnsi="Arial" w:cs="Arial"/>
                <w:color w:val="000000" w:themeColor="text1"/>
                <w:sz w:val="22"/>
                <w:szCs w:val="22"/>
              </w:rPr>
              <w:t>lujo</w:t>
            </w:r>
            <w:r w:rsidR="00C86B62" w:rsidRPr="003D005F">
              <w:rPr>
                <w:rFonts w:ascii="Arial" w:hAnsi="Arial" w:cs="Arial"/>
                <w:color w:val="000000" w:themeColor="text1"/>
                <w:sz w:val="22"/>
                <w:szCs w:val="22"/>
              </w:rPr>
              <w:t>.</w:t>
            </w:r>
          </w:p>
        </w:tc>
      </w:tr>
    </w:tbl>
    <w:p w14:paraId="7070ADAD" w14:textId="77777777" w:rsidR="00D31C09" w:rsidRPr="00934A99" w:rsidRDefault="00D31C09" w:rsidP="00484BE7">
      <w:pPr>
        <w:spacing w:before="40" w:after="40" w:line="276" w:lineRule="auto"/>
        <w:rPr>
          <w:rFonts w:ascii="Arial" w:hAnsi="Arial" w:cs="Arial"/>
          <w:color w:val="000000" w:themeColor="text1"/>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066"/>
        <w:gridCol w:w="10356"/>
      </w:tblGrid>
      <w:tr w:rsidR="00D31C09" w:rsidRPr="00484BE7" w14:paraId="059F471D" w14:textId="77777777" w:rsidTr="003424A2">
        <w:trPr>
          <w:trHeight w:val="340"/>
        </w:trPr>
        <w:tc>
          <w:tcPr>
            <w:tcW w:w="1142" w:type="pct"/>
            <w:shd w:val="clear" w:color="auto" w:fill="8DB3E2" w:themeFill="text2" w:themeFillTint="66"/>
            <w:vAlign w:val="center"/>
          </w:tcPr>
          <w:p w14:paraId="2DC3C800" w14:textId="77777777" w:rsidR="00D31C09" w:rsidRPr="00B64698"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lastRenderedPageBreak/>
              <w:t>ÁREA OCUPACIONAL</w:t>
            </w:r>
          </w:p>
        </w:tc>
        <w:tc>
          <w:tcPr>
            <w:tcW w:w="3858" w:type="pct"/>
            <w:vAlign w:val="center"/>
          </w:tcPr>
          <w:p w14:paraId="4ADC6F1B" w14:textId="77777777" w:rsidR="00D31C09" w:rsidRPr="00FE54F6" w:rsidRDefault="00D31C09" w:rsidP="00484BE7">
            <w:pPr>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1 - FINANZAS Y ADMINISTRACIÓN</w:t>
            </w:r>
          </w:p>
        </w:tc>
      </w:tr>
      <w:tr w:rsidR="00D31C09" w:rsidRPr="00484BE7" w14:paraId="4BE57DFA" w14:textId="77777777" w:rsidTr="003424A2">
        <w:trPr>
          <w:trHeight w:val="465"/>
        </w:trPr>
        <w:tc>
          <w:tcPr>
            <w:tcW w:w="1142" w:type="pct"/>
            <w:shd w:val="clear" w:color="auto" w:fill="8DB3E2" w:themeFill="text2" w:themeFillTint="66"/>
            <w:vAlign w:val="center"/>
          </w:tcPr>
          <w:p w14:paraId="4A77D104" w14:textId="77777777" w:rsidR="00D31C09" w:rsidRPr="00934A99" w:rsidRDefault="00D31C09" w:rsidP="00484BE7">
            <w:pP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IDIOMA</w:t>
            </w:r>
          </w:p>
        </w:tc>
        <w:tc>
          <w:tcPr>
            <w:tcW w:w="3858" w:type="pct"/>
            <w:vAlign w:val="center"/>
          </w:tcPr>
          <w:p w14:paraId="719A6A1B" w14:textId="77777777" w:rsidR="00D31C09" w:rsidRPr="00FE54F6" w:rsidRDefault="00D31C09" w:rsidP="00484BE7">
            <w:pPr>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Español</w:t>
            </w:r>
          </w:p>
        </w:tc>
      </w:tr>
    </w:tbl>
    <w:p w14:paraId="3E1EB683" w14:textId="77777777" w:rsidR="00D31C09" w:rsidRPr="00934A99" w:rsidRDefault="00D31C09" w:rsidP="00484BE7">
      <w:pPr>
        <w:spacing w:before="40" w:after="40" w:line="276" w:lineRule="auto"/>
        <w:rPr>
          <w:rFonts w:ascii="Arial" w:hAnsi="Arial" w:cs="Arial"/>
          <w:color w:val="000000" w:themeColor="text1"/>
          <w:sz w:val="22"/>
          <w:szCs w:val="22"/>
        </w:rPr>
      </w:pPr>
    </w:p>
    <w:p w14:paraId="4AF26A00" w14:textId="77777777" w:rsidR="00EC08A1" w:rsidRPr="00934A99" w:rsidRDefault="00EC08A1" w:rsidP="00484BE7">
      <w:pPr>
        <w:pStyle w:val="Heading1"/>
        <w:spacing w:before="40" w:after="40"/>
        <w:rPr>
          <w:b/>
          <w:bCs/>
          <w:color w:val="000000" w:themeColor="text1"/>
          <w:sz w:val="22"/>
          <w:szCs w:val="22"/>
        </w:rPr>
      </w:pPr>
    </w:p>
    <w:p w14:paraId="3B4C9F80" w14:textId="27B44CC8" w:rsidR="00D31C09" w:rsidRPr="00564872" w:rsidRDefault="00D31C09" w:rsidP="00484BE7">
      <w:pPr>
        <w:pStyle w:val="Heading1"/>
        <w:spacing w:before="40" w:after="40"/>
        <w:rPr>
          <w:b/>
          <w:bCs/>
          <w:color w:val="000000" w:themeColor="text1"/>
          <w:sz w:val="22"/>
          <w:szCs w:val="22"/>
        </w:rPr>
      </w:pPr>
      <w:r w:rsidRPr="00934A99">
        <w:rPr>
          <w:b/>
          <w:bCs/>
          <w:color w:val="000000" w:themeColor="text1"/>
          <w:sz w:val="22"/>
          <w:szCs w:val="22"/>
        </w:rPr>
        <w:t>TABLA DE CONTENIDOS</w:t>
      </w:r>
    </w:p>
    <w:p w14:paraId="08C3CBB8" w14:textId="77777777" w:rsidR="00605578" w:rsidRPr="00934A99" w:rsidRDefault="00605578" w:rsidP="00484BE7">
      <w:pPr>
        <w:spacing w:before="40" w:after="40" w:line="276" w:lineRule="auto"/>
        <w:rPr>
          <w:rFonts w:ascii="Arial" w:hAnsi="Arial" w:cs="Arial"/>
          <w:b/>
          <w:color w:val="000000" w:themeColor="text1"/>
          <w:sz w:val="22"/>
          <w:szCs w:val="22"/>
        </w:rPr>
      </w:pPr>
    </w:p>
    <w:p w14:paraId="611A264B" w14:textId="7B447073" w:rsidR="00D31C09" w:rsidRPr="00564872" w:rsidRDefault="00D31C09" w:rsidP="00484BE7">
      <w:pP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1. Documento</w:t>
      </w:r>
      <w:r w:rsidR="00AC39F6" w:rsidRPr="00564872">
        <w:rPr>
          <w:rFonts w:ascii="Arial" w:hAnsi="Arial" w:cs="Arial"/>
          <w:b/>
          <w:color w:val="000000" w:themeColor="text1"/>
          <w:sz w:val="22"/>
          <w:szCs w:val="22"/>
        </w:rPr>
        <w:t>: tipos y técnicas</w:t>
      </w:r>
    </w:p>
    <w:p w14:paraId="433BEFE0" w14:textId="77777777" w:rsidR="00D31C09" w:rsidRPr="00FE54F6" w:rsidRDefault="00D31C09" w:rsidP="00484BE7">
      <w:pPr>
        <w:spacing w:before="40" w:after="40" w:line="276" w:lineRule="auto"/>
        <w:rPr>
          <w:rFonts w:ascii="Arial" w:hAnsi="Arial" w:cs="Arial"/>
          <w:b/>
          <w:color w:val="000000" w:themeColor="text1"/>
          <w:sz w:val="22"/>
          <w:szCs w:val="22"/>
        </w:rPr>
      </w:pPr>
      <w:r w:rsidRPr="000C132A">
        <w:rPr>
          <w:rFonts w:ascii="Arial" w:hAnsi="Arial" w:cs="Arial"/>
          <w:b/>
          <w:color w:val="000000" w:themeColor="text1"/>
          <w:sz w:val="22"/>
          <w:szCs w:val="22"/>
        </w:rPr>
        <w:t>2. Métodos de codificación</w:t>
      </w:r>
    </w:p>
    <w:p w14:paraId="29FDDE82" w14:textId="2221ED37" w:rsidR="00D31C09" w:rsidRPr="00484BE7" w:rsidRDefault="00D31C09" w:rsidP="00484BE7">
      <w:pPr>
        <w:spacing w:before="40" w:after="40" w:line="276" w:lineRule="auto"/>
        <w:rPr>
          <w:rFonts w:ascii="Arial" w:hAnsi="Arial" w:cs="Arial"/>
          <w:b/>
          <w:color w:val="000000"/>
          <w:sz w:val="22"/>
          <w:szCs w:val="22"/>
        </w:rPr>
      </w:pPr>
      <w:r w:rsidRPr="00484BE7">
        <w:rPr>
          <w:rFonts w:ascii="Arial" w:hAnsi="Arial" w:cs="Arial"/>
          <w:b/>
          <w:color w:val="000000" w:themeColor="text1"/>
          <w:sz w:val="22"/>
          <w:szCs w:val="22"/>
        </w:rPr>
        <w:t>3. Procesos</w:t>
      </w:r>
      <w:r w:rsidR="00D361C1" w:rsidRPr="00484BE7">
        <w:rPr>
          <w:rFonts w:ascii="Arial" w:hAnsi="Arial" w:cs="Arial"/>
          <w:b/>
          <w:color w:val="000000" w:themeColor="text1"/>
          <w:sz w:val="22"/>
          <w:szCs w:val="22"/>
        </w:rPr>
        <w:t>:</w:t>
      </w:r>
      <w:r w:rsidR="00D361C1" w:rsidRPr="00484BE7">
        <w:rPr>
          <w:rFonts w:ascii="Arial" w:hAnsi="Arial" w:cs="Arial"/>
          <w:b/>
          <w:color w:val="000000"/>
          <w:sz w:val="22"/>
          <w:szCs w:val="22"/>
        </w:rPr>
        <w:t xml:space="preserve"> secuencia e interacción</w:t>
      </w:r>
    </w:p>
    <w:p w14:paraId="0A961CAB" w14:textId="5F14FEA3" w:rsidR="00466CF7" w:rsidRPr="00484BE7" w:rsidRDefault="00466CF7"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3.1 Criterios de la información documentada</w:t>
      </w:r>
    </w:p>
    <w:p w14:paraId="0B4DED0F" w14:textId="7FC16DDD" w:rsidR="00D31C09" w:rsidRPr="00484BE7" w:rsidRDefault="00D31C09"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3.</w:t>
      </w:r>
      <w:r w:rsidR="00466CF7" w:rsidRPr="00484BE7">
        <w:rPr>
          <w:rFonts w:ascii="Arial" w:hAnsi="Arial" w:cs="Arial"/>
          <w:bCs/>
          <w:color w:val="000000" w:themeColor="text1"/>
          <w:sz w:val="22"/>
          <w:szCs w:val="22"/>
        </w:rPr>
        <w:t>2</w:t>
      </w:r>
      <w:r w:rsidRPr="00484BE7">
        <w:rPr>
          <w:rFonts w:ascii="Arial" w:hAnsi="Arial" w:cs="Arial"/>
          <w:bCs/>
          <w:color w:val="000000" w:themeColor="text1"/>
          <w:sz w:val="22"/>
          <w:szCs w:val="22"/>
        </w:rPr>
        <w:t xml:space="preserve"> Diagramas de flujo</w:t>
      </w:r>
    </w:p>
    <w:p w14:paraId="478C0508" w14:textId="4404F8A3" w:rsidR="00D31C09" w:rsidRPr="00484BE7" w:rsidRDefault="00D31C09"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3.</w:t>
      </w:r>
      <w:r w:rsidR="00466CF7" w:rsidRPr="00484BE7">
        <w:rPr>
          <w:rFonts w:ascii="Arial" w:hAnsi="Arial" w:cs="Arial"/>
          <w:bCs/>
          <w:color w:val="000000" w:themeColor="text1"/>
          <w:sz w:val="22"/>
          <w:szCs w:val="22"/>
        </w:rPr>
        <w:t>3</w:t>
      </w:r>
      <w:r w:rsidRPr="00484BE7">
        <w:rPr>
          <w:rFonts w:ascii="Arial" w:hAnsi="Arial" w:cs="Arial"/>
          <w:bCs/>
          <w:color w:val="000000" w:themeColor="text1"/>
          <w:sz w:val="22"/>
          <w:szCs w:val="22"/>
        </w:rPr>
        <w:t xml:space="preserve"> Herramientas ofimáticas para documentación de los procesos</w:t>
      </w:r>
    </w:p>
    <w:p w14:paraId="5B3ECBBE" w14:textId="3DCB3C24" w:rsidR="00DA0126" w:rsidRPr="00484BE7" w:rsidRDefault="00D31C09" w:rsidP="00484BE7">
      <w:pPr>
        <w:spacing w:before="40" w:after="40" w:line="276" w:lineRule="auto"/>
        <w:rPr>
          <w:rFonts w:ascii="Arial" w:hAnsi="Arial" w:cs="Arial"/>
          <w:b/>
          <w:color w:val="000000" w:themeColor="text1"/>
          <w:sz w:val="22"/>
          <w:szCs w:val="22"/>
        </w:rPr>
      </w:pPr>
      <w:r w:rsidRPr="00484BE7">
        <w:rPr>
          <w:rFonts w:ascii="Arial" w:hAnsi="Arial" w:cs="Arial"/>
          <w:b/>
          <w:color w:val="000000" w:themeColor="text1"/>
          <w:sz w:val="22"/>
          <w:szCs w:val="22"/>
        </w:rPr>
        <w:t xml:space="preserve">4. Ley de archivo vigente </w:t>
      </w:r>
      <w:r w:rsidR="007B0B1D" w:rsidRPr="00484BE7">
        <w:rPr>
          <w:rFonts w:ascii="Arial" w:hAnsi="Arial" w:cs="Arial"/>
          <w:b/>
          <w:color w:val="000000" w:themeColor="text1"/>
          <w:sz w:val="22"/>
          <w:szCs w:val="22"/>
        </w:rPr>
        <w:t xml:space="preserve">(Archivo General de </w:t>
      </w:r>
      <w:r w:rsidR="0091227F" w:rsidRPr="00484BE7">
        <w:rPr>
          <w:rFonts w:ascii="Arial" w:hAnsi="Arial" w:cs="Arial"/>
          <w:b/>
          <w:color w:val="000000" w:themeColor="text1"/>
          <w:sz w:val="22"/>
          <w:szCs w:val="22"/>
        </w:rPr>
        <w:t>l</w:t>
      </w:r>
      <w:r w:rsidR="007B0B1D" w:rsidRPr="00484BE7">
        <w:rPr>
          <w:rFonts w:ascii="Arial" w:hAnsi="Arial" w:cs="Arial"/>
          <w:b/>
          <w:color w:val="000000" w:themeColor="text1"/>
          <w:sz w:val="22"/>
          <w:szCs w:val="22"/>
        </w:rPr>
        <w:t>a Nación</w:t>
      </w:r>
      <w:r w:rsidR="00EC08A1" w:rsidRPr="00484BE7">
        <w:rPr>
          <w:rFonts w:ascii="Arial" w:hAnsi="Arial" w:cs="Arial"/>
          <w:b/>
          <w:color w:val="000000" w:themeColor="text1"/>
          <w:sz w:val="22"/>
          <w:szCs w:val="22"/>
        </w:rPr>
        <w:t>)</w:t>
      </w:r>
    </w:p>
    <w:p w14:paraId="7D4DB4AC" w14:textId="77777777" w:rsidR="00EC08A1" w:rsidRPr="00484BE7" w:rsidRDefault="00EC08A1" w:rsidP="00484BE7">
      <w:pPr>
        <w:spacing w:before="40" w:after="40" w:line="276" w:lineRule="auto"/>
        <w:rPr>
          <w:rFonts w:ascii="Arial" w:hAnsi="Arial" w:cs="Arial"/>
          <w:sz w:val="22"/>
          <w:szCs w:val="22"/>
        </w:rPr>
      </w:pPr>
    </w:p>
    <w:p w14:paraId="0098E4E8" w14:textId="4A0001B1" w:rsidR="00EC08A1" w:rsidRPr="00484BE7" w:rsidRDefault="00EC08A1" w:rsidP="00484BE7">
      <w:pPr>
        <w:spacing w:before="40" w:after="40" w:line="276" w:lineRule="auto"/>
        <w:rPr>
          <w:rFonts w:ascii="Arial" w:hAnsi="Arial" w:cs="Arial"/>
          <w:b/>
          <w:color w:val="000000" w:themeColor="text1"/>
          <w:sz w:val="22"/>
          <w:szCs w:val="22"/>
        </w:rPr>
      </w:pPr>
      <w:r w:rsidRPr="00484BE7">
        <w:rPr>
          <w:rFonts w:ascii="Arial" w:hAnsi="Arial" w:cs="Arial"/>
          <w:b/>
          <w:color w:val="000000" w:themeColor="text1"/>
          <w:sz w:val="22"/>
          <w:szCs w:val="22"/>
        </w:rPr>
        <w:t>INTRODUCCIÓN</w:t>
      </w:r>
    </w:p>
    <w:p w14:paraId="3C49438D" w14:textId="77777777" w:rsidR="00EC08A1" w:rsidRPr="00484BE7" w:rsidRDefault="00EC08A1" w:rsidP="00484BE7">
      <w:pPr>
        <w:spacing w:before="40" w:after="40" w:line="276" w:lineRule="auto"/>
        <w:rPr>
          <w:rFonts w:ascii="Arial" w:eastAsia="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EC08A1" w:rsidRPr="00484BE7" w14:paraId="6B275BAA" w14:textId="77777777" w:rsidTr="003424A2">
        <w:trPr>
          <w:trHeight w:val="444"/>
        </w:trPr>
        <w:tc>
          <w:tcPr>
            <w:tcW w:w="13422" w:type="dxa"/>
            <w:shd w:val="clear" w:color="auto" w:fill="8DB3E2"/>
          </w:tcPr>
          <w:p w14:paraId="61B1556F" w14:textId="77777777" w:rsidR="00EC08A1" w:rsidRPr="00484BE7" w:rsidRDefault="00EC08A1" w:rsidP="00484BE7">
            <w:pPr>
              <w:pStyle w:val="Heading1"/>
              <w:spacing w:before="40" w:after="40"/>
              <w:jc w:val="center"/>
              <w:rPr>
                <w:sz w:val="22"/>
                <w:szCs w:val="22"/>
              </w:rPr>
            </w:pPr>
            <w:r w:rsidRPr="00484BE7">
              <w:rPr>
                <w:sz w:val="22"/>
                <w:szCs w:val="22"/>
              </w:rPr>
              <w:t>Cuadro de texto</w:t>
            </w:r>
          </w:p>
        </w:tc>
      </w:tr>
      <w:tr w:rsidR="00EC08A1" w:rsidRPr="00484BE7" w14:paraId="545F732A" w14:textId="77777777" w:rsidTr="003424A2">
        <w:tc>
          <w:tcPr>
            <w:tcW w:w="13422" w:type="dxa"/>
          </w:tcPr>
          <w:p w14:paraId="4754F666" w14:textId="187C35CD" w:rsidR="00EC08A1" w:rsidRPr="000C132A" w:rsidRDefault="00B64698" w:rsidP="00484BE7">
            <w:pPr>
              <w:spacing w:before="40" w:after="40" w:line="276" w:lineRule="auto"/>
              <w:rPr>
                <w:rFonts w:ascii="Arial" w:eastAsia="Arial" w:hAnsi="Arial" w:cs="Arial"/>
                <w:color w:val="000000"/>
                <w:sz w:val="22"/>
                <w:szCs w:val="22"/>
              </w:rPr>
            </w:pPr>
            <w:r>
              <w:rPr>
                <w:rFonts w:ascii="Arial" w:eastAsia="Arial" w:hAnsi="Arial" w:cs="Arial"/>
                <w:color w:val="000000"/>
                <w:sz w:val="22"/>
                <w:szCs w:val="22"/>
              </w:rPr>
              <w:t>Apreciado</w:t>
            </w:r>
            <w:r w:rsidRPr="00934A99">
              <w:rPr>
                <w:rFonts w:ascii="Arial" w:eastAsia="Arial" w:hAnsi="Arial" w:cs="Arial"/>
                <w:color w:val="000000"/>
                <w:sz w:val="22"/>
                <w:szCs w:val="22"/>
              </w:rPr>
              <w:t xml:space="preserve"> </w:t>
            </w:r>
            <w:r w:rsidR="00EC08A1" w:rsidRPr="00934A99">
              <w:rPr>
                <w:rFonts w:ascii="Arial" w:eastAsia="Arial" w:hAnsi="Arial" w:cs="Arial"/>
                <w:color w:val="000000"/>
                <w:sz w:val="22"/>
                <w:szCs w:val="22"/>
              </w:rPr>
              <w:t>aprendiz, le damos la bienvenida a este componente formativo,</w:t>
            </w:r>
            <w:r w:rsidR="00EC08A1" w:rsidRPr="00564872">
              <w:rPr>
                <w:rFonts w:ascii="Arial" w:eastAsia="Arial" w:hAnsi="Arial" w:cs="Arial"/>
                <w:color w:val="000000"/>
                <w:sz w:val="22"/>
                <w:szCs w:val="22"/>
              </w:rPr>
              <w:t xml:space="preserve"> donde podrá explorar elementos relacionados con la gestión de</w:t>
            </w:r>
            <w:r w:rsidR="00EC08A1" w:rsidRPr="00B64698">
              <w:rPr>
                <w:rFonts w:ascii="Arial" w:eastAsia="Arial" w:hAnsi="Arial" w:cs="Arial"/>
                <w:color w:val="000000"/>
                <w:sz w:val="22"/>
                <w:szCs w:val="22"/>
              </w:rPr>
              <w:t xml:space="preserve"> la información documental, iniciando con el reconocimiento de conceptos esenciales para recorrer el proceso, así como</w:t>
            </w:r>
            <w:r>
              <w:rPr>
                <w:rFonts w:ascii="Arial" w:eastAsia="Arial" w:hAnsi="Arial" w:cs="Arial"/>
                <w:color w:val="000000"/>
                <w:sz w:val="22"/>
                <w:szCs w:val="22"/>
              </w:rPr>
              <w:t xml:space="preserve"> también</w:t>
            </w:r>
            <w:r w:rsidR="00EC08A1" w:rsidRPr="00B64698">
              <w:rPr>
                <w:rFonts w:ascii="Arial" w:eastAsia="Arial" w:hAnsi="Arial" w:cs="Arial"/>
                <w:color w:val="000000"/>
                <w:sz w:val="22"/>
                <w:szCs w:val="22"/>
              </w:rPr>
              <w:t xml:space="preserve"> las herramientas para codificar y divulgar la información que reposará en los sistemas de gestión documental, garantizando confiabilidad, pertinencia y efectividad.</w:t>
            </w:r>
          </w:p>
          <w:p w14:paraId="23F0B21C" w14:textId="217D8564" w:rsidR="00EC08A1" w:rsidRPr="00484BE7" w:rsidRDefault="00EC08A1" w:rsidP="00484BE7">
            <w:pPr>
              <w:spacing w:before="40" w:after="40" w:line="276" w:lineRule="auto"/>
              <w:rPr>
                <w:rFonts w:ascii="Arial" w:eastAsia="Arial" w:hAnsi="Arial" w:cs="Arial"/>
                <w:color w:val="000000"/>
                <w:sz w:val="22"/>
                <w:szCs w:val="22"/>
              </w:rPr>
            </w:pPr>
            <w:r w:rsidRPr="00484BE7">
              <w:rPr>
                <w:rFonts w:ascii="Arial" w:eastAsia="Arial" w:hAnsi="Arial" w:cs="Arial"/>
                <w:color w:val="000000"/>
                <w:sz w:val="22"/>
                <w:szCs w:val="22"/>
              </w:rPr>
              <w:lastRenderedPageBreak/>
              <w:t>A través de la exploración de las temáticas, se proponen elementos que orienten hacia el fortalecimiento de procesos que propendan por la calidad y disponibilidad de la información documental, en procura de una gestión eficiente y eficaz de las organizaciones, además del cumplimiento de los requisitos legales.</w:t>
            </w:r>
          </w:p>
          <w:p w14:paraId="3999E6A4" w14:textId="77777777" w:rsidR="00564872" w:rsidRDefault="00564872" w:rsidP="00934A99">
            <w:pPr>
              <w:spacing w:before="40" w:after="40" w:line="276" w:lineRule="auto"/>
              <w:rPr>
                <w:rFonts w:ascii="Arial" w:eastAsia="Arial" w:hAnsi="Arial" w:cs="Arial"/>
                <w:color w:val="000000"/>
                <w:sz w:val="22"/>
                <w:szCs w:val="22"/>
              </w:rPr>
            </w:pPr>
          </w:p>
          <w:p w14:paraId="742F4463" w14:textId="636E78B9" w:rsidR="00EC08A1" w:rsidRPr="00564872" w:rsidRDefault="00B64698" w:rsidP="00484BE7">
            <w:pPr>
              <w:spacing w:before="40" w:after="40" w:line="276" w:lineRule="auto"/>
              <w:rPr>
                <w:rFonts w:ascii="Arial" w:eastAsia="Arial" w:hAnsi="Arial" w:cs="Arial"/>
                <w:color w:val="000000"/>
                <w:sz w:val="22"/>
                <w:szCs w:val="22"/>
              </w:rPr>
            </w:pPr>
            <w:r w:rsidRPr="00B64698">
              <w:rPr>
                <w:rFonts w:ascii="Arial" w:eastAsia="Arial" w:hAnsi="Arial" w:cs="Arial"/>
                <w:color w:val="000000"/>
                <w:sz w:val="22"/>
                <w:szCs w:val="22"/>
                <w:lang w:val="es"/>
              </w:rPr>
              <w:t>En el siguiente video conocerá, de forma general, la temática que se estudiará a lo largo del componente formativo.</w:t>
            </w:r>
          </w:p>
        </w:tc>
      </w:tr>
    </w:tbl>
    <w:p w14:paraId="798B3D7A" w14:textId="6DC25DAA" w:rsidR="00404138" w:rsidRPr="00564872" w:rsidRDefault="00404138" w:rsidP="00484BE7">
      <w:pPr>
        <w:spacing w:before="40" w:after="40" w:line="276" w:lineRule="auto"/>
        <w:rPr>
          <w:rFonts w:ascii="Arial" w:hAnsi="Arial" w:cs="Arial"/>
          <w:sz w:val="22"/>
          <w:szCs w:val="22"/>
        </w:rPr>
      </w:pPr>
    </w:p>
    <w:p w14:paraId="3B6BBFE0" w14:textId="77777777" w:rsidR="00404138" w:rsidRPr="00564872" w:rsidRDefault="00404138" w:rsidP="00484BE7">
      <w:pPr>
        <w:spacing w:before="40" w:after="40" w:line="276" w:lineRule="auto"/>
        <w:rPr>
          <w:rFonts w:ascii="Arial" w:eastAsia="Arial" w:hAnsi="Arial" w:cs="Arial"/>
          <w:b/>
          <w:i/>
          <w:sz w:val="22"/>
          <w:szCs w:val="22"/>
        </w:rPr>
      </w:pPr>
      <w:r w:rsidRPr="00564872">
        <w:rPr>
          <w:rFonts w:ascii="Arial" w:eastAsia="Arial" w:hAnsi="Arial" w:cs="Arial"/>
          <w:b/>
          <w:sz w:val="22"/>
          <w:szCs w:val="22"/>
        </w:rPr>
        <w:t xml:space="preserve">GUION DE VIDEO INTRODUCTORIO </w:t>
      </w:r>
    </w:p>
    <w:p w14:paraId="4A559699" w14:textId="77777777" w:rsidR="00D01A67" w:rsidRPr="00484BE7" w:rsidRDefault="00D01A67" w:rsidP="00484BE7">
      <w:pPr>
        <w:spacing w:before="40" w:after="40" w:line="276" w:lineRule="auto"/>
        <w:rPr>
          <w:rFonts w:ascii="Arial" w:hAnsi="Arial" w:cs="Arial"/>
          <w:color w:val="000000" w:themeColor="text1"/>
          <w:sz w:val="22"/>
          <w:szCs w:val="22"/>
        </w:rPr>
      </w:pPr>
    </w:p>
    <w:tbl>
      <w:tblPr>
        <w:tblStyle w:val="a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440"/>
        <w:gridCol w:w="1134"/>
        <w:gridCol w:w="4536"/>
        <w:gridCol w:w="3216"/>
      </w:tblGrid>
      <w:tr w:rsidR="00D01A67" w:rsidRPr="00484BE7" w14:paraId="5173DAE6" w14:textId="77777777" w:rsidTr="003424A2">
        <w:trPr>
          <w:trHeight w:val="460"/>
        </w:trPr>
        <w:tc>
          <w:tcPr>
            <w:tcW w:w="1086" w:type="dxa"/>
            <w:shd w:val="clear" w:color="auto" w:fill="C9DAF8"/>
            <w:tcMar>
              <w:top w:w="100" w:type="dxa"/>
              <w:left w:w="100" w:type="dxa"/>
              <w:bottom w:w="100" w:type="dxa"/>
              <w:right w:w="100" w:type="dxa"/>
            </w:tcMar>
          </w:tcPr>
          <w:p w14:paraId="507F5874" w14:textId="77777777" w:rsidR="00D01A67" w:rsidRPr="00484BE7" w:rsidRDefault="00D01A67" w:rsidP="00484BE7">
            <w:pPr>
              <w:widowControl w:val="0"/>
              <w:spacing w:before="40" w:after="40" w:line="276" w:lineRule="auto"/>
              <w:jc w:val="center"/>
              <w:rPr>
                <w:rFonts w:ascii="Arial" w:hAnsi="Arial" w:cs="Arial"/>
                <w:b/>
                <w:color w:val="000000" w:themeColor="text1"/>
                <w:sz w:val="22"/>
                <w:szCs w:val="22"/>
              </w:rPr>
            </w:pPr>
            <w:bookmarkStart w:id="0" w:name="_heading=h.3dy6vkm" w:colFirst="0" w:colLast="0"/>
            <w:bookmarkEnd w:id="0"/>
            <w:r w:rsidRPr="00484BE7">
              <w:rPr>
                <w:rFonts w:ascii="Arial" w:hAnsi="Arial" w:cs="Arial"/>
                <w:b/>
                <w:color w:val="000000" w:themeColor="text1"/>
                <w:sz w:val="22"/>
                <w:szCs w:val="22"/>
              </w:rPr>
              <w:t>Tipo de recurso</w:t>
            </w:r>
          </w:p>
        </w:tc>
        <w:tc>
          <w:tcPr>
            <w:tcW w:w="12326" w:type="dxa"/>
            <w:gridSpan w:val="4"/>
            <w:shd w:val="clear" w:color="auto" w:fill="C9DAF8"/>
            <w:tcMar>
              <w:top w:w="100" w:type="dxa"/>
              <w:left w:w="100" w:type="dxa"/>
              <w:bottom w:w="100" w:type="dxa"/>
              <w:right w:w="100" w:type="dxa"/>
            </w:tcMar>
          </w:tcPr>
          <w:p w14:paraId="4071310F" w14:textId="77777777" w:rsidR="00D01A67" w:rsidRPr="00484BE7" w:rsidRDefault="00D01A67" w:rsidP="00484BE7">
            <w:pPr>
              <w:pStyle w:val="Title"/>
              <w:widowControl w:val="0"/>
              <w:spacing w:before="40" w:after="40"/>
              <w:jc w:val="center"/>
              <w:rPr>
                <w:color w:val="000000" w:themeColor="text1"/>
                <w:sz w:val="22"/>
                <w:szCs w:val="22"/>
              </w:rPr>
            </w:pPr>
            <w:bookmarkStart w:id="1" w:name="_heading=h.1t3h5sf" w:colFirst="0" w:colLast="0"/>
            <w:bookmarkEnd w:id="1"/>
            <w:r w:rsidRPr="00484BE7">
              <w:rPr>
                <w:color w:val="000000" w:themeColor="text1"/>
                <w:sz w:val="22"/>
                <w:szCs w:val="22"/>
              </w:rPr>
              <w:t>Video spot animado</w:t>
            </w:r>
          </w:p>
        </w:tc>
      </w:tr>
      <w:tr w:rsidR="00D01A67" w:rsidRPr="00484BE7" w14:paraId="4B08EC39" w14:textId="77777777" w:rsidTr="003424A2">
        <w:trPr>
          <w:trHeight w:val="460"/>
        </w:trPr>
        <w:tc>
          <w:tcPr>
            <w:tcW w:w="1086" w:type="dxa"/>
            <w:shd w:val="clear" w:color="auto" w:fill="C9DAF8"/>
            <w:tcMar>
              <w:top w:w="100" w:type="dxa"/>
              <w:left w:w="100" w:type="dxa"/>
              <w:bottom w:w="100" w:type="dxa"/>
              <w:right w:w="100" w:type="dxa"/>
            </w:tcMar>
          </w:tcPr>
          <w:p w14:paraId="64A18A36" w14:textId="77777777" w:rsidR="00D01A67" w:rsidRPr="00934A99" w:rsidRDefault="00D01A67" w:rsidP="00484BE7">
            <w:pPr>
              <w:widowControl w:val="0"/>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NOTA</w:t>
            </w:r>
          </w:p>
        </w:tc>
        <w:tc>
          <w:tcPr>
            <w:tcW w:w="12326" w:type="dxa"/>
            <w:gridSpan w:val="4"/>
            <w:shd w:val="clear" w:color="auto" w:fill="C9DAF8"/>
            <w:tcMar>
              <w:top w:w="100" w:type="dxa"/>
              <w:left w:w="100" w:type="dxa"/>
              <w:bottom w:w="100" w:type="dxa"/>
              <w:right w:w="100" w:type="dxa"/>
            </w:tcMar>
          </w:tcPr>
          <w:p w14:paraId="24401F99" w14:textId="201A4353" w:rsidR="00D01A67" w:rsidRPr="00934A99" w:rsidRDefault="00D01A67" w:rsidP="00484BE7">
            <w:pPr>
              <w:widowControl w:val="0"/>
              <w:spacing w:before="40" w:after="40" w:line="276" w:lineRule="auto"/>
              <w:jc w:val="center"/>
              <w:rPr>
                <w:rFonts w:ascii="Arial" w:hAnsi="Arial" w:cs="Arial"/>
                <w:b/>
                <w:color w:val="000000" w:themeColor="text1"/>
                <w:sz w:val="22"/>
                <w:szCs w:val="22"/>
              </w:rPr>
            </w:pPr>
          </w:p>
        </w:tc>
      </w:tr>
      <w:tr w:rsidR="00D01A67" w:rsidRPr="00484BE7" w14:paraId="53608DFE" w14:textId="77777777" w:rsidTr="003424A2">
        <w:trPr>
          <w:trHeight w:val="420"/>
        </w:trPr>
        <w:tc>
          <w:tcPr>
            <w:tcW w:w="1086" w:type="dxa"/>
            <w:shd w:val="clear" w:color="auto" w:fill="auto"/>
            <w:tcMar>
              <w:top w:w="100" w:type="dxa"/>
              <w:left w:w="100" w:type="dxa"/>
              <w:bottom w:w="100" w:type="dxa"/>
              <w:right w:w="100" w:type="dxa"/>
            </w:tcMar>
          </w:tcPr>
          <w:p w14:paraId="305B3707" w14:textId="77777777"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 xml:space="preserve">Título </w:t>
            </w:r>
          </w:p>
        </w:tc>
        <w:tc>
          <w:tcPr>
            <w:tcW w:w="12326" w:type="dxa"/>
            <w:gridSpan w:val="4"/>
            <w:shd w:val="clear" w:color="auto" w:fill="auto"/>
            <w:tcMar>
              <w:top w:w="100" w:type="dxa"/>
              <w:left w:w="100" w:type="dxa"/>
              <w:bottom w:w="100" w:type="dxa"/>
              <w:right w:w="100" w:type="dxa"/>
            </w:tcMar>
          </w:tcPr>
          <w:p w14:paraId="365AC5BC" w14:textId="473A39DF" w:rsidR="00D01A67" w:rsidRPr="00564872" w:rsidRDefault="00564872" w:rsidP="00484BE7">
            <w:pPr>
              <w:widowControl w:val="0"/>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t>Introducción</w:t>
            </w:r>
          </w:p>
        </w:tc>
      </w:tr>
      <w:tr w:rsidR="00D01A67" w:rsidRPr="00484BE7" w14:paraId="0E12E3F9" w14:textId="77777777" w:rsidTr="00484BE7">
        <w:tc>
          <w:tcPr>
            <w:tcW w:w="1086" w:type="dxa"/>
            <w:shd w:val="clear" w:color="auto" w:fill="auto"/>
            <w:tcMar>
              <w:top w:w="100" w:type="dxa"/>
              <w:left w:w="100" w:type="dxa"/>
              <w:bottom w:w="100" w:type="dxa"/>
              <w:right w:w="100" w:type="dxa"/>
            </w:tcMar>
          </w:tcPr>
          <w:p w14:paraId="3A343B2A" w14:textId="77777777"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Escena</w:t>
            </w:r>
          </w:p>
        </w:tc>
        <w:tc>
          <w:tcPr>
            <w:tcW w:w="3440" w:type="dxa"/>
            <w:shd w:val="clear" w:color="auto" w:fill="auto"/>
            <w:tcMar>
              <w:top w:w="100" w:type="dxa"/>
              <w:left w:w="100" w:type="dxa"/>
              <w:bottom w:w="100" w:type="dxa"/>
              <w:right w:w="100" w:type="dxa"/>
            </w:tcMar>
          </w:tcPr>
          <w:p w14:paraId="00CE97B3" w14:textId="77777777"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Imagen</w:t>
            </w:r>
          </w:p>
        </w:tc>
        <w:tc>
          <w:tcPr>
            <w:tcW w:w="1134" w:type="dxa"/>
            <w:shd w:val="clear" w:color="auto" w:fill="auto"/>
            <w:tcMar>
              <w:top w:w="100" w:type="dxa"/>
              <w:left w:w="100" w:type="dxa"/>
              <w:bottom w:w="100" w:type="dxa"/>
              <w:right w:w="100" w:type="dxa"/>
            </w:tcMar>
          </w:tcPr>
          <w:p w14:paraId="109E4E8D" w14:textId="77777777" w:rsidR="00D01A67" w:rsidRPr="00E50931" w:rsidRDefault="00D01A67" w:rsidP="00484BE7">
            <w:pPr>
              <w:widowControl w:val="0"/>
              <w:spacing w:before="40" w:after="40" w:line="276" w:lineRule="auto"/>
              <w:rPr>
                <w:rFonts w:ascii="Arial" w:hAnsi="Arial" w:cs="Arial"/>
                <w:b/>
                <w:color w:val="000000" w:themeColor="text1"/>
                <w:sz w:val="22"/>
                <w:szCs w:val="22"/>
              </w:rPr>
            </w:pPr>
            <w:r w:rsidRPr="00E50931">
              <w:rPr>
                <w:rFonts w:ascii="Arial" w:hAnsi="Arial" w:cs="Arial"/>
                <w:b/>
                <w:color w:val="000000" w:themeColor="text1"/>
                <w:sz w:val="22"/>
                <w:szCs w:val="22"/>
              </w:rPr>
              <w:t>Sonido</w:t>
            </w:r>
          </w:p>
        </w:tc>
        <w:tc>
          <w:tcPr>
            <w:tcW w:w="4536" w:type="dxa"/>
            <w:shd w:val="clear" w:color="auto" w:fill="auto"/>
            <w:tcMar>
              <w:top w:w="100" w:type="dxa"/>
              <w:left w:w="100" w:type="dxa"/>
              <w:bottom w:w="100" w:type="dxa"/>
              <w:right w:w="100" w:type="dxa"/>
            </w:tcMar>
          </w:tcPr>
          <w:p w14:paraId="24382442" w14:textId="77777777" w:rsidR="00D01A67" w:rsidRPr="00E50931" w:rsidRDefault="00D01A67" w:rsidP="00484BE7">
            <w:pPr>
              <w:widowControl w:val="0"/>
              <w:spacing w:before="40" w:after="40" w:line="276" w:lineRule="auto"/>
              <w:rPr>
                <w:rFonts w:ascii="Arial" w:hAnsi="Arial" w:cs="Arial"/>
                <w:b/>
                <w:color w:val="000000" w:themeColor="text1"/>
                <w:sz w:val="22"/>
                <w:szCs w:val="22"/>
              </w:rPr>
            </w:pPr>
            <w:r w:rsidRPr="00E50931">
              <w:rPr>
                <w:rFonts w:ascii="Arial" w:hAnsi="Arial" w:cs="Arial"/>
                <w:b/>
                <w:color w:val="000000" w:themeColor="text1"/>
                <w:sz w:val="22"/>
                <w:szCs w:val="22"/>
              </w:rPr>
              <w:t>Narración (voz en off)</w:t>
            </w:r>
          </w:p>
        </w:tc>
        <w:tc>
          <w:tcPr>
            <w:tcW w:w="3216" w:type="dxa"/>
            <w:shd w:val="clear" w:color="auto" w:fill="auto"/>
            <w:tcMar>
              <w:top w:w="100" w:type="dxa"/>
              <w:left w:w="100" w:type="dxa"/>
              <w:bottom w:w="100" w:type="dxa"/>
              <w:right w:w="100" w:type="dxa"/>
            </w:tcMar>
          </w:tcPr>
          <w:p w14:paraId="18D3BD53" w14:textId="77777777" w:rsidR="00D01A67" w:rsidRPr="00E50931" w:rsidRDefault="00D01A67" w:rsidP="00484BE7">
            <w:pPr>
              <w:widowControl w:val="0"/>
              <w:spacing w:before="40" w:after="40" w:line="276" w:lineRule="auto"/>
              <w:rPr>
                <w:rFonts w:ascii="Arial" w:hAnsi="Arial" w:cs="Arial"/>
                <w:b/>
                <w:color w:val="000000" w:themeColor="text1"/>
                <w:sz w:val="22"/>
                <w:szCs w:val="22"/>
              </w:rPr>
            </w:pPr>
            <w:r w:rsidRPr="00E50931">
              <w:rPr>
                <w:rFonts w:ascii="Arial" w:hAnsi="Arial" w:cs="Arial"/>
                <w:b/>
                <w:color w:val="000000" w:themeColor="text1"/>
                <w:sz w:val="22"/>
                <w:szCs w:val="22"/>
              </w:rPr>
              <w:t>Texto</w:t>
            </w:r>
          </w:p>
        </w:tc>
      </w:tr>
      <w:tr w:rsidR="00D01A67" w:rsidRPr="00484BE7" w14:paraId="3C0D670F" w14:textId="77777777" w:rsidTr="00484BE7">
        <w:tc>
          <w:tcPr>
            <w:tcW w:w="1086" w:type="dxa"/>
            <w:shd w:val="clear" w:color="auto" w:fill="auto"/>
            <w:tcMar>
              <w:top w:w="100" w:type="dxa"/>
              <w:left w:w="100" w:type="dxa"/>
              <w:bottom w:w="100" w:type="dxa"/>
              <w:right w:w="100" w:type="dxa"/>
            </w:tcMar>
          </w:tcPr>
          <w:p w14:paraId="05C075E1" w14:textId="690875C3"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1</w:t>
            </w:r>
          </w:p>
        </w:tc>
        <w:tc>
          <w:tcPr>
            <w:tcW w:w="3440" w:type="dxa"/>
            <w:shd w:val="clear" w:color="auto" w:fill="auto"/>
            <w:tcMar>
              <w:top w:w="100" w:type="dxa"/>
              <w:left w:w="100" w:type="dxa"/>
              <w:bottom w:w="100" w:type="dxa"/>
              <w:right w:w="100" w:type="dxa"/>
            </w:tcMar>
          </w:tcPr>
          <w:p w14:paraId="447799E8" w14:textId="22F58DA2" w:rsidR="00D01A67" w:rsidRPr="00934A99" w:rsidRDefault="0037191D"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41473294" wp14:editId="545FAB0B">
                  <wp:extent cx="1966260" cy="11145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0016" cy="1116637"/>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3B58348B" w14:textId="0B356694" w:rsidR="00D01A67" w:rsidRPr="00934A99" w:rsidRDefault="00D01A67"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41E49B7A" w14:textId="71E3694C" w:rsidR="00D01A67" w:rsidRPr="003D005F" w:rsidRDefault="007734B6" w:rsidP="007734B6">
            <w:pPr>
              <w:widowControl w:val="0"/>
              <w:spacing w:before="40" w:after="40" w:line="276" w:lineRule="auto"/>
              <w:rPr>
                <w:rFonts w:ascii="Arial" w:hAnsi="Arial" w:cs="Arial"/>
                <w:color w:val="000000" w:themeColor="text1"/>
                <w:sz w:val="22"/>
                <w:szCs w:val="22"/>
              </w:rPr>
            </w:pPr>
            <w:r w:rsidRPr="007734B6">
              <w:rPr>
                <w:rFonts w:ascii="Arial" w:hAnsi="Arial" w:cs="Arial"/>
                <w:color w:val="000000" w:themeColor="text1"/>
                <w:sz w:val="22"/>
                <w:szCs w:val="22"/>
              </w:rPr>
              <w:t xml:space="preserve">Bienvenido a este componente formativo, el cual ha sido desarrollado para aprender sobre sistemas de gestión, los cuales se constituyen en herramientas que permiten aportar al desarrollo integral de las organizaciones, garantizando que los procesos se realicen de manera organizada y secuencial, con el fin de contribuir al </w:t>
            </w:r>
            <w:r w:rsidRPr="007734B6">
              <w:rPr>
                <w:rFonts w:ascii="Arial" w:hAnsi="Arial" w:cs="Arial"/>
                <w:color w:val="000000" w:themeColor="text1"/>
                <w:sz w:val="22"/>
                <w:szCs w:val="22"/>
              </w:rPr>
              <w:lastRenderedPageBreak/>
              <w:t>cumplimiento de los objetivos y metas trazados en la estrategia, a través de la aplicación de criterios definidos; de esta forma es posible, para la gerencia, establecer condiciones para el seguimiento y verificación de las actividades, además de la identificación de condiciones de riesgo y, de esta manera, formular acciones preventivas que permitan atenderlas de manera oportuna.</w:t>
            </w:r>
          </w:p>
        </w:tc>
        <w:tc>
          <w:tcPr>
            <w:tcW w:w="3216" w:type="dxa"/>
            <w:shd w:val="clear" w:color="auto" w:fill="auto"/>
            <w:tcMar>
              <w:top w:w="100" w:type="dxa"/>
              <w:left w:w="100" w:type="dxa"/>
              <w:bottom w:w="100" w:type="dxa"/>
              <w:right w:w="100" w:type="dxa"/>
            </w:tcMar>
          </w:tcPr>
          <w:p w14:paraId="42DC7034" w14:textId="77777777" w:rsidR="00D01A67" w:rsidRPr="00E50931" w:rsidRDefault="000647AA"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lastRenderedPageBreak/>
              <w:t>Sistemas de gestión</w:t>
            </w:r>
          </w:p>
          <w:p w14:paraId="51486A25" w14:textId="77777777" w:rsidR="000647AA" w:rsidRPr="00E50931" w:rsidRDefault="000647AA" w:rsidP="00484BE7">
            <w:pPr>
              <w:widowControl w:val="0"/>
              <w:spacing w:before="40" w:after="40" w:line="276" w:lineRule="auto"/>
              <w:rPr>
                <w:rFonts w:ascii="Arial" w:hAnsi="Arial" w:cs="Arial"/>
                <w:color w:val="000000" w:themeColor="text1"/>
                <w:sz w:val="22"/>
                <w:szCs w:val="22"/>
              </w:rPr>
            </w:pPr>
          </w:p>
          <w:p w14:paraId="30405CD6" w14:textId="3036545C" w:rsidR="000647AA" w:rsidRPr="00E50931" w:rsidRDefault="000647AA"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Organizaciones</w:t>
            </w:r>
          </w:p>
          <w:p w14:paraId="0A7F8891" w14:textId="77777777" w:rsidR="000647AA" w:rsidRPr="00E50931" w:rsidRDefault="000647AA" w:rsidP="00484BE7">
            <w:pPr>
              <w:widowControl w:val="0"/>
              <w:spacing w:before="40" w:after="40" w:line="276" w:lineRule="auto"/>
              <w:rPr>
                <w:rFonts w:ascii="Arial" w:hAnsi="Arial" w:cs="Arial"/>
                <w:color w:val="000000" w:themeColor="text1"/>
                <w:sz w:val="22"/>
                <w:szCs w:val="22"/>
              </w:rPr>
            </w:pPr>
          </w:p>
          <w:p w14:paraId="7A2D6F22" w14:textId="09374EBB" w:rsidR="000647AA" w:rsidRPr="00484BE7" w:rsidRDefault="000647AA"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Estrategia</w:t>
            </w:r>
          </w:p>
        </w:tc>
      </w:tr>
      <w:tr w:rsidR="00D01A67" w:rsidRPr="00484BE7" w14:paraId="53A30AD2" w14:textId="77777777" w:rsidTr="00484BE7">
        <w:tc>
          <w:tcPr>
            <w:tcW w:w="1086" w:type="dxa"/>
            <w:shd w:val="clear" w:color="auto" w:fill="auto"/>
            <w:tcMar>
              <w:top w:w="100" w:type="dxa"/>
              <w:left w:w="100" w:type="dxa"/>
              <w:bottom w:w="100" w:type="dxa"/>
              <w:right w:w="100" w:type="dxa"/>
            </w:tcMar>
          </w:tcPr>
          <w:p w14:paraId="69378017" w14:textId="3DBDB6BB"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2</w:t>
            </w:r>
          </w:p>
        </w:tc>
        <w:tc>
          <w:tcPr>
            <w:tcW w:w="3440" w:type="dxa"/>
            <w:shd w:val="clear" w:color="auto" w:fill="auto"/>
            <w:tcMar>
              <w:top w:w="100" w:type="dxa"/>
              <w:left w:w="100" w:type="dxa"/>
              <w:bottom w:w="100" w:type="dxa"/>
              <w:right w:w="100" w:type="dxa"/>
            </w:tcMar>
          </w:tcPr>
          <w:p w14:paraId="74E4E318" w14:textId="48C9E6B6" w:rsidR="00D01A67" w:rsidRPr="00934A99" w:rsidRDefault="000B5C03"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04A4B5E7" wp14:editId="03534537">
                  <wp:extent cx="1929652" cy="147968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1989" cy="1481480"/>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0BE915B2" w14:textId="3217F78E" w:rsidR="00D01A67" w:rsidRPr="00934A99" w:rsidRDefault="00D01A67"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07F1F874" w14:textId="7F12B5FC" w:rsidR="00D01A67" w:rsidRPr="003D005F" w:rsidRDefault="003D005F" w:rsidP="00484BE7">
            <w:pPr>
              <w:spacing w:before="40" w:after="40" w:line="276" w:lineRule="auto"/>
              <w:rPr>
                <w:rFonts w:ascii="Arial" w:hAnsi="Arial" w:cs="Arial"/>
                <w:color w:val="000000" w:themeColor="text1"/>
                <w:sz w:val="22"/>
                <w:szCs w:val="22"/>
              </w:rPr>
            </w:pPr>
            <w:r w:rsidRPr="003D005F">
              <w:rPr>
                <w:rFonts w:ascii="Arial" w:hAnsi="Arial" w:cs="Arial"/>
                <w:color w:val="000000" w:themeColor="text1"/>
                <w:sz w:val="22"/>
                <w:szCs w:val="22"/>
              </w:rPr>
              <w:t>La gestión documental es solo uno de los sistemas enfocados en garantizar la efectividad organizacional; su correcta implementación brinda a los gerentes, la capacidad para tomar decisiones de manera informada y velar así por el bienestar de la organización y la eficacia de los procesos, a través del cumplimiento de los procedimientos documentales previamente establecidos, oficializados y socializados, entre las áreas involucradas y sus respectivos colaboradores.</w:t>
            </w:r>
          </w:p>
        </w:tc>
        <w:tc>
          <w:tcPr>
            <w:tcW w:w="3216" w:type="dxa"/>
            <w:shd w:val="clear" w:color="auto" w:fill="auto"/>
            <w:tcMar>
              <w:top w:w="100" w:type="dxa"/>
              <w:left w:w="100" w:type="dxa"/>
              <w:bottom w:w="100" w:type="dxa"/>
              <w:right w:w="100" w:type="dxa"/>
            </w:tcMar>
          </w:tcPr>
          <w:p w14:paraId="1BCEEA93" w14:textId="77777777" w:rsidR="00D01A67" w:rsidRPr="00E50931" w:rsidRDefault="000647AA"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Gestión documental</w:t>
            </w:r>
          </w:p>
          <w:p w14:paraId="5142FFFF" w14:textId="77777777" w:rsidR="000647AA" w:rsidRPr="00E50931" w:rsidRDefault="000647AA" w:rsidP="00484BE7">
            <w:pPr>
              <w:widowControl w:val="0"/>
              <w:spacing w:before="40" w:after="40" w:line="276" w:lineRule="auto"/>
              <w:rPr>
                <w:rFonts w:ascii="Arial" w:hAnsi="Arial" w:cs="Arial"/>
                <w:color w:val="000000" w:themeColor="text1"/>
                <w:sz w:val="22"/>
                <w:szCs w:val="22"/>
              </w:rPr>
            </w:pPr>
          </w:p>
          <w:p w14:paraId="0CAF78EC" w14:textId="77777777" w:rsidR="000647AA" w:rsidRPr="00E50931" w:rsidRDefault="000647AA"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Organización</w:t>
            </w:r>
          </w:p>
          <w:p w14:paraId="25A542DB" w14:textId="77777777" w:rsidR="000647AA" w:rsidRPr="00E50931" w:rsidRDefault="000647AA" w:rsidP="00484BE7">
            <w:pPr>
              <w:widowControl w:val="0"/>
              <w:spacing w:before="40" w:after="40" w:line="276" w:lineRule="auto"/>
              <w:rPr>
                <w:rFonts w:ascii="Arial" w:hAnsi="Arial" w:cs="Arial"/>
                <w:color w:val="000000" w:themeColor="text1"/>
                <w:sz w:val="22"/>
                <w:szCs w:val="22"/>
              </w:rPr>
            </w:pPr>
          </w:p>
          <w:p w14:paraId="68D522C0" w14:textId="07EB6A1E" w:rsidR="000647AA" w:rsidRPr="00FE54F6" w:rsidRDefault="000647AA" w:rsidP="00484BE7">
            <w:pPr>
              <w:widowControl w:val="0"/>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Procedimientos documentales</w:t>
            </w:r>
          </w:p>
        </w:tc>
      </w:tr>
      <w:tr w:rsidR="00D01A67" w:rsidRPr="00484BE7" w14:paraId="6BE99C1B" w14:textId="77777777" w:rsidTr="00484BE7">
        <w:tc>
          <w:tcPr>
            <w:tcW w:w="1086" w:type="dxa"/>
            <w:shd w:val="clear" w:color="auto" w:fill="auto"/>
            <w:tcMar>
              <w:top w:w="100" w:type="dxa"/>
              <w:left w:w="100" w:type="dxa"/>
              <w:bottom w:w="100" w:type="dxa"/>
              <w:right w:w="100" w:type="dxa"/>
            </w:tcMar>
          </w:tcPr>
          <w:p w14:paraId="30E309C9" w14:textId="144182E6"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3</w:t>
            </w:r>
          </w:p>
        </w:tc>
        <w:tc>
          <w:tcPr>
            <w:tcW w:w="3440" w:type="dxa"/>
            <w:shd w:val="clear" w:color="auto" w:fill="auto"/>
            <w:tcMar>
              <w:top w:w="100" w:type="dxa"/>
              <w:left w:w="100" w:type="dxa"/>
              <w:bottom w:w="100" w:type="dxa"/>
              <w:right w:w="100" w:type="dxa"/>
            </w:tcMar>
          </w:tcPr>
          <w:p w14:paraId="0D5F2230" w14:textId="6A472A5E" w:rsidR="00D01A67" w:rsidRPr="00934A99" w:rsidRDefault="001A1D18"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47314877" wp14:editId="25066E01">
                  <wp:extent cx="1549400" cy="16526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5263" cy="1669613"/>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15AF52D9" w14:textId="54272E35" w:rsidR="00D01A67" w:rsidRPr="00934A99" w:rsidRDefault="00D01A67"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020A0648" w14:textId="13D2CAAD" w:rsidR="00D01A67" w:rsidRPr="00484BE7" w:rsidRDefault="003D005F" w:rsidP="00484BE7">
            <w:pPr>
              <w:spacing w:before="40" w:after="40" w:line="276" w:lineRule="auto"/>
              <w:rPr>
                <w:rFonts w:ascii="Arial" w:hAnsi="Arial" w:cs="Arial"/>
                <w:color w:val="000000" w:themeColor="text1"/>
                <w:sz w:val="22"/>
                <w:szCs w:val="22"/>
              </w:rPr>
            </w:pPr>
            <w:r w:rsidRPr="003D005F">
              <w:rPr>
                <w:rFonts w:ascii="Arial" w:hAnsi="Arial" w:cs="Arial"/>
                <w:color w:val="000000" w:themeColor="text1"/>
                <w:sz w:val="22"/>
                <w:szCs w:val="22"/>
              </w:rPr>
              <w:t>Con base en lo anterior, al finalizar el presente componente formativo, se espera que el aprendiz esté en condiciones de identificar los tipos de documentos de acuerdo con los procesos y procedimientos establecidos por la organización, los cuales hacen parte del sistema de gestión documental y se convierten en el insumo central para su consolidación.</w:t>
            </w:r>
            <w:r w:rsidR="004648EB" w:rsidRPr="00484BE7">
              <w:rPr>
                <w:rFonts w:ascii="Arial" w:hAnsi="Arial" w:cs="Arial"/>
                <w:color w:val="000000" w:themeColor="text1"/>
                <w:sz w:val="22"/>
                <w:szCs w:val="22"/>
              </w:rPr>
              <w:t xml:space="preserve"> </w:t>
            </w:r>
          </w:p>
        </w:tc>
        <w:tc>
          <w:tcPr>
            <w:tcW w:w="3216" w:type="dxa"/>
            <w:shd w:val="clear" w:color="auto" w:fill="auto"/>
            <w:tcMar>
              <w:top w:w="100" w:type="dxa"/>
              <w:left w:w="100" w:type="dxa"/>
              <w:bottom w:w="100" w:type="dxa"/>
              <w:right w:w="100" w:type="dxa"/>
            </w:tcMar>
          </w:tcPr>
          <w:p w14:paraId="3957FB17" w14:textId="77777777" w:rsidR="00D01A67" w:rsidRPr="00484BE7" w:rsidRDefault="00CB2CA5"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Tipos de documentos</w:t>
            </w:r>
          </w:p>
          <w:p w14:paraId="1C152E8B" w14:textId="5D7C7E92" w:rsidR="00CB2CA5" w:rsidRPr="00484BE7" w:rsidRDefault="00CB2CA5" w:rsidP="00484BE7">
            <w:pPr>
              <w:widowControl w:val="0"/>
              <w:spacing w:before="40" w:after="40" w:line="276" w:lineRule="auto"/>
              <w:rPr>
                <w:rFonts w:ascii="Arial" w:hAnsi="Arial" w:cs="Arial"/>
                <w:color w:val="000000" w:themeColor="text1"/>
                <w:sz w:val="22"/>
                <w:szCs w:val="22"/>
              </w:rPr>
            </w:pPr>
          </w:p>
          <w:p w14:paraId="559FBB84" w14:textId="18B5FF67" w:rsidR="00CB2CA5" w:rsidRPr="00484BE7" w:rsidRDefault="0061538C"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Sistema de gestión documental</w:t>
            </w:r>
          </w:p>
        </w:tc>
      </w:tr>
      <w:tr w:rsidR="00D01A67" w:rsidRPr="00484BE7" w14:paraId="7396CD03" w14:textId="77777777" w:rsidTr="00484BE7">
        <w:tc>
          <w:tcPr>
            <w:tcW w:w="1086" w:type="dxa"/>
            <w:shd w:val="clear" w:color="auto" w:fill="auto"/>
            <w:tcMar>
              <w:top w:w="100" w:type="dxa"/>
              <w:left w:w="100" w:type="dxa"/>
              <w:bottom w:w="100" w:type="dxa"/>
              <w:right w:w="100" w:type="dxa"/>
            </w:tcMar>
          </w:tcPr>
          <w:p w14:paraId="7C16B0E4" w14:textId="40C49581" w:rsidR="00D01A67" w:rsidRPr="00934A99" w:rsidRDefault="00D01A67"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4</w:t>
            </w:r>
          </w:p>
        </w:tc>
        <w:tc>
          <w:tcPr>
            <w:tcW w:w="3440" w:type="dxa"/>
            <w:shd w:val="clear" w:color="auto" w:fill="auto"/>
            <w:tcMar>
              <w:top w:w="100" w:type="dxa"/>
              <w:left w:w="100" w:type="dxa"/>
              <w:bottom w:w="100" w:type="dxa"/>
              <w:right w:w="100" w:type="dxa"/>
            </w:tcMar>
          </w:tcPr>
          <w:p w14:paraId="76A0F2B0" w14:textId="0B500910" w:rsidR="00D01A67" w:rsidRPr="00934A99" w:rsidRDefault="001024EF"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1878566C" wp14:editId="10654CCE">
                  <wp:extent cx="2037522" cy="1495401"/>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1084" cy="1498015"/>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178B4845" w14:textId="186DC5CD" w:rsidR="00D01A67" w:rsidRPr="00934A99" w:rsidRDefault="00D01A67"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55603C22" w14:textId="2D505828" w:rsidR="00D01A67" w:rsidRPr="00484BE7" w:rsidRDefault="003D005F" w:rsidP="00484BE7">
            <w:pPr>
              <w:spacing w:before="40" w:after="40" w:line="276" w:lineRule="auto"/>
              <w:rPr>
                <w:rFonts w:ascii="Arial" w:hAnsi="Arial" w:cs="Arial"/>
                <w:color w:val="000000" w:themeColor="text1"/>
                <w:sz w:val="22"/>
                <w:szCs w:val="22"/>
              </w:rPr>
            </w:pPr>
            <w:r w:rsidRPr="003D005F">
              <w:rPr>
                <w:rFonts w:ascii="Arial" w:hAnsi="Arial" w:cs="Arial"/>
                <w:color w:val="000000" w:themeColor="text1"/>
                <w:sz w:val="22"/>
                <w:szCs w:val="22"/>
              </w:rPr>
              <w:t>Teniendo en cuenta que los sistemas de gestión se adaptan a las especificidades y requerimientos de la organización, en relación con su tamaño, magnitud y actividades que se realizan para el cumplimiento de su función social</w:t>
            </w:r>
            <w:r w:rsidR="00F91005">
              <w:rPr>
                <w:rFonts w:ascii="Arial" w:hAnsi="Arial" w:cs="Arial"/>
                <w:color w:val="000000" w:themeColor="text1"/>
                <w:sz w:val="22"/>
                <w:szCs w:val="22"/>
              </w:rPr>
              <w:t xml:space="preserve"> y</w:t>
            </w:r>
            <w:r w:rsidRPr="003D005F">
              <w:rPr>
                <w:rFonts w:ascii="Arial" w:hAnsi="Arial" w:cs="Arial"/>
                <w:color w:val="000000" w:themeColor="text1"/>
                <w:sz w:val="22"/>
                <w:szCs w:val="22"/>
              </w:rPr>
              <w:t xml:space="preserve"> en busca de la efectividad del sistema de gestión documental, el aprendiz contará con elementos que le permitirán alimentar los aplicativos con información documentada necesaria</w:t>
            </w:r>
            <w:r w:rsidR="00950E07">
              <w:rPr>
                <w:rFonts w:ascii="Arial" w:hAnsi="Arial" w:cs="Arial"/>
                <w:color w:val="000000" w:themeColor="text1"/>
                <w:sz w:val="22"/>
                <w:szCs w:val="22"/>
              </w:rPr>
              <w:t>,</w:t>
            </w:r>
            <w:r w:rsidRPr="003D005F">
              <w:rPr>
                <w:rFonts w:ascii="Arial" w:hAnsi="Arial" w:cs="Arial"/>
                <w:color w:val="000000" w:themeColor="text1"/>
                <w:sz w:val="22"/>
                <w:szCs w:val="22"/>
              </w:rPr>
              <w:t xml:space="preserve"> según el sistema de gestión y naturaleza de la organización en que este se implemente. Para lograr lo anterior, el componente se desarrolla a través de </w:t>
            </w:r>
            <w:r w:rsidR="00950E07">
              <w:rPr>
                <w:rFonts w:ascii="Arial" w:hAnsi="Arial" w:cs="Arial"/>
                <w:color w:val="000000" w:themeColor="text1"/>
                <w:sz w:val="22"/>
                <w:szCs w:val="22"/>
              </w:rPr>
              <w:t>diferentes temáticas</w:t>
            </w:r>
            <w:r w:rsidRPr="003D005F">
              <w:rPr>
                <w:rFonts w:ascii="Arial" w:hAnsi="Arial" w:cs="Arial"/>
                <w:color w:val="000000" w:themeColor="text1"/>
                <w:sz w:val="22"/>
                <w:szCs w:val="22"/>
              </w:rPr>
              <w:t xml:space="preserve"> </w:t>
            </w:r>
            <w:r w:rsidR="00F91005">
              <w:rPr>
                <w:rFonts w:ascii="Arial" w:hAnsi="Arial" w:cs="Arial"/>
                <w:color w:val="000000" w:themeColor="text1"/>
                <w:sz w:val="22"/>
                <w:szCs w:val="22"/>
              </w:rPr>
              <w:t>las cuales</w:t>
            </w:r>
            <w:r w:rsidRPr="003D005F">
              <w:rPr>
                <w:rFonts w:ascii="Arial" w:hAnsi="Arial" w:cs="Arial"/>
                <w:color w:val="000000" w:themeColor="text1"/>
                <w:sz w:val="22"/>
                <w:szCs w:val="22"/>
              </w:rPr>
              <w:t xml:space="preserve"> se esbozan a continuación:</w:t>
            </w:r>
          </w:p>
        </w:tc>
        <w:tc>
          <w:tcPr>
            <w:tcW w:w="3216" w:type="dxa"/>
            <w:shd w:val="clear" w:color="auto" w:fill="auto"/>
            <w:tcMar>
              <w:top w:w="100" w:type="dxa"/>
              <w:left w:w="100" w:type="dxa"/>
              <w:bottom w:w="100" w:type="dxa"/>
              <w:right w:w="100" w:type="dxa"/>
            </w:tcMar>
          </w:tcPr>
          <w:p w14:paraId="4C205B5B" w14:textId="77777777" w:rsidR="00D01A67" w:rsidRPr="00934A99" w:rsidRDefault="00E055BE" w:rsidP="00484BE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Función social</w:t>
            </w:r>
          </w:p>
          <w:p w14:paraId="6F626D02" w14:textId="77777777" w:rsidR="00E055BE" w:rsidRPr="00564872" w:rsidRDefault="00E055BE" w:rsidP="00484BE7">
            <w:pPr>
              <w:widowControl w:val="0"/>
              <w:spacing w:before="40" w:after="40" w:line="276" w:lineRule="auto"/>
              <w:rPr>
                <w:rFonts w:ascii="Arial" w:hAnsi="Arial" w:cs="Arial"/>
                <w:color w:val="000000" w:themeColor="text1"/>
                <w:sz w:val="22"/>
                <w:szCs w:val="22"/>
              </w:rPr>
            </w:pPr>
          </w:p>
          <w:p w14:paraId="67EFBF9D" w14:textId="2A7DEED2" w:rsidR="00E055BE" w:rsidRPr="00E50931" w:rsidRDefault="00E055BE"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Sistema de gestión</w:t>
            </w:r>
          </w:p>
        </w:tc>
      </w:tr>
      <w:tr w:rsidR="0034226A" w:rsidRPr="00484BE7" w14:paraId="7B25EEF8" w14:textId="77777777" w:rsidTr="00484BE7">
        <w:tc>
          <w:tcPr>
            <w:tcW w:w="1086" w:type="dxa"/>
            <w:shd w:val="clear" w:color="auto" w:fill="auto"/>
            <w:tcMar>
              <w:top w:w="100" w:type="dxa"/>
              <w:left w:w="100" w:type="dxa"/>
              <w:bottom w:w="100" w:type="dxa"/>
              <w:right w:w="100" w:type="dxa"/>
            </w:tcMar>
          </w:tcPr>
          <w:p w14:paraId="7B43EA44" w14:textId="1514A5BE" w:rsidR="0034226A" w:rsidRPr="00934A99" w:rsidRDefault="0034226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5</w:t>
            </w:r>
          </w:p>
        </w:tc>
        <w:tc>
          <w:tcPr>
            <w:tcW w:w="3440" w:type="dxa"/>
            <w:shd w:val="clear" w:color="auto" w:fill="auto"/>
            <w:tcMar>
              <w:top w:w="100" w:type="dxa"/>
              <w:left w:w="100" w:type="dxa"/>
              <w:bottom w:w="100" w:type="dxa"/>
              <w:right w:w="100" w:type="dxa"/>
            </w:tcMar>
          </w:tcPr>
          <w:p w14:paraId="652447C9" w14:textId="042EDFED" w:rsidR="0034226A" w:rsidRPr="00934A99" w:rsidRDefault="00394F0C"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1551461E" wp14:editId="14CC769A">
                  <wp:extent cx="2057400" cy="176524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964" cy="1767443"/>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3BE2DB89" w14:textId="22AA2339" w:rsidR="0034226A" w:rsidRPr="00934A99" w:rsidRDefault="0034226A"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13F50AA6" w14:textId="7F1236CD" w:rsidR="003D005F" w:rsidRPr="00484BE7" w:rsidRDefault="009D5441" w:rsidP="003D005F">
            <w:pPr>
              <w:widowControl w:val="0"/>
              <w:spacing w:before="40" w:after="40" w:line="276" w:lineRule="auto"/>
              <w:rPr>
                <w:rFonts w:ascii="Arial" w:hAnsi="Arial" w:cs="Arial"/>
                <w:color w:val="000000" w:themeColor="text1"/>
                <w:sz w:val="22"/>
                <w:szCs w:val="22"/>
                <w:lang w:val="es"/>
              </w:rPr>
            </w:pPr>
            <w:r w:rsidRPr="009D5441">
              <w:rPr>
                <w:rFonts w:ascii="Arial" w:hAnsi="Arial" w:cs="Arial"/>
                <w:color w:val="000000" w:themeColor="text1"/>
                <w:sz w:val="22"/>
                <w:szCs w:val="22"/>
                <w:lang w:val="es-ES"/>
              </w:rPr>
              <w:t>Se</w:t>
            </w:r>
            <w:r w:rsidR="003D005F" w:rsidRPr="00484BE7">
              <w:rPr>
                <w:rFonts w:ascii="Arial" w:hAnsi="Arial" w:cs="Arial"/>
                <w:color w:val="000000" w:themeColor="text1"/>
                <w:sz w:val="22"/>
                <w:szCs w:val="22"/>
                <w:lang w:val="en-CO"/>
              </w:rPr>
              <w:t xml:space="preserve"> abordarán elementos conceptuales relacionados con los documentos, su caracterización y mecanismos para asegurar su elaboración, actualización y control</w:t>
            </w:r>
            <w:r w:rsidR="003D005F" w:rsidRPr="00484BE7">
              <w:rPr>
                <w:rFonts w:ascii="Arial" w:hAnsi="Arial" w:cs="Arial"/>
                <w:color w:val="000000" w:themeColor="text1"/>
                <w:sz w:val="22"/>
                <w:szCs w:val="22"/>
                <w:lang w:val="es-ES"/>
              </w:rPr>
              <w:t>; e</w:t>
            </w:r>
            <w:r w:rsidR="003D005F" w:rsidRPr="00484BE7">
              <w:rPr>
                <w:rFonts w:ascii="Arial" w:hAnsi="Arial" w:cs="Arial"/>
                <w:color w:val="000000" w:themeColor="text1"/>
                <w:sz w:val="22"/>
                <w:szCs w:val="22"/>
                <w:lang w:val="en-CO"/>
              </w:rPr>
              <w:t xml:space="preserve">n segunda instancia, se </w:t>
            </w:r>
            <w:r w:rsidRPr="009D5441">
              <w:rPr>
                <w:rFonts w:ascii="Arial" w:hAnsi="Arial" w:cs="Arial"/>
                <w:color w:val="000000" w:themeColor="text1"/>
                <w:sz w:val="22"/>
                <w:szCs w:val="22"/>
                <w:lang w:val="es-ES"/>
              </w:rPr>
              <w:t>plante</w:t>
            </w:r>
            <w:r w:rsidR="003D005F" w:rsidRPr="00484BE7">
              <w:rPr>
                <w:rFonts w:ascii="Arial" w:hAnsi="Arial" w:cs="Arial"/>
                <w:color w:val="000000" w:themeColor="text1"/>
                <w:sz w:val="22"/>
                <w:szCs w:val="22"/>
                <w:lang w:val="en-CO"/>
              </w:rPr>
              <w:t>arán los requerimientos para su codificación, para ser integrados al sistema de gestión documental</w:t>
            </w:r>
            <w:r w:rsidR="003D005F" w:rsidRPr="00484BE7">
              <w:rPr>
                <w:rFonts w:ascii="Arial" w:hAnsi="Arial" w:cs="Arial"/>
                <w:color w:val="000000" w:themeColor="text1"/>
                <w:sz w:val="22"/>
                <w:szCs w:val="22"/>
                <w:lang w:val="es-ES"/>
              </w:rPr>
              <w:t>; luego</w:t>
            </w:r>
            <w:r w:rsidR="003D005F" w:rsidRPr="00484BE7">
              <w:rPr>
                <w:rFonts w:ascii="Arial" w:hAnsi="Arial" w:cs="Arial"/>
                <w:color w:val="000000" w:themeColor="text1"/>
                <w:sz w:val="22"/>
                <w:szCs w:val="22"/>
              </w:rPr>
              <w:t xml:space="preserve"> se conceptualizará alrededor de los procesos, como elementos fundamentales para el desarrollo de actividades en las organizaciones y las formas en que su caracterización y </w:t>
            </w:r>
            <w:r w:rsidR="003D005F" w:rsidRPr="00484BE7">
              <w:rPr>
                <w:rFonts w:ascii="Arial" w:hAnsi="Arial" w:cs="Arial"/>
                <w:color w:val="000000" w:themeColor="text1"/>
                <w:sz w:val="22"/>
                <w:szCs w:val="22"/>
                <w:lang w:val="es"/>
              </w:rPr>
              <w:t>documentación aportan al cumplimiento de las estrategias.</w:t>
            </w:r>
          </w:p>
          <w:p w14:paraId="090CF7BB" w14:textId="79329A99" w:rsidR="0034226A" w:rsidRPr="00484BE7" w:rsidRDefault="00322C03" w:rsidP="00484BE7">
            <w:pPr>
              <w:rPr>
                <w:rFonts w:ascii="Arial" w:hAnsi="Arial" w:cs="Arial"/>
                <w:iCs/>
                <w:sz w:val="22"/>
                <w:szCs w:val="22"/>
              </w:rPr>
            </w:pPr>
            <w:r>
              <w:rPr>
                <w:rFonts w:ascii="Arial" w:hAnsi="Arial" w:cs="Arial"/>
                <w:color w:val="000000" w:themeColor="text1"/>
                <w:sz w:val="22"/>
                <w:szCs w:val="22"/>
              </w:rPr>
              <w:t>En el</w:t>
            </w:r>
            <w:r w:rsidR="009D5441">
              <w:rPr>
                <w:rFonts w:ascii="Arial" w:hAnsi="Arial" w:cs="Arial"/>
                <w:color w:val="000000" w:themeColor="text1"/>
                <w:sz w:val="22"/>
                <w:szCs w:val="22"/>
              </w:rPr>
              <w:t xml:space="preserve"> componente</w:t>
            </w:r>
            <w:r w:rsidR="003D005F" w:rsidRPr="00484BE7">
              <w:rPr>
                <w:rFonts w:ascii="Arial" w:hAnsi="Arial" w:cs="Arial"/>
                <w:color w:val="000000" w:themeColor="text1"/>
                <w:sz w:val="22"/>
                <w:szCs w:val="22"/>
              </w:rPr>
              <w:t xml:space="preserve"> </w:t>
            </w:r>
            <w:r w:rsidR="009D5441">
              <w:rPr>
                <w:rFonts w:ascii="Arial" w:hAnsi="Arial" w:cs="Arial"/>
                <w:color w:val="000000" w:themeColor="text1"/>
                <w:sz w:val="22"/>
                <w:szCs w:val="22"/>
              </w:rPr>
              <w:t>formativo, se</w:t>
            </w:r>
            <w:r w:rsidR="003D005F" w:rsidRPr="00484BE7">
              <w:rPr>
                <w:rFonts w:ascii="Arial" w:hAnsi="Arial" w:cs="Arial"/>
                <w:color w:val="000000" w:themeColor="text1"/>
                <w:sz w:val="22"/>
                <w:szCs w:val="22"/>
              </w:rPr>
              <w:t xml:space="preserve"> </w:t>
            </w:r>
            <w:r w:rsidR="009D5441">
              <w:rPr>
                <w:rFonts w:ascii="Arial" w:hAnsi="Arial" w:cs="Arial"/>
                <w:color w:val="000000" w:themeColor="text1"/>
                <w:sz w:val="22"/>
                <w:szCs w:val="22"/>
              </w:rPr>
              <w:t>trat</w:t>
            </w:r>
            <w:r w:rsidR="003D005F" w:rsidRPr="00484BE7">
              <w:rPr>
                <w:rFonts w:ascii="Arial" w:hAnsi="Arial" w:cs="Arial"/>
                <w:color w:val="000000" w:themeColor="text1"/>
                <w:sz w:val="22"/>
                <w:szCs w:val="22"/>
              </w:rPr>
              <w:t>arán elementos normativos y técnicos que pretenden facilitar la gestión documental, además de dar cumplimiento a requerimientos gubernamentales y validez al sistema de gestión.</w:t>
            </w:r>
          </w:p>
        </w:tc>
        <w:tc>
          <w:tcPr>
            <w:tcW w:w="3216" w:type="dxa"/>
            <w:shd w:val="clear" w:color="auto" w:fill="auto"/>
            <w:tcMar>
              <w:top w:w="100" w:type="dxa"/>
              <w:left w:w="100" w:type="dxa"/>
              <w:bottom w:w="100" w:type="dxa"/>
              <w:right w:w="100" w:type="dxa"/>
            </w:tcMar>
          </w:tcPr>
          <w:p w14:paraId="3A58CABF" w14:textId="77777777" w:rsidR="0034226A" w:rsidRPr="003D005F" w:rsidRDefault="005D0A90" w:rsidP="00484BE7">
            <w:pPr>
              <w:widowControl w:val="0"/>
              <w:spacing w:before="40" w:after="40" w:line="276" w:lineRule="auto"/>
              <w:rPr>
                <w:rFonts w:ascii="Arial" w:hAnsi="Arial" w:cs="Arial"/>
                <w:color w:val="000000" w:themeColor="text1"/>
                <w:sz w:val="22"/>
                <w:szCs w:val="22"/>
              </w:rPr>
            </w:pPr>
            <w:r w:rsidRPr="003D005F">
              <w:rPr>
                <w:rFonts w:ascii="Arial" w:hAnsi="Arial" w:cs="Arial"/>
                <w:color w:val="000000" w:themeColor="text1"/>
                <w:sz w:val="22"/>
                <w:szCs w:val="22"/>
              </w:rPr>
              <w:t>Documentos</w:t>
            </w:r>
          </w:p>
          <w:p w14:paraId="304BFBE7" w14:textId="77777777" w:rsidR="005D0A90" w:rsidRPr="00E50931" w:rsidRDefault="005D0A90" w:rsidP="00484BE7">
            <w:pPr>
              <w:widowControl w:val="0"/>
              <w:spacing w:before="40" w:after="40" w:line="276" w:lineRule="auto"/>
              <w:rPr>
                <w:rFonts w:ascii="Arial" w:hAnsi="Arial" w:cs="Arial"/>
                <w:color w:val="000000" w:themeColor="text1"/>
                <w:sz w:val="22"/>
                <w:szCs w:val="22"/>
              </w:rPr>
            </w:pPr>
          </w:p>
          <w:p w14:paraId="2ED10139" w14:textId="77777777" w:rsidR="005D0A90" w:rsidRPr="00E50931" w:rsidRDefault="0035048F" w:rsidP="00484BE7">
            <w:pPr>
              <w:widowControl w:val="0"/>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Codificación</w:t>
            </w:r>
          </w:p>
          <w:p w14:paraId="6BA77FC6" w14:textId="77777777" w:rsidR="00892C02" w:rsidRPr="000C132A" w:rsidRDefault="00892C02" w:rsidP="00484BE7">
            <w:pPr>
              <w:widowControl w:val="0"/>
              <w:spacing w:before="40" w:after="40" w:line="276" w:lineRule="auto"/>
              <w:rPr>
                <w:rFonts w:ascii="Arial" w:hAnsi="Arial" w:cs="Arial"/>
                <w:color w:val="000000" w:themeColor="text1"/>
                <w:sz w:val="22"/>
                <w:szCs w:val="22"/>
              </w:rPr>
            </w:pPr>
          </w:p>
          <w:p w14:paraId="1D7AB3D1" w14:textId="77777777" w:rsidR="00892C02" w:rsidRPr="00484BE7" w:rsidRDefault="00892C02"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Procesos</w:t>
            </w:r>
          </w:p>
          <w:p w14:paraId="4BABD936" w14:textId="77777777" w:rsidR="00892C02" w:rsidRPr="00484BE7" w:rsidRDefault="00892C02" w:rsidP="00484BE7">
            <w:pPr>
              <w:widowControl w:val="0"/>
              <w:spacing w:before="40" w:after="40" w:line="276" w:lineRule="auto"/>
              <w:rPr>
                <w:rFonts w:ascii="Arial" w:hAnsi="Arial" w:cs="Arial"/>
                <w:color w:val="000000" w:themeColor="text1"/>
                <w:sz w:val="22"/>
                <w:szCs w:val="22"/>
              </w:rPr>
            </w:pPr>
          </w:p>
          <w:p w14:paraId="5188760F" w14:textId="6C87FB66" w:rsidR="00892C02" w:rsidRPr="00484BE7" w:rsidRDefault="00615632"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Elementos normativos y técnicos</w:t>
            </w:r>
          </w:p>
        </w:tc>
      </w:tr>
      <w:tr w:rsidR="004648EB" w:rsidRPr="00484BE7" w14:paraId="301859CF" w14:textId="77777777" w:rsidTr="00484BE7">
        <w:tc>
          <w:tcPr>
            <w:tcW w:w="1086" w:type="dxa"/>
            <w:shd w:val="clear" w:color="auto" w:fill="auto"/>
            <w:tcMar>
              <w:top w:w="100" w:type="dxa"/>
              <w:left w:w="100" w:type="dxa"/>
              <w:bottom w:w="100" w:type="dxa"/>
              <w:right w:w="100" w:type="dxa"/>
            </w:tcMar>
          </w:tcPr>
          <w:p w14:paraId="2BE62D50" w14:textId="7088CD53" w:rsidR="004648EB" w:rsidRPr="00934A99" w:rsidRDefault="004648EB"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6</w:t>
            </w:r>
          </w:p>
        </w:tc>
        <w:tc>
          <w:tcPr>
            <w:tcW w:w="3440" w:type="dxa"/>
            <w:shd w:val="clear" w:color="auto" w:fill="auto"/>
            <w:tcMar>
              <w:top w:w="100" w:type="dxa"/>
              <w:left w:w="100" w:type="dxa"/>
              <w:bottom w:w="100" w:type="dxa"/>
              <w:right w:w="100" w:type="dxa"/>
            </w:tcMar>
          </w:tcPr>
          <w:p w14:paraId="38651394" w14:textId="32B1E63E" w:rsidR="004648EB" w:rsidRPr="00934A99" w:rsidRDefault="001E0C52"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6DDAA94B" wp14:editId="1CCE1975">
                  <wp:extent cx="1909500" cy="2036800"/>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6287" cy="2044039"/>
                          </a:xfrm>
                          <a:prstGeom prst="rect">
                            <a:avLst/>
                          </a:prstGeom>
                        </pic:spPr>
                      </pic:pic>
                    </a:graphicData>
                  </a:graphic>
                </wp:inline>
              </w:drawing>
            </w:r>
          </w:p>
        </w:tc>
        <w:tc>
          <w:tcPr>
            <w:tcW w:w="1134" w:type="dxa"/>
            <w:shd w:val="clear" w:color="auto" w:fill="auto"/>
            <w:tcMar>
              <w:top w:w="100" w:type="dxa"/>
              <w:left w:w="100" w:type="dxa"/>
              <w:bottom w:w="100" w:type="dxa"/>
              <w:right w:w="100" w:type="dxa"/>
            </w:tcMar>
          </w:tcPr>
          <w:p w14:paraId="18ACF37A" w14:textId="77777777" w:rsidR="004648EB" w:rsidRPr="00934A99" w:rsidRDefault="004648EB" w:rsidP="00484BE7">
            <w:pPr>
              <w:widowControl w:val="0"/>
              <w:spacing w:before="40" w:after="40" w:line="276" w:lineRule="auto"/>
              <w:rPr>
                <w:rFonts w:ascii="Arial" w:hAnsi="Arial" w:cs="Arial"/>
                <w:color w:val="000000" w:themeColor="text1"/>
                <w:sz w:val="22"/>
                <w:szCs w:val="22"/>
              </w:rPr>
            </w:pPr>
          </w:p>
        </w:tc>
        <w:tc>
          <w:tcPr>
            <w:tcW w:w="4536" w:type="dxa"/>
            <w:shd w:val="clear" w:color="auto" w:fill="auto"/>
            <w:tcMar>
              <w:top w:w="100" w:type="dxa"/>
              <w:left w:w="100" w:type="dxa"/>
              <w:bottom w:w="100" w:type="dxa"/>
              <w:right w:w="100" w:type="dxa"/>
            </w:tcMar>
          </w:tcPr>
          <w:p w14:paraId="3E055993" w14:textId="315EDAA8" w:rsidR="004648EB" w:rsidRPr="00E50931" w:rsidRDefault="003D005F" w:rsidP="00484BE7">
            <w:pPr>
              <w:spacing w:before="40" w:after="40" w:line="276" w:lineRule="auto"/>
              <w:rPr>
                <w:rFonts w:ascii="Arial" w:hAnsi="Arial" w:cs="Arial"/>
                <w:iCs/>
                <w:sz w:val="22"/>
                <w:szCs w:val="22"/>
              </w:rPr>
            </w:pPr>
            <w:r w:rsidRPr="003D005F">
              <w:rPr>
                <w:rFonts w:ascii="Arial" w:hAnsi="Arial" w:cs="Arial"/>
                <w:iCs/>
                <w:sz w:val="22"/>
                <w:szCs w:val="22"/>
              </w:rPr>
              <w:t>Al culminar este componente, el aprendiz comprenderá la importancia de la documentación y de la implementación de un sistema de gestión documental, identificará su rol estratégico en el contexto de la organización y contará con elementos de valor que le permitan fortalecer competencias relacionadas con la documentación, codificación, caracterización de procesos, diseño de diagramas de flujo, elementos de efectividad en el marco del diseño e implementación de un sistema de gestión documental en cualquier tipo de organización</w:t>
            </w:r>
            <w:r w:rsidR="004648EB" w:rsidRPr="003D005F">
              <w:rPr>
                <w:rFonts w:ascii="Arial" w:hAnsi="Arial" w:cs="Arial"/>
                <w:iCs/>
                <w:sz w:val="22"/>
                <w:szCs w:val="22"/>
              </w:rPr>
              <w:t>.</w:t>
            </w:r>
          </w:p>
        </w:tc>
        <w:tc>
          <w:tcPr>
            <w:tcW w:w="3216" w:type="dxa"/>
            <w:shd w:val="clear" w:color="auto" w:fill="auto"/>
            <w:tcMar>
              <w:top w:w="100" w:type="dxa"/>
              <w:left w:w="100" w:type="dxa"/>
              <w:bottom w:w="100" w:type="dxa"/>
              <w:right w:w="100" w:type="dxa"/>
            </w:tcMar>
          </w:tcPr>
          <w:p w14:paraId="688E8986" w14:textId="77777777" w:rsidR="004648EB" w:rsidRPr="00E50931" w:rsidRDefault="00CF719F" w:rsidP="00484BE7">
            <w:pPr>
              <w:widowControl w:val="0"/>
              <w:spacing w:before="40" w:after="40" w:line="276" w:lineRule="auto"/>
              <w:rPr>
                <w:rFonts w:ascii="Arial" w:hAnsi="Arial" w:cs="Arial"/>
                <w:iCs/>
                <w:sz w:val="22"/>
                <w:szCs w:val="22"/>
              </w:rPr>
            </w:pPr>
            <w:r w:rsidRPr="00E50931">
              <w:rPr>
                <w:rFonts w:ascii="Arial" w:hAnsi="Arial" w:cs="Arial"/>
                <w:iCs/>
                <w:sz w:val="22"/>
                <w:szCs w:val="22"/>
              </w:rPr>
              <w:t>Implementación de un sistema de gestión documental</w:t>
            </w:r>
          </w:p>
          <w:p w14:paraId="647C7B59" w14:textId="77777777" w:rsidR="00CF719F" w:rsidRPr="000C132A" w:rsidRDefault="00CF719F" w:rsidP="00484BE7">
            <w:pPr>
              <w:widowControl w:val="0"/>
              <w:spacing w:before="40" w:after="40" w:line="276" w:lineRule="auto"/>
              <w:rPr>
                <w:rFonts w:ascii="Arial" w:hAnsi="Arial" w:cs="Arial"/>
                <w:iCs/>
                <w:sz w:val="22"/>
                <w:szCs w:val="22"/>
              </w:rPr>
            </w:pPr>
          </w:p>
          <w:p w14:paraId="30D7ACE0" w14:textId="77777777" w:rsidR="00CF719F" w:rsidRPr="00484BE7" w:rsidRDefault="00CF719F" w:rsidP="00484BE7">
            <w:pPr>
              <w:widowControl w:val="0"/>
              <w:spacing w:before="40" w:after="40" w:line="276" w:lineRule="auto"/>
              <w:rPr>
                <w:rFonts w:ascii="Arial" w:hAnsi="Arial" w:cs="Arial"/>
                <w:iCs/>
                <w:sz w:val="22"/>
                <w:szCs w:val="22"/>
              </w:rPr>
            </w:pPr>
            <w:r w:rsidRPr="00484BE7">
              <w:rPr>
                <w:rFonts w:ascii="Arial" w:hAnsi="Arial" w:cs="Arial"/>
                <w:iCs/>
                <w:sz w:val="22"/>
                <w:szCs w:val="22"/>
              </w:rPr>
              <w:t>Caracterización de procesos</w:t>
            </w:r>
          </w:p>
          <w:p w14:paraId="43C775F1" w14:textId="77777777" w:rsidR="00CF719F" w:rsidRPr="00484BE7" w:rsidRDefault="00CF719F" w:rsidP="00484BE7">
            <w:pPr>
              <w:widowControl w:val="0"/>
              <w:spacing w:before="40" w:after="40" w:line="276" w:lineRule="auto"/>
              <w:rPr>
                <w:rFonts w:ascii="Arial" w:hAnsi="Arial" w:cs="Arial"/>
                <w:iCs/>
                <w:sz w:val="22"/>
                <w:szCs w:val="22"/>
              </w:rPr>
            </w:pPr>
          </w:p>
          <w:p w14:paraId="6E4A3677" w14:textId="7633482A" w:rsidR="00CF719F" w:rsidRPr="00484BE7" w:rsidRDefault="00B862AA" w:rsidP="00484BE7">
            <w:pPr>
              <w:widowControl w:val="0"/>
              <w:spacing w:before="40" w:after="40" w:line="276" w:lineRule="auto"/>
              <w:rPr>
                <w:rFonts w:ascii="Arial" w:hAnsi="Arial" w:cs="Arial"/>
                <w:color w:val="000000" w:themeColor="text1"/>
                <w:sz w:val="22"/>
                <w:szCs w:val="22"/>
              </w:rPr>
            </w:pPr>
            <w:r w:rsidRPr="00484BE7">
              <w:rPr>
                <w:rFonts w:ascii="Arial" w:hAnsi="Arial" w:cs="Arial"/>
                <w:iCs/>
                <w:sz w:val="22"/>
                <w:szCs w:val="22"/>
              </w:rPr>
              <w:t>Diseño de diagramas de flujo</w:t>
            </w:r>
          </w:p>
        </w:tc>
      </w:tr>
      <w:tr w:rsidR="0034226A" w:rsidRPr="00484BE7" w14:paraId="4306F97C" w14:textId="77777777" w:rsidTr="003424A2">
        <w:trPr>
          <w:trHeight w:val="420"/>
        </w:trPr>
        <w:tc>
          <w:tcPr>
            <w:tcW w:w="1086" w:type="dxa"/>
            <w:shd w:val="clear" w:color="auto" w:fill="auto"/>
            <w:tcMar>
              <w:top w:w="100" w:type="dxa"/>
              <w:left w:w="100" w:type="dxa"/>
              <w:bottom w:w="100" w:type="dxa"/>
              <w:right w:w="100" w:type="dxa"/>
            </w:tcMar>
          </w:tcPr>
          <w:p w14:paraId="794D91E8" w14:textId="77777777" w:rsidR="0034226A" w:rsidRPr="00934A99" w:rsidRDefault="0034226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Nombre del archivo</w:t>
            </w:r>
          </w:p>
        </w:tc>
        <w:tc>
          <w:tcPr>
            <w:tcW w:w="12326" w:type="dxa"/>
            <w:gridSpan w:val="4"/>
            <w:shd w:val="clear" w:color="auto" w:fill="auto"/>
            <w:tcMar>
              <w:top w:w="100" w:type="dxa"/>
              <w:left w:w="100" w:type="dxa"/>
              <w:bottom w:w="100" w:type="dxa"/>
              <w:right w:w="100" w:type="dxa"/>
            </w:tcMar>
          </w:tcPr>
          <w:p w14:paraId="2FE36E30" w14:textId="24823841" w:rsidR="0034226A" w:rsidRPr="00E50931" w:rsidRDefault="0037191D" w:rsidP="00484BE7">
            <w:pPr>
              <w:widowControl w:val="0"/>
              <w:spacing w:before="40" w:after="40" w:line="276" w:lineRule="auto"/>
              <w:rPr>
                <w:rFonts w:ascii="Arial" w:hAnsi="Arial" w:cs="Arial"/>
                <w:b/>
                <w:color w:val="000000" w:themeColor="text1"/>
                <w:sz w:val="22"/>
                <w:szCs w:val="22"/>
              </w:rPr>
            </w:pPr>
            <w:r w:rsidRPr="00E50931">
              <w:rPr>
                <w:rFonts w:ascii="Arial" w:hAnsi="Arial" w:cs="Arial"/>
                <w:b/>
                <w:color w:val="000000" w:themeColor="text1"/>
                <w:sz w:val="22"/>
                <w:szCs w:val="22"/>
              </w:rPr>
              <w:t>135401_v1</w:t>
            </w:r>
          </w:p>
        </w:tc>
      </w:tr>
    </w:tbl>
    <w:p w14:paraId="683CCC15" w14:textId="7F6E2F05" w:rsidR="009F061E" w:rsidRPr="00934A99" w:rsidRDefault="009F061E" w:rsidP="00484BE7">
      <w:pPr>
        <w:spacing w:before="40" w:after="40" w:line="276" w:lineRule="auto"/>
        <w:rPr>
          <w:rFonts w:ascii="Arial" w:hAnsi="Arial" w:cs="Arial"/>
          <w:sz w:val="22"/>
          <w:szCs w:val="22"/>
        </w:rPr>
      </w:pPr>
    </w:p>
    <w:p w14:paraId="71E1ABA1" w14:textId="77777777" w:rsidR="009F061E" w:rsidRPr="003D005F" w:rsidRDefault="009F061E" w:rsidP="00484BE7">
      <w:pPr>
        <w:spacing w:before="40" w:after="40" w:line="276" w:lineRule="auto"/>
        <w:rPr>
          <w:rFonts w:ascii="Arial" w:hAnsi="Arial" w:cs="Arial"/>
          <w:b/>
          <w:sz w:val="22"/>
          <w:szCs w:val="22"/>
        </w:rPr>
      </w:pPr>
      <w:r w:rsidRPr="003D005F">
        <w:rPr>
          <w:rFonts w:ascii="Arial" w:hAnsi="Arial" w:cs="Arial"/>
          <w:b/>
          <w:sz w:val="22"/>
          <w:szCs w:val="22"/>
        </w:rPr>
        <w:t>DESARROLLO DE CONTENIDO</w:t>
      </w:r>
    </w:p>
    <w:p w14:paraId="492078CC" w14:textId="77777777" w:rsidR="009F061E" w:rsidRPr="00484BE7" w:rsidRDefault="009F061E" w:rsidP="00484BE7">
      <w:pPr>
        <w:spacing w:before="40" w:after="40" w:line="276" w:lineRule="auto"/>
        <w:rPr>
          <w:rFonts w:ascii="Arial" w:hAnsi="Arial" w:cs="Arial"/>
          <w:b/>
          <w:sz w:val="22"/>
          <w:szCs w:val="22"/>
        </w:rPr>
      </w:pPr>
    </w:p>
    <w:p w14:paraId="25725CF2" w14:textId="09BED1E6" w:rsidR="009F061E" w:rsidRPr="00484BE7" w:rsidRDefault="009F061E" w:rsidP="00484BE7">
      <w:pPr>
        <w:spacing w:before="40" w:after="40" w:line="276" w:lineRule="auto"/>
        <w:rPr>
          <w:rFonts w:ascii="Arial" w:hAnsi="Arial" w:cs="Arial"/>
          <w:b/>
          <w:color w:val="000000" w:themeColor="text1"/>
          <w:sz w:val="22"/>
          <w:szCs w:val="22"/>
        </w:rPr>
      </w:pPr>
      <w:r w:rsidRPr="00484BE7">
        <w:rPr>
          <w:rFonts w:ascii="Arial" w:hAnsi="Arial" w:cs="Arial"/>
          <w:b/>
          <w:color w:val="000000" w:themeColor="text1"/>
          <w:sz w:val="22"/>
          <w:szCs w:val="22"/>
        </w:rPr>
        <w:t xml:space="preserve">1. </w:t>
      </w:r>
      <w:r w:rsidR="006B1A3F" w:rsidRPr="00484BE7">
        <w:rPr>
          <w:rFonts w:ascii="Arial" w:hAnsi="Arial" w:cs="Arial"/>
          <w:b/>
          <w:color w:val="000000" w:themeColor="text1"/>
          <w:sz w:val="22"/>
          <w:szCs w:val="22"/>
        </w:rPr>
        <w:t>Documento: tipos y técnicas</w:t>
      </w:r>
    </w:p>
    <w:p w14:paraId="62900035" w14:textId="77777777" w:rsidR="009F061E" w:rsidRPr="00484BE7" w:rsidRDefault="009F061E" w:rsidP="00484BE7">
      <w:pPr>
        <w:spacing w:before="40" w:after="40" w:line="276" w:lineRule="auto"/>
        <w:rPr>
          <w:rFonts w:ascii="Arial" w:hAnsi="Arial" w:cs="Arial"/>
          <w:color w:val="000000" w:themeColor="text1"/>
          <w:sz w:val="22"/>
          <w:szCs w:val="22"/>
        </w:rPr>
      </w:pPr>
      <w:bookmarkStart w:id="2" w:name="_heading=h.gjdgxs" w:colFirst="0" w:colLast="0"/>
      <w:bookmarkEnd w:id="2"/>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D8784B" w:rsidRPr="00484BE7" w14:paraId="3E5C8086" w14:textId="77777777" w:rsidTr="003424A2">
        <w:trPr>
          <w:trHeight w:val="444"/>
        </w:trPr>
        <w:tc>
          <w:tcPr>
            <w:tcW w:w="13422" w:type="dxa"/>
            <w:shd w:val="clear" w:color="auto" w:fill="8DB3E2"/>
          </w:tcPr>
          <w:p w14:paraId="4964E2C5" w14:textId="77777777" w:rsidR="009F061E" w:rsidRPr="00484BE7" w:rsidRDefault="009F061E" w:rsidP="00484BE7">
            <w:pPr>
              <w:pStyle w:val="Heading1"/>
              <w:spacing w:before="40" w:after="40"/>
              <w:jc w:val="center"/>
              <w:rPr>
                <w:color w:val="000000" w:themeColor="text1"/>
                <w:sz w:val="22"/>
                <w:szCs w:val="22"/>
              </w:rPr>
            </w:pPr>
            <w:r w:rsidRPr="00484BE7">
              <w:rPr>
                <w:color w:val="000000" w:themeColor="text1"/>
                <w:sz w:val="22"/>
                <w:szCs w:val="22"/>
              </w:rPr>
              <w:lastRenderedPageBreak/>
              <w:t>Cuadro de texto</w:t>
            </w:r>
          </w:p>
        </w:tc>
      </w:tr>
      <w:tr w:rsidR="00D8784B" w:rsidRPr="00484BE7" w14:paraId="52A5EC5C" w14:textId="77777777" w:rsidTr="003424A2">
        <w:tc>
          <w:tcPr>
            <w:tcW w:w="13422" w:type="dxa"/>
          </w:tcPr>
          <w:p w14:paraId="0ADCC609" w14:textId="54655AD3" w:rsidR="009F061E" w:rsidRPr="00675E49" w:rsidRDefault="001130A1" w:rsidP="00EB072F">
            <w:pPr>
              <w:spacing w:before="40" w:after="40" w:line="276" w:lineRule="auto"/>
              <w:jc w:val="both"/>
              <w:rPr>
                <w:rFonts w:ascii="Arial" w:hAnsi="Arial" w:cs="Arial"/>
                <w:color w:val="000000" w:themeColor="text1"/>
                <w:sz w:val="22"/>
                <w:szCs w:val="22"/>
              </w:rPr>
            </w:pPr>
            <w:r w:rsidRPr="00934A99">
              <w:rPr>
                <w:rFonts w:ascii="Arial" w:hAnsi="Arial" w:cs="Arial"/>
                <w:color w:val="000000" w:themeColor="text1"/>
                <w:sz w:val="22"/>
                <w:szCs w:val="22"/>
              </w:rPr>
              <w:t>Para comenzar, es importante conocer que l</w:t>
            </w:r>
            <w:r w:rsidR="00D8784B" w:rsidRPr="00934A99">
              <w:rPr>
                <w:rFonts w:ascii="Arial" w:hAnsi="Arial" w:cs="Arial"/>
                <w:color w:val="000000" w:themeColor="text1"/>
                <w:sz w:val="22"/>
                <w:szCs w:val="22"/>
              </w:rPr>
              <w:t>os sistemas de gestión</w:t>
            </w:r>
            <w:r w:rsidR="001A585E" w:rsidRPr="00564872">
              <w:rPr>
                <w:rFonts w:ascii="Arial" w:hAnsi="Arial" w:cs="Arial"/>
                <w:color w:val="000000" w:themeColor="text1"/>
                <w:sz w:val="22"/>
                <w:szCs w:val="22"/>
              </w:rPr>
              <w:t xml:space="preserve"> </w:t>
            </w:r>
            <w:r w:rsidR="00D8784B" w:rsidRPr="00564872">
              <w:rPr>
                <w:rFonts w:ascii="Arial" w:hAnsi="Arial" w:cs="Arial"/>
                <w:color w:val="000000" w:themeColor="text1"/>
                <w:sz w:val="22"/>
                <w:szCs w:val="22"/>
              </w:rPr>
              <w:t>definen d</w:t>
            </w:r>
            <w:r w:rsidR="00D8784B" w:rsidRPr="00B41677">
              <w:rPr>
                <w:rFonts w:ascii="Arial" w:hAnsi="Arial" w:cs="Arial"/>
                <w:color w:val="000000" w:themeColor="text1"/>
                <w:sz w:val="22"/>
                <w:szCs w:val="22"/>
              </w:rPr>
              <w:t>ocumento como</w:t>
            </w:r>
            <w:r w:rsidR="001A585E" w:rsidRPr="00B41677">
              <w:rPr>
                <w:rFonts w:ascii="Arial" w:hAnsi="Arial" w:cs="Arial"/>
                <w:color w:val="000000" w:themeColor="text1"/>
                <w:sz w:val="22"/>
                <w:szCs w:val="22"/>
              </w:rPr>
              <w:t xml:space="preserve"> el conjunto de</w:t>
            </w:r>
            <w:r w:rsidR="00D8784B" w:rsidRPr="00B41677">
              <w:rPr>
                <w:rFonts w:ascii="Arial" w:hAnsi="Arial" w:cs="Arial"/>
                <w:color w:val="000000" w:themeColor="text1"/>
                <w:sz w:val="22"/>
                <w:szCs w:val="22"/>
              </w:rPr>
              <w:t xml:space="preserve"> elementos que se constituyen en un soporte central de la estructura organizacional, </w:t>
            </w:r>
            <w:r w:rsidR="001A585E" w:rsidRPr="00E50931">
              <w:rPr>
                <w:rFonts w:ascii="Arial" w:hAnsi="Arial" w:cs="Arial"/>
                <w:color w:val="000000" w:themeColor="text1"/>
                <w:sz w:val="22"/>
                <w:szCs w:val="22"/>
              </w:rPr>
              <w:t>y que</w:t>
            </w:r>
            <w:r w:rsidR="00EE7411" w:rsidRPr="00675E49">
              <w:rPr>
                <w:rFonts w:ascii="Arial" w:hAnsi="Arial" w:cs="Arial"/>
                <w:color w:val="000000" w:themeColor="text1"/>
                <w:sz w:val="22"/>
                <w:szCs w:val="22"/>
              </w:rPr>
              <w:t>,</w:t>
            </w:r>
            <w:r w:rsidR="001A585E" w:rsidRPr="00675E49">
              <w:rPr>
                <w:rFonts w:ascii="Arial" w:hAnsi="Arial" w:cs="Arial"/>
                <w:color w:val="000000" w:themeColor="text1"/>
                <w:sz w:val="22"/>
                <w:szCs w:val="22"/>
              </w:rPr>
              <w:t xml:space="preserve"> además, </w:t>
            </w:r>
            <w:r w:rsidR="00D8784B" w:rsidRPr="00675E49">
              <w:rPr>
                <w:rFonts w:ascii="Arial" w:hAnsi="Arial" w:cs="Arial"/>
                <w:color w:val="000000" w:themeColor="text1"/>
                <w:sz w:val="22"/>
                <w:szCs w:val="22"/>
              </w:rPr>
              <w:t>contienen políticas, procesos, procedimientos, instrucciones</w:t>
            </w:r>
            <w:r w:rsidR="001A585E" w:rsidRPr="000C132A">
              <w:rPr>
                <w:rFonts w:ascii="Arial" w:hAnsi="Arial" w:cs="Arial"/>
                <w:color w:val="000000" w:themeColor="text1"/>
                <w:sz w:val="22"/>
                <w:szCs w:val="22"/>
              </w:rPr>
              <w:t xml:space="preserve"> y todo</w:t>
            </w:r>
            <w:r w:rsidR="00D8784B" w:rsidRPr="00FE54F6">
              <w:rPr>
                <w:rFonts w:ascii="Arial" w:hAnsi="Arial" w:cs="Arial"/>
                <w:color w:val="000000" w:themeColor="text1"/>
                <w:sz w:val="22"/>
                <w:szCs w:val="22"/>
              </w:rPr>
              <w:t xml:space="preserve"> aquello que está y no está permitido. </w:t>
            </w:r>
            <w:r w:rsidR="001A585E" w:rsidRPr="00FE54F6">
              <w:rPr>
                <w:rFonts w:ascii="Arial" w:hAnsi="Arial" w:cs="Arial"/>
                <w:color w:val="000000" w:themeColor="text1"/>
                <w:sz w:val="22"/>
                <w:szCs w:val="22"/>
              </w:rPr>
              <w:t>También,</w:t>
            </w:r>
            <w:r w:rsidR="00D8784B" w:rsidRPr="00FE54F6">
              <w:rPr>
                <w:rFonts w:ascii="Arial" w:hAnsi="Arial" w:cs="Arial"/>
                <w:color w:val="000000" w:themeColor="text1"/>
                <w:sz w:val="22"/>
                <w:szCs w:val="22"/>
              </w:rPr>
              <w:t xml:space="preserve"> permiten la trazabilidad de información histórica, informes de auditoría, resultados de acciones</w:t>
            </w:r>
            <w:r w:rsidR="00E50931">
              <w:rPr>
                <w:rFonts w:ascii="Arial" w:hAnsi="Arial" w:cs="Arial"/>
                <w:color w:val="000000" w:themeColor="text1"/>
                <w:sz w:val="22"/>
                <w:szCs w:val="22"/>
              </w:rPr>
              <w:t>,</w:t>
            </w:r>
            <w:r w:rsidR="00D8784B" w:rsidRPr="00E50931">
              <w:rPr>
                <w:rFonts w:ascii="Arial" w:hAnsi="Arial" w:cs="Arial"/>
                <w:color w:val="000000" w:themeColor="text1"/>
                <w:sz w:val="22"/>
                <w:szCs w:val="22"/>
              </w:rPr>
              <w:t xml:space="preserve"> de monitoreo y seguimiento.</w:t>
            </w:r>
            <w:r w:rsidR="00A6703C" w:rsidRPr="00675E49">
              <w:rPr>
                <w:rFonts w:ascii="Arial" w:hAnsi="Arial" w:cs="Arial"/>
                <w:color w:val="000000" w:themeColor="text1"/>
                <w:sz w:val="22"/>
                <w:szCs w:val="22"/>
              </w:rPr>
              <w:t xml:space="preserve"> </w:t>
            </w:r>
          </w:p>
        </w:tc>
      </w:tr>
    </w:tbl>
    <w:p w14:paraId="2EFF41BA" w14:textId="7EF9B202" w:rsidR="00AC39F6" w:rsidRPr="00934A99" w:rsidRDefault="00AC39F6" w:rsidP="00484BE7">
      <w:pPr>
        <w:spacing w:before="40" w:after="40" w:line="276" w:lineRule="auto"/>
        <w:rPr>
          <w:rFonts w:ascii="Arial" w:hAnsi="Arial" w:cs="Arial"/>
          <w:sz w:val="22"/>
          <w:szCs w:val="22"/>
        </w:rPr>
      </w:pPr>
    </w:p>
    <w:p w14:paraId="4C2EE851" w14:textId="6A1BC7CA" w:rsidR="00AC39F6" w:rsidRPr="00675E49" w:rsidRDefault="00AC39F6" w:rsidP="00484BE7">
      <w:pPr>
        <w:spacing w:before="40" w:after="40" w:line="276" w:lineRule="auto"/>
        <w:rPr>
          <w:rFonts w:ascii="Arial" w:hAnsi="Arial" w:cs="Arial"/>
          <w:b/>
          <w:bCs/>
          <w:sz w:val="22"/>
          <w:szCs w:val="22"/>
        </w:rPr>
      </w:pPr>
      <w:r w:rsidRPr="00B41677">
        <w:rPr>
          <w:rFonts w:ascii="Arial" w:hAnsi="Arial" w:cs="Arial"/>
          <w:b/>
          <w:bCs/>
          <w:sz w:val="22"/>
          <w:szCs w:val="22"/>
        </w:rPr>
        <w:t>Tipos de documentos y registros</w:t>
      </w:r>
    </w:p>
    <w:p w14:paraId="09AA924F" w14:textId="77777777" w:rsidR="00204AFC" w:rsidRPr="00484BE7" w:rsidRDefault="00204AFC" w:rsidP="00484BE7">
      <w:pPr>
        <w:spacing w:before="40" w:after="40" w:line="276" w:lineRule="auto"/>
        <w:rPr>
          <w:rFonts w:ascii="Arial" w:hAnsi="Arial" w:cs="Arial"/>
          <w:color w:val="000000" w:themeColor="text1"/>
          <w:sz w:val="22"/>
          <w:szCs w:val="22"/>
        </w:rPr>
      </w:pPr>
    </w:p>
    <w:tbl>
      <w:tblPr>
        <w:tblStyle w:val="aff3"/>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5812"/>
        <w:gridCol w:w="5766"/>
      </w:tblGrid>
      <w:tr w:rsidR="00204AFC" w:rsidRPr="00484BE7" w14:paraId="3DCF5645" w14:textId="77777777" w:rsidTr="00204AFC">
        <w:trPr>
          <w:trHeight w:val="460"/>
        </w:trPr>
        <w:tc>
          <w:tcPr>
            <w:tcW w:w="1833" w:type="dxa"/>
            <w:shd w:val="clear" w:color="auto" w:fill="C9DAF8"/>
            <w:tcMar>
              <w:top w:w="100" w:type="dxa"/>
              <w:left w:w="100" w:type="dxa"/>
              <w:bottom w:w="100" w:type="dxa"/>
              <w:right w:w="100" w:type="dxa"/>
            </w:tcMar>
          </w:tcPr>
          <w:p w14:paraId="6FBB9D17" w14:textId="77777777" w:rsidR="00204AFC" w:rsidRPr="00484BE7" w:rsidRDefault="00204AFC" w:rsidP="00484BE7">
            <w:pPr>
              <w:widowControl w:val="0"/>
              <w:spacing w:before="40" w:after="40" w:line="276" w:lineRule="auto"/>
              <w:jc w:val="center"/>
              <w:rPr>
                <w:rFonts w:ascii="Arial" w:hAnsi="Arial" w:cs="Arial"/>
                <w:b/>
                <w:color w:val="000000" w:themeColor="text1"/>
                <w:sz w:val="22"/>
                <w:szCs w:val="22"/>
              </w:rPr>
            </w:pPr>
            <w:r w:rsidRPr="00484BE7">
              <w:rPr>
                <w:rFonts w:ascii="Arial" w:hAnsi="Arial" w:cs="Arial"/>
                <w:b/>
                <w:color w:val="000000" w:themeColor="text1"/>
                <w:sz w:val="22"/>
                <w:szCs w:val="22"/>
              </w:rPr>
              <w:t>Tipo de recurso</w:t>
            </w:r>
          </w:p>
        </w:tc>
        <w:tc>
          <w:tcPr>
            <w:tcW w:w="11578" w:type="dxa"/>
            <w:gridSpan w:val="2"/>
            <w:shd w:val="clear" w:color="auto" w:fill="C9DAF8"/>
            <w:tcMar>
              <w:top w:w="100" w:type="dxa"/>
              <w:left w:w="100" w:type="dxa"/>
              <w:bottom w:w="100" w:type="dxa"/>
              <w:right w:w="100" w:type="dxa"/>
            </w:tcMar>
          </w:tcPr>
          <w:p w14:paraId="0B8664A2" w14:textId="77777777" w:rsidR="00204AFC" w:rsidRPr="00484BE7" w:rsidRDefault="00204AFC" w:rsidP="00484BE7">
            <w:pPr>
              <w:pStyle w:val="Title"/>
              <w:widowControl w:val="0"/>
              <w:spacing w:before="40" w:after="40"/>
              <w:jc w:val="center"/>
              <w:rPr>
                <w:color w:val="000000" w:themeColor="text1"/>
                <w:sz w:val="22"/>
                <w:szCs w:val="22"/>
              </w:rPr>
            </w:pPr>
            <w:bookmarkStart w:id="3" w:name="_heading=h.tyjcwt" w:colFirst="0" w:colLast="0"/>
            <w:bookmarkEnd w:id="3"/>
            <w:r w:rsidRPr="00484BE7">
              <w:rPr>
                <w:color w:val="000000" w:themeColor="text1"/>
                <w:sz w:val="22"/>
                <w:szCs w:val="22"/>
              </w:rPr>
              <w:t>Infografía interactiva Modal</w:t>
            </w:r>
          </w:p>
        </w:tc>
      </w:tr>
      <w:tr w:rsidR="00204AFC" w:rsidRPr="00484BE7" w14:paraId="5D4098BC" w14:textId="77777777" w:rsidTr="00204AFC">
        <w:trPr>
          <w:trHeight w:val="420"/>
        </w:trPr>
        <w:tc>
          <w:tcPr>
            <w:tcW w:w="1833" w:type="dxa"/>
            <w:shd w:val="clear" w:color="auto" w:fill="auto"/>
            <w:tcMar>
              <w:top w:w="100" w:type="dxa"/>
              <w:left w:w="100" w:type="dxa"/>
              <w:bottom w:w="100" w:type="dxa"/>
              <w:right w:w="100" w:type="dxa"/>
            </w:tcMar>
          </w:tcPr>
          <w:p w14:paraId="562D707A" w14:textId="77777777" w:rsidR="00204AFC" w:rsidRPr="00934A99" w:rsidRDefault="00204AFC"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Texto introductorio</w:t>
            </w:r>
          </w:p>
        </w:tc>
        <w:tc>
          <w:tcPr>
            <w:tcW w:w="11578" w:type="dxa"/>
            <w:gridSpan w:val="2"/>
            <w:shd w:val="clear" w:color="auto" w:fill="auto"/>
            <w:tcMar>
              <w:top w:w="100" w:type="dxa"/>
              <w:left w:w="100" w:type="dxa"/>
              <w:bottom w:w="100" w:type="dxa"/>
              <w:right w:w="100" w:type="dxa"/>
            </w:tcMar>
          </w:tcPr>
          <w:p w14:paraId="2840E93D" w14:textId="7DDF1788" w:rsidR="00204AFC" w:rsidRPr="00675E49" w:rsidRDefault="004A33E5" w:rsidP="00484BE7">
            <w:pPr>
              <w:widowControl w:val="0"/>
              <w:spacing w:before="40" w:after="40" w:line="276" w:lineRule="auto"/>
              <w:rPr>
                <w:rFonts w:ascii="Arial" w:hAnsi="Arial" w:cs="Arial"/>
                <w:color w:val="000000" w:themeColor="text1"/>
                <w:sz w:val="22"/>
                <w:szCs w:val="22"/>
              </w:rPr>
            </w:pPr>
            <w:r w:rsidRPr="00675E49">
              <w:rPr>
                <w:rFonts w:ascii="Arial" w:hAnsi="Arial" w:cs="Arial"/>
                <w:color w:val="000000" w:themeColor="text1"/>
                <w:sz w:val="22"/>
                <w:szCs w:val="22"/>
              </w:rPr>
              <w:t xml:space="preserve">Dependiendo de las características del elemento utilizado para salvaguardar y transferir la información, se establecen diferentes tipos de clasificación de documentos, </w:t>
            </w:r>
            <w:r w:rsidR="00862864">
              <w:rPr>
                <w:rFonts w:ascii="Arial" w:hAnsi="Arial" w:cs="Arial"/>
                <w:color w:val="000000" w:themeColor="text1"/>
                <w:sz w:val="22"/>
                <w:szCs w:val="22"/>
              </w:rPr>
              <w:t xml:space="preserve">para los cuales </w:t>
            </w:r>
            <w:r w:rsidRPr="008F7705">
              <w:rPr>
                <w:rFonts w:ascii="Arial" w:hAnsi="Arial" w:cs="Arial"/>
                <w:color w:val="000000" w:themeColor="text1"/>
                <w:sz w:val="22"/>
                <w:szCs w:val="22"/>
              </w:rPr>
              <w:t>Cruz Mundet</w:t>
            </w:r>
            <w:r w:rsidR="008F7705" w:rsidRPr="008F7705">
              <w:rPr>
                <w:rFonts w:ascii="Arial" w:hAnsi="Arial" w:cs="Arial"/>
                <w:color w:val="000000" w:themeColor="text1"/>
                <w:sz w:val="22"/>
                <w:szCs w:val="22"/>
              </w:rPr>
              <w:t xml:space="preserve"> </w:t>
            </w:r>
            <w:r w:rsidR="008F7705" w:rsidRPr="008F7705">
              <w:rPr>
                <w:rFonts w:ascii="Arial" w:hAnsi="Arial" w:cs="Arial"/>
                <w:color w:val="000000" w:themeColor="text1"/>
                <w:sz w:val="22"/>
                <w:szCs w:val="22"/>
                <w:lang w:val="es-ES"/>
              </w:rPr>
              <w:t>(</w:t>
            </w:r>
            <w:r w:rsidRPr="008F7705">
              <w:rPr>
                <w:rFonts w:ascii="Arial" w:hAnsi="Arial" w:cs="Arial"/>
                <w:color w:val="000000" w:themeColor="text1"/>
                <w:sz w:val="22"/>
                <w:szCs w:val="22"/>
              </w:rPr>
              <w:t>201</w:t>
            </w:r>
            <w:r w:rsidR="002E1880">
              <w:rPr>
                <w:rFonts w:ascii="Arial" w:hAnsi="Arial" w:cs="Arial"/>
                <w:color w:val="000000" w:themeColor="text1"/>
                <w:sz w:val="22"/>
                <w:szCs w:val="22"/>
              </w:rPr>
              <w:t>2</w:t>
            </w:r>
            <w:r w:rsidRPr="008F7705">
              <w:rPr>
                <w:rFonts w:ascii="Arial" w:hAnsi="Arial" w:cs="Arial"/>
                <w:color w:val="000000" w:themeColor="text1"/>
                <w:sz w:val="22"/>
                <w:szCs w:val="22"/>
              </w:rPr>
              <w:t>)</w:t>
            </w:r>
            <w:r w:rsidR="008F7705" w:rsidRPr="008F7705">
              <w:rPr>
                <w:rFonts w:ascii="Arial" w:hAnsi="Arial" w:cs="Arial"/>
                <w:color w:val="000000" w:themeColor="text1"/>
                <w:sz w:val="22"/>
                <w:szCs w:val="22"/>
              </w:rPr>
              <w:t>,</w:t>
            </w:r>
            <w:r w:rsidRPr="00675E49">
              <w:rPr>
                <w:rFonts w:ascii="Arial" w:hAnsi="Arial" w:cs="Arial"/>
                <w:color w:val="000000" w:themeColor="text1"/>
                <w:sz w:val="22"/>
                <w:szCs w:val="22"/>
              </w:rPr>
              <w:t xml:space="preserve"> define los siguientes:</w:t>
            </w:r>
          </w:p>
        </w:tc>
      </w:tr>
      <w:tr w:rsidR="00204AFC" w:rsidRPr="00484BE7" w14:paraId="179B2026" w14:textId="77777777" w:rsidTr="00204AFC">
        <w:trPr>
          <w:trHeight w:val="420"/>
        </w:trPr>
        <w:tc>
          <w:tcPr>
            <w:tcW w:w="13411" w:type="dxa"/>
            <w:gridSpan w:val="3"/>
            <w:shd w:val="clear" w:color="auto" w:fill="auto"/>
            <w:tcMar>
              <w:top w:w="100" w:type="dxa"/>
              <w:left w:w="100" w:type="dxa"/>
              <w:bottom w:w="100" w:type="dxa"/>
              <w:right w:w="100" w:type="dxa"/>
            </w:tcMar>
          </w:tcPr>
          <w:p w14:paraId="12303A65" w14:textId="4989C12A" w:rsidR="00204AFC" w:rsidRPr="00564872" w:rsidRDefault="00204AFC"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Imagen</w:t>
            </w:r>
            <w:r w:rsidR="002252D6" w:rsidRPr="00934A99">
              <w:rPr>
                <w:rFonts w:ascii="Arial" w:hAnsi="Arial" w:cs="Arial"/>
                <w:b/>
                <w:color w:val="000000" w:themeColor="text1"/>
                <w:sz w:val="22"/>
                <w:szCs w:val="22"/>
              </w:rPr>
              <w:t xml:space="preserve">: </w:t>
            </w:r>
          </w:p>
          <w:p w14:paraId="5F3CDCDA" w14:textId="23722D11" w:rsidR="00204AFC" w:rsidRPr="00934A99" w:rsidRDefault="00B23E5E" w:rsidP="00484BE7">
            <w:pPr>
              <w:widowControl w:val="0"/>
              <w:spacing w:before="40" w:after="40" w:line="276" w:lineRule="auto"/>
              <w:jc w:val="center"/>
              <w:rPr>
                <w:rFonts w:ascii="Arial" w:hAnsi="Arial" w:cs="Arial"/>
                <w:color w:val="000000" w:themeColor="text1"/>
                <w:sz w:val="22"/>
                <w:szCs w:val="22"/>
              </w:rPr>
            </w:pPr>
            <w:r w:rsidRPr="00934A99">
              <w:rPr>
                <w:rFonts w:ascii="Arial" w:hAnsi="Arial" w:cs="Arial"/>
                <w:noProof/>
                <w:color w:val="000000" w:themeColor="text1"/>
                <w:sz w:val="22"/>
                <w:szCs w:val="22"/>
              </w:rPr>
              <w:lastRenderedPageBreak/>
              <mc:AlternateContent>
                <mc:Choice Requires="wps">
                  <w:drawing>
                    <wp:anchor distT="0" distB="0" distL="114300" distR="114300" simplePos="0" relativeHeight="251671552" behindDoc="0" locked="0" layoutInCell="1" allowOverlap="1" wp14:anchorId="6E379AF9" wp14:editId="009872E4">
                      <wp:simplePos x="0" y="0"/>
                      <wp:positionH relativeFrom="column">
                        <wp:posOffset>4152017</wp:posOffset>
                      </wp:positionH>
                      <wp:positionV relativeFrom="paragraph">
                        <wp:posOffset>2289810</wp:posOffset>
                      </wp:positionV>
                      <wp:extent cx="725557" cy="725556"/>
                      <wp:effectExtent l="0" t="0" r="17780" b="17780"/>
                      <wp:wrapNone/>
                      <wp:docPr id="17" name="Cuadro de texto 17"/>
                      <wp:cNvGraphicFramePr/>
                      <a:graphic xmlns:a="http://schemas.openxmlformats.org/drawingml/2006/main">
                        <a:graphicData uri="http://schemas.microsoft.com/office/word/2010/wordprocessingShape">
                          <wps:wsp>
                            <wps:cNvSpPr txBox="1"/>
                            <wps:spPr>
                              <a:xfrm>
                                <a:off x="0" y="0"/>
                                <a:ext cx="725557" cy="725556"/>
                              </a:xfrm>
                              <a:prstGeom prst="rect">
                                <a:avLst/>
                              </a:prstGeom>
                              <a:noFill/>
                              <a:ln w="6350">
                                <a:solidFill>
                                  <a:prstClr val="black"/>
                                </a:solidFill>
                              </a:ln>
                            </wps:spPr>
                            <wps:txbx>
                              <w:txbxContent>
                                <w:p w14:paraId="6D6D721E" w14:textId="18BF7A6B"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7</w:t>
                                  </w:r>
                                </w:p>
                                <w:p w14:paraId="1ABFD52C" w14:textId="77777777" w:rsidR="00B23E5E" w:rsidRDefault="00B23E5E" w:rsidP="00B23E5E">
                                  <w:pPr>
                                    <w:rPr>
                                      <w:rFonts w:ascii="Arial" w:hAnsi="Arial" w:cs="Arial"/>
                                      <w:b/>
                                      <w:bCs/>
                                      <w:color w:val="FF0000"/>
                                      <w:sz w:val="40"/>
                                      <w:szCs w:val="40"/>
                                      <w:lang w:val="es-MX"/>
                                    </w:rPr>
                                  </w:pPr>
                                </w:p>
                                <w:p w14:paraId="4C61BE98"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79AF9" id="_x0000_t202" coordsize="21600,21600" o:spt="202" path="m,l,21600r21600,l21600,xe">
                      <v:stroke joinstyle="miter"/>
                      <v:path gradientshapeok="t" o:connecttype="rect"/>
                    </v:shapetype>
                    <v:shape id="Cuadro de texto 17" o:spid="_x0000_s1026" type="#_x0000_t202" style="position:absolute;left:0;text-align:left;margin-left:326.95pt;margin-top:180.3pt;width:57.15pt;height:5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" filled="f" strokeweight=".5pt">
                      <v:textbox>
                        <w:txbxContent>
                          <w:p w14:paraId="6D6D721E" w14:textId="18BF7A6B"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7</w:t>
                            </w:r>
                          </w:p>
                          <w:p w14:paraId="1ABFD52C" w14:textId="77777777" w:rsidR="00B23E5E" w:rsidRDefault="00B23E5E" w:rsidP="00B23E5E">
                            <w:pPr>
                              <w:rPr>
                                <w:rFonts w:ascii="Arial" w:hAnsi="Arial" w:cs="Arial"/>
                                <w:b/>
                                <w:bCs/>
                                <w:color w:val="FF0000"/>
                                <w:sz w:val="40"/>
                                <w:szCs w:val="40"/>
                                <w:lang w:val="es-MX"/>
                              </w:rPr>
                            </w:pPr>
                          </w:p>
                          <w:p w14:paraId="4C61BE98"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69504" behindDoc="0" locked="0" layoutInCell="1" allowOverlap="1" wp14:anchorId="039E5EB2" wp14:editId="58772258">
                      <wp:simplePos x="0" y="0"/>
                      <wp:positionH relativeFrom="column">
                        <wp:posOffset>3267434</wp:posOffset>
                      </wp:positionH>
                      <wp:positionV relativeFrom="paragraph">
                        <wp:posOffset>2289810</wp:posOffset>
                      </wp:positionV>
                      <wp:extent cx="725557" cy="725556"/>
                      <wp:effectExtent l="0" t="0" r="17780" b="17780"/>
                      <wp:wrapNone/>
                      <wp:docPr id="16" name="Cuadro de texto 16"/>
                      <wp:cNvGraphicFramePr/>
                      <a:graphic xmlns:a="http://schemas.openxmlformats.org/drawingml/2006/main">
                        <a:graphicData uri="http://schemas.microsoft.com/office/word/2010/wordprocessingShape">
                          <wps:wsp>
                            <wps:cNvSpPr txBox="1"/>
                            <wps:spPr>
                              <a:xfrm>
                                <a:off x="0" y="0"/>
                                <a:ext cx="725557" cy="725556"/>
                              </a:xfrm>
                              <a:prstGeom prst="rect">
                                <a:avLst/>
                              </a:prstGeom>
                              <a:noFill/>
                              <a:ln w="6350">
                                <a:solidFill>
                                  <a:prstClr val="black"/>
                                </a:solidFill>
                              </a:ln>
                            </wps:spPr>
                            <wps:txbx>
                              <w:txbxContent>
                                <w:p w14:paraId="1561C9B9" w14:textId="10498BD2"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6</w:t>
                                  </w:r>
                                </w:p>
                                <w:p w14:paraId="63846D09" w14:textId="77777777" w:rsidR="00B23E5E" w:rsidRDefault="00B23E5E" w:rsidP="00B23E5E">
                                  <w:pPr>
                                    <w:rPr>
                                      <w:rFonts w:ascii="Arial" w:hAnsi="Arial" w:cs="Arial"/>
                                      <w:b/>
                                      <w:bCs/>
                                      <w:color w:val="FF0000"/>
                                      <w:sz w:val="40"/>
                                      <w:szCs w:val="40"/>
                                      <w:lang w:val="es-MX"/>
                                    </w:rPr>
                                  </w:pPr>
                                </w:p>
                                <w:p w14:paraId="6A57E043"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E5EB2" id="Cuadro de texto 16" o:spid="_x0000_s1027" type="#_x0000_t202" style="position:absolute;left:0;text-align:left;margin-left:257.3pt;margin-top:180.3pt;width:57.15pt;height:5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" filled="f" strokeweight=".5pt">
                      <v:textbox>
                        <w:txbxContent>
                          <w:p w14:paraId="1561C9B9" w14:textId="10498BD2"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6</w:t>
                            </w:r>
                          </w:p>
                          <w:p w14:paraId="63846D09" w14:textId="77777777" w:rsidR="00B23E5E" w:rsidRDefault="00B23E5E" w:rsidP="00B23E5E">
                            <w:pPr>
                              <w:rPr>
                                <w:rFonts w:ascii="Arial" w:hAnsi="Arial" w:cs="Arial"/>
                                <w:b/>
                                <w:bCs/>
                                <w:color w:val="FF0000"/>
                                <w:sz w:val="40"/>
                                <w:szCs w:val="40"/>
                                <w:lang w:val="es-MX"/>
                              </w:rPr>
                            </w:pPr>
                          </w:p>
                          <w:p w14:paraId="6A57E043"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67456" behindDoc="0" locked="0" layoutInCell="1" allowOverlap="1" wp14:anchorId="4C0A99A1" wp14:editId="111DF28E">
                      <wp:simplePos x="0" y="0"/>
                      <wp:positionH relativeFrom="column">
                        <wp:posOffset>4018362</wp:posOffset>
                      </wp:positionH>
                      <wp:positionV relativeFrom="paragraph">
                        <wp:posOffset>1198273</wp:posOffset>
                      </wp:positionV>
                      <wp:extent cx="924339" cy="91440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924339" cy="914400"/>
                              </a:xfrm>
                              <a:prstGeom prst="rect">
                                <a:avLst/>
                              </a:prstGeom>
                              <a:noFill/>
                              <a:ln w="6350">
                                <a:solidFill>
                                  <a:prstClr val="black"/>
                                </a:solidFill>
                              </a:ln>
                            </wps:spPr>
                            <wps:txbx>
                              <w:txbxContent>
                                <w:p w14:paraId="5CDD6EA9" w14:textId="46DEED00"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5</w:t>
                                  </w:r>
                                </w:p>
                                <w:p w14:paraId="35EB3E6F" w14:textId="77777777" w:rsidR="00B23E5E" w:rsidRDefault="00B23E5E" w:rsidP="00B23E5E">
                                  <w:pPr>
                                    <w:rPr>
                                      <w:rFonts w:ascii="Arial" w:hAnsi="Arial" w:cs="Arial"/>
                                      <w:b/>
                                      <w:bCs/>
                                      <w:color w:val="FF0000"/>
                                      <w:sz w:val="40"/>
                                      <w:szCs w:val="40"/>
                                      <w:lang w:val="es-MX"/>
                                    </w:rPr>
                                  </w:pPr>
                                </w:p>
                                <w:p w14:paraId="1CC6F787"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99A1" id="Cuadro de texto 15" o:spid="_x0000_s1028" type="#_x0000_t202" style="position:absolute;left:0;text-align:left;margin-left:316.4pt;margin-top:94.35pt;width:72.8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" filled="f" strokeweight=".5pt">
                      <v:textbox>
                        <w:txbxContent>
                          <w:p w14:paraId="5CDD6EA9" w14:textId="46DEED00"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5</w:t>
                            </w:r>
                          </w:p>
                          <w:p w14:paraId="35EB3E6F" w14:textId="77777777" w:rsidR="00B23E5E" w:rsidRDefault="00B23E5E" w:rsidP="00B23E5E">
                            <w:pPr>
                              <w:rPr>
                                <w:rFonts w:ascii="Arial" w:hAnsi="Arial" w:cs="Arial"/>
                                <w:b/>
                                <w:bCs/>
                                <w:color w:val="FF0000"/>
                                <w:sz w:val="40"/>
                                <w:szCs w:val="40"/>
                                <w:lang w:val="es-MX"/>
                              </w:rPr>
                            </w:pPr>
                          </w:p>
                          <w:p w14:paraId="1CC6F787"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65408" behindDoc="0" locked="0" layoutInCell="1" allowOverlap="1" wp14:anchorId="5619B9C3" wp14:editId="185861AB">
                      <wp:simplePos x="0" y="0"/>
                      <wp:positionH relativeFrom="column">
                        <wp:posOffset>3088529</wp:posOffset>
                      </wp:positionH>
                      <wp:positionV relativeFrom="paragraph">
                        <wp:posOffset>1325715</wp:posOffset>
                      </wp:positionV>
                      <wp:extent cx="725557" cy="725556"/>
                      <wp:effectExtent l="0" t="0" r="17780" b="17780"/>
                      <wp:wrapNone/>
                      <wp:docPr id="14" name="Cuadro de texto 14"/>
                      <wp:cNvGraphicFramePr/>
                      <a:graphic xmlns:a="http://schemas.openxmlformats.org/drawingml/2006/main">
                        <a:graphicData uri="http://schemas.microsoft.com/office/word/2010/wordprocessingShape">
                          <wps:wsp>
                            <wps:cNvSpPr txBox="1"/>
                            <wps:spPr>
                              <a:xfrm>
                                <a:off x="0" y="0"/>
                                <a:ext cx="725557" cy="725556"/>
                              </a:xfrm>
                              <a:prstGeom prst="rect">
                                <a:avLst/>
                              </a:prstGeom>
                              <a:noFill/>
                              <a:ln w="6350">
                                <a:solidFill>
                                  <a:prstClr val="black"/>
                                </a:solidFill>
                              </a:ln>
                            </wps:spPr>
                            <wps:txbx>
                              <w:txbxContent>
                                <w:p w14:paraId="20786FC6" w14:textId="0505BC31"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4</w:t>
                                  </w:r>
                                </w:p>
                                <w:p w14:paraId="4764B2DB" w14:textId="77777777" w:rsidR="00B23E5E" w:rsidRDefault="00B23E5E" w:rsidP="00B23E5E">
                                  <w:pPr>
                                    <w:rPr>
                                      <w:rFonts w:ascii="Arial" w:hAnsi="Arial" w:cs="Arial"/>
                                      <w:b/>
                                      <w:bCs/>
                                      <w:color w:val="FF0000"/>
                                      <w:sz w:val="40"/>
                                      <w:szCs w:val="40"/>
                                      <w:lang w:val="es-MX"/>
                                    </w:rPr>
                                  </w:pPr>
                                </w:p>
                                <w:p w14:paraId="7D2E50AC"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9B9C3" id="Cuadro de texto 14" o:spid="_x0000_s1029" type="#_x0000_t202" style="position:absolute;left:0;text-align:left;margin-left:243.2pt;margin-top:104.4pt;width:57.15pt;height:57.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" filled="f" strokeweight=".5pt">
                      <v:textbox>
                        <w:txbxContent>
                          <w:p w14:paraId="20786FC6" w14:textId="0505BC31"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4</w:t>
                            </w:r>
                          </w:p>
                          <w:p w14:paraId="4764B2DB" w14:textId="77777777" w:rsidR="00B23E5E" w:rsidRDefault="00B23E5E" w:rsidP="00B23E5E">
                            <w:pPr>
                              <w:rPr>
                                <w:rFonts w:ascii="Arial" w:hAnsi="Arial" w:cs="Arial"/>
                                <w:b/>
                                <w:bCs/>
                                <w:color w:val="FF0000"/>
                                <w:sz w:val="40"/>
                                <w:szCs w:val="40"/>
                                <w:lang w:val="es-MX"/>
                              </w:rPr>
                            </w:pPr>
                          </w:p>
                          <w:p w14:paraId="7D2E50AC"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63360" behindDoc="0" locked="0" layoutInCell="1" allowOverlap="1" wp14:anchorId="3CEBC178" wp14:editId="41D52040">
                      <wp:simplePos x="0" y="0"/>
                      <wp:positionH relativeFrom="column">
                        <wp:posOffset>4504773</wp:posOffset>
                      </wp:positionH>
                      <wp:positionV relativeFrom="paragraph">
                        <wp:posOffset>273381</wp:posOffset>
                      </wp:positionV>
                      <wp:extent cx="725557" cy="725556"/>
                      <wp:effectExtent l="0" t="0" r="17780" b="17780"/>
                      <wp:wrapNone/>
                      <wp:docPr id="13" name="Cuadro de texto 13"/>
                      <wp:cNvGraphicFramePr/>
                      <a:graphic xmlns:a="http://schemas.openxmlformats.org/drawingml/2006/main">
                        <a:graphicData uri="http://schemas.microsoft.com/office/word/2010/wordprocessingShape">
                          <wps:wsp>
                            <wps:cNvSpPr txBox="1"/>
                            <wps:spPr>
                              <a:xfrm>
                                <a:off x="0" y="0"/>
                                <a:ext cx="725557" cy="725556"/>
                              </a:xfrm>
                              <a:prstGeom prst="rect">
                                <a:avLst/>
                              </a:prstGeom>
                              <a:noFill/>
                              <a:ln w="6350">
                                <a:solidFill>
                                  <a:prstClr val="black"/>
                                </a:solidFill>
                              </a:ln>
                            </wps:spPr>
                            <wps:txbx>
                              <w:txbxContent>
                                <w:p w14:paraId="450CDE88" w14:textId="4E87B938"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3</w:t>
                                  </w:r>
                                </w:p>
                                <w:p w14:paraId="19C1EB10" w14:textId="77777777" w:rsidR="00B23E5E" w:rsidRDefault="00B23E5E" w:rsidP="00B23E5E">
                                  <w:pPr>
                                    <w:rPr>
                                      <w:rFonts w:ascii="Arial" w:hAnsi="Arial" w:cs="Arial"/>
                                      <w:b/>
                                      <w:bCs/>
                                      <w:color w:val="FF0000"/>
                                      <w:sz w:val="40"/>
                                      <w:szCs w:val="40"/>
                                      <w:lang w:val="es-MX"/>
                                    </w:rPr>
                                  </w:pPr>
                                </w:p>
                                <w:p w14:paraId="3F638E9E"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BC178" id="Cuadro de texto 13" o:spid="_x0000_s1030" type="#_x0000_t202" style="position:absolute;left:0;text-align:left;margin-left:354.7pt;margin-top:21.55pt;width:57.15pt;height:57.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" filled="f" strokeweight=".5pt">
                      <v:textbox>
                        <w:txbxContent>
                          <w:p w14:paraId="450CDE88" w14:textId="4E87B938"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3</w:t>
                            </w:r>
                          </w:p>
                          <w:p w14:paraId="19C1EB10" w14:textId="77777777" w:rsidR="00B23E5E" w:rsidRDefault="00B23E5E" w:rsidP="00B23E5E">
                            <w:pPr>
                              <w:rPr>
                                <w:rFonts w:ascii="Arial" w:hAnsi="Arial" w:cs="Arial"/>
                                <w:b/>
                                <w:bCs/>
                                <w:color w:val="FF0000"/>
                                <w:sz w:val="40"/>
                                <w:szCs w:val="40"/>
                                <w:lang w:val="es-MX"/>
                              </w:rPr>
                            </w:pPr>
                          </w:p>
                          <w:p w14:paraId="3F638E9E"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61312" behindDoc="0" locked="0" layoutInCell="1" allowOverlap="1" wp14:anchorId="5C2E380E" wp14:editId="15FB864B">
                      <wp:simplePos x="0" y="0"/>
                      <wp:positionH relativeFrom="column">
                        <wp:posOffset>3789763</wp:posOffset>
                      </wp:positionH>
                      <wp:positionV relativeFrom="paragraph">
                        <wp:posOffset>194420</wp:posOffset>
                      </wp:positionV>
                      <wp:extent cx="715617" cy="745435"/>
                      <wp:effectExtent l="0" t="0" r="27940" b="17145"/>
                      <wp:wrapNone/>
                      <wp:docPr id="12" name="Cuadro de texto 12"/>
                      <wp:cNvGraphicFramePr/>
                      <a:graphic xmlns:a="http://schemas.openxmlformats.org/drawingml/2006/main">
                        <a:graphicData uri="http://schemas.microsoft.com/office/word/2010/wordprocessingShape">
                          <wps:wsp>
                            <wps:cNvSpPr txBox="1"/>
                            <wps:spPr>
                              <a:xfrm>
                                <a:off x="0" y="0"/>
                                <a:ext cx="715617" cy="745435"/>
                              </a:xfrm>
                              <a:prstGeom prst="rect">
                                <a:avLst/>
                              </a:prstGeom>
                              <a:noFill/>
                              <a:ln w="6350">
                                <a:solidFill>
                                  <a:prstClr val="black"/>
                                </a:solidFill>
                              </a:ln>
                            </wps:spPr>
                            <wps:txbx>
                              <w:txbxContent>
                                <w:p w14:paraId="229386B2" w14:textId="34F77286"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2</w:t>
                                  </w:r>
                                </w:p>
                                <w:p w14:paraId="13F149C3" w14:textId="2AA77178" w:rsidR="00B23E5E" w:rsidRDefault="00B23E5E" w:rsidP="00B23E5E">
                                  <w:pPr>
                                    <w:rPr>
                                      <w:rFonts w:ascii="Arial" w:hAnsi="Arial" w:cs="Arial"/>
                                      <w:b/>
                                      <w:bCs/>
                                      <w:color w:val="FF0000"/>
                                      <w:sz w:val="40"/>
                                      <w:szCs w:val="40"/>
                                      <w:lang w:val="es-MX"/>
                                    </w:rPr>
                                  </w:pPr>
                                </w:p>
                                <w:p w14:paraId="74B8C1D6" w14:textId="77777777" w:rsidR="00B23E5E" w:rsidRPr="00B23E5E" w:rsidRDefault="00B23E5E" w:rsidP="00B23E5E">
                                  <w:pPr>
                                    <w:rPr>
                                      <w:rFonts w:ascii="Arial" w:hAnsi="Arial" w:cs="Arial"/>
                                      <w:b/>
                                      <w:bCs/>
                                      <w:color w:val="FF0000"/>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E380E" id="Cuadro de texto 12" o:spid="_x0000_s1031" type="#_x0000_t202" style="position:absolute;left:0;text-align:left;margin-left:298.4pt;margin-top:15.3pt;width:56.35pt;height:5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" filled="f" strokeweight=".5pt">
                      <v:textbox>
                        <w:txbxContent>
                          <w:p w14:paraId="229386B2" w14:textId="34F77286" w:rsidR="00B23E5E" w:rsidRDefault="00B23E5E" w:rsidP="00B23E5E">
                            <w:pPr>
                              <w:rPr>
                                <w:rFonts w:ascii="Arial" w:hAnsi="Arial" w:cs="Arial"/>
                                <w:b/>
                                <w:bCs/>
                                <w:color w:val="FF0000"/>
                                <w:sz w:val="40"/>
                                <w:szCs w:val="40"/>
                                <w:lang w:val="es-MX"/>
                              </w:rPr>
                            </w:pPr>
                            <w:r>
                              <w:rPr>
                                <w:rFonts w:ascii="Arial" w:hAnsi="Arial" w:cs="Arial"/>
                                <w:b/>
                                <w:bCs/>
                                <w:color w:val="FF0000"/>
                                <w:sz w:val="40"/>
                                <w:szCs w:val="40"/>
                                <w:lang w:val="es-MX"/>
                              </w:rPr>
                              <w:t>2</w:t>
                            </w:r>
                          </w:p>
                          <w:p w14:paraId="13F149C3" w14:textId="2AA77178" w:rsidR="00B23E5E" w:rsidRDefault="00B23E5E" w:rsidP="00B23E5E">
                            <w:pPr>
                              <w:rPr>
                                <w:rFonts w:ascii="Arial" w:hAnsi="Arial" w:cs="Arial"/>
                                <w:b/>
                                <w:bCs/>
                                <w:color w:val="FF0000"/>
                                <w:sz w:val="40"/>
                                <w:szCs w:val="40"/>
                                <w:lang w:val="es-MX"/>
                              </w:rPr>
                            </w:pPr>
                          </w:p>
                          <w:p w14:paraId="74B8C1D6" w14:textId="77777777" w:rsidR="00B23E5E" w:rsidRPr="00B23E5E" w:rsidRDefault="00B23E5E" w:rsidP="00B23E5E">
                            <w:pPr>
                              <w:rPr>
                                <w:rFonts w:ascii="Arial" w:hAnsi="Arial" w:cs="Arial"/>
                                <w:b/>
                                <w:bCs/>
                                <w:color w:val="FF0000"/>
                                <w:sz w:val="40"/>
                                <w:szCs w:val="40"/>
                                <w:lang w:val="es-MX"/>
                              </w:rPr>
                            </w:pPr>
                          </w:p>
                        </w:txbxContent>
                      </v:textbox>
                    </v:shape>
                  </w:pict>
                </mc:Fallback>
              </mc:AlternateContent>
            </w:r>
            <w:r w:rsidRPr="00484BE7">
              <w:rPr>
                <w:rFonts w:ascii="Arial" w:hAnsi="Arial" w:cs="Arial"/>
                <w:noProof/>
                <w:color w:val="000000" w:themeColor="text1"/>
                <w:sz w:val="22"/>
                <w:szCs w:val="22"/>
              </w:rPr>
              <mc:AlternateContent>
                <mc:Choice Requires="wps">
                  <w:drawing>
                    <wp:anchor distT="0" distB="0" distL="114300" distR="114300" simplePos="0" relativeHeight="251659264" behindDoc="0" locked="0" layoutInCell="1" allowOverlap="1" wp14:anchorId="110017F6" wp14:editId="77A2A838">
                      <wp:simplePos x="0" y="0"/>
                      <wp:positionH relativeFrom="column">
                        <wp:posOffset>3054267</wp:posOffset>
                      </wp:positionH>
                      <wp:positionV relativeFrom="paragraph">
                        <wp:posOffset>333568</wp:posOffset>
                      </wp:positionV>
                      <wp:extent cx="725557" cy="665922"/>
                      <wp:effectExtent l="0" t="0" r="17780" b="20320"/>
                      <wp:wrapNone/>
                      <wp:docPr id="8" name="Cuadro de texto 8"/>
                      <wp:cNvGraphicFramePr/>
                      <a:graphic xmlns:a="http://schemas.openxmlformats.org/drawingml/2006/main">
                        <a:graphicData uri="http://schemas.microsoft.com/office/word/2010/wordprocessingShape">
                          <wps:wsp>
                            <wps:cNvSpPr txBox="1"/>
                            <wps:spPr>
                              <a:xfrm>
                                <a:off x="0" y="0"/>
                                <a:ext cx="725557" cy="665922"/>
                              </a:xfrm>
                              <a:prstGeom prst="rect">
                                <a:avLst/>
                              </a:prstGeom>
                              <a:noFill/>
                              <a:ln w="6350">
                                <a:solidFill>
                                  <a:prstClr val="black"/>
                                </a:solidFill>
                              </a:ln>
                            </wps:spPr>
                            <wps:txbx>
                              <w:txbxContent>
                                <w:p w14:paraId="4AFC8442" w14:textId="03042A08" w:rsidR="006555E4" w:rsidRPr="00B23E5E" w:rsidRDefault="006555E4">
                                  <w:pPr>
                                    <w:rPr>
                                      <w:rFonts w:ascii="Arial" w:hAnsi="Arial" w:cs="Arial"/>
                                      <w:b/>
                                      <w:bCs/>
                                      <w:color w:val="FF0000"/>
                                      <w:sz w:val="40"/>
                                      <w:szCs w:val="40"/>
                                      <w:lang w:val="es-MX"/>
                                    </w:rPr>
                                  </w:pPr>
                                  <w:r w:rsidRPr="00B23E5E">
                                    <w:rPr>
                                      <w:rFonts w:ascii="Arial" w:hAnsi="Arial" w:cs="Arial"/>
                                      <w:b/>
                                      <w:bCs/>
                                      <w:color w:val="FF0000"/>
                                      <w:sz w:val="40"/>
                                      <w:szCs w:val="4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017F6" id="Cuadro de texto 8" o:spid="_x0000_s1032" type="#_x0000_t202" style="position:absolute;left:0;text-align:left;margin-left:240.5pt;margin-top:26.25pt;width:57.15pt;height:5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" filled="f" strokeweight=".5pt">
                      <v:textbox>
                        <w:txbxContent>
                          <w:p w14:paraId="4AFC8442" w14:textId="03042A08" w:rsidR="006555E4" w:rsidRPr="00B23E5E" w:rsidRDefault="006555E4">
                            <w:pPr>
                              <w:rPr>
                                <w:rFonts w:ascii="Arial" w:hAnsi="Arial" w:cs="Arial"/>
                                <w:b/>
                                <w:bCs/>
                                <w:color w:val="FF0000"/>
                                <w:sz w:val="40"/>
                                <w:szCs w:val="40"/>
                                <w:lang w:val="es-MX"/>
                              </w:rPr>
                            </w:pPr>
                            <w:r w:rsidRPr="00B23E5E">
                              <w:rPr>
                                <w:rFonts w:ascii="Arial" w:hAnsi="Arial" w:cs="Arial"/>
                                <w:b/>
                                <w:bCs/>
                                <w:color w:val="FF0000"/>
                                <w:sz w:val="40"/>
                                <w:szCs w:val="40"/>
                                <w:lang w:val="es-MX"/>
                              </w:rPr>
                              <w:t>1</w:t>
                            </w:r>
                          </w:p>
                        </w:txbxContent>
                      </v:textbox>
                    </v:shape>
                  </w:pict>
                </mc:Fallback>
              </mc:AlternateContent>
            </w:r>
            <w:r w:rsidR="004C40B8" w:rsidRPr="00484BE7">
              <w:rPr>
                <w:rFonts w:ascii="Arial" w:hAnsi="Arial" w:cs="Arial"/>
                <w:noProof/>
                <w:color w:val="000000" w:themeColor="text1"/>
                <w:sz w:val="22"/>
                <w:szCs w:val="22"/>
              </w:rPr>
              <w:drawing>
                <wp:inline distT="0" distB="0" distL="0" distR="0" wp14:anchorId="683E9570" wp14:editId="207740CC">
                  <wp:extent cx="2405270" cy="30107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4313" cy="3047088"/>
                          </a:xfrm>
                          <a:prstGeom prst="rect">
                            <a:avLst/>
                          </a:prstGeom>
                        </pic:spPr>
                      </pic:pic>
                    </a:graphicData>
                  </a:graphic>
                </wp:inline>
              </w:drawing>
            </w:r>
            <w:commentRangeStart w:id="4"/>
            <w:commentRangeEnd w:id="4"/>
            <w:r w:rsidR="00DC527E" w:rsidRPr="00484BE7">
              <w:rPr>
                <w:rStyle w:val="CommentReference"/>
                <w:rFonts w:ascii="Arial" w:eastAsia="Arial" w:hAnsi="Arial" w:cs="Arial"/>
                <w:sz w:val="22"/>
                <w:szCs w:val="22"/>
                <w:lang w:val="es" w:eastAsia="es-CO"/>
              </w:rPr>
              <w:commentReference w:id="4"/>
            </w:r>
          </w:p>
          <w:p w14:paraId="3CF17ED2" w14:textId="737898B9" w:rsidR="00204AFC" w:rsidRPr="00934A99" w:rsidRDefault="00204AFC" w:rsidP="00484BE7">
            <w:pPr>
              <w:widowControl w:val="0"/>
              <w:spacing w:before="40" w:after="40" w:line="276" w:lineRule="auto"/>
              <w:rPr>
                <w:rFonts w:ascii="Arial" w:hAnsi="Arial" w:cs="Arial"/>
                <w:color w:val="000000" w:themeColor="text1"/>
                <w:sz w:val="22"/>
                <w:szCs w:val="22"/>
              </w:rPr>
            </w:pPr>
          </w:p>
        </w:tc>
      </w:tr>
      <w:tr w:rsidR="00204AFC" w:rsidRPr="00484BE7" w14:paraId="472701F1" w14:textId="77777777" w:rsidTr="00204AFC">
        <w:trPr>
          <w:trHeight w:val="420"/>
        </w:trPr>
        <w:tc>
          <w:tcPr>
            <w:tcW w:w="1833" w:type="dxa"/>
            <w:shd w:val="clear" w:color="auto" w:fill="auto"/>
            <w:tcMar>
              <w:top w:w="100" w:type="dxa"/>
              <w:left w:w="100" w:type="dxa"/>
              <w:bottom w:w="100" w:type="dxa"/>
              <w:right w:w="100" w:type="dxa"/>
            </w:tcMar>
          </w:tcPr>
          <w:p w14:paraId="352D0DD3" w14:textId="77777777" w:rsidR="00204AFC" w:rsidRPr="00934A99" w:rsidRDefault="00204AFC"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Código de la imagen</w:t>
            </w:r>
          </w:p>
        </w:tc>
        <w:tc>
          <w:tcPr>
            <w:tcW w:w="11578" w:type="dxa"/>
            <w:gridSpan w:val="2"/>
            <w:shd w:val="clear" w:color="auto" w:fill="auto"/>
            <w:tcMar>
              <w:top w:w="100" w:type="dxa"/>
              <w:left w:w="100" w:type="dxa"/>
              <w:bottom w:w="100" w:type="dxa"/>
              <w:right w:w="100" w:type="dxa"/>
            </w:tcMar>
          </w:tcPr>
          <w:p w14:paraId="1C781E16" w14:textId="44A6A87C" w:rsidR="00204AFC" w:rsidRPr="00FE54F6" w:rsidRDefault="00204AFC" w:rsidP="00484BE7">
            <w:pPr>
              <w:widowControl w:val="0"/>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135401_i</w:t>
            </w:r>
            <w:r w:rsidRPr="00FE54F6">
              <w:rPr>
                <w:rFonts w:ascii="Arial" w:hAnsi="Arial" w:cs="Arial"/>
                <w:color w:val="000000" w:themeColor="text1"/>
                <w:sz w:val="22"/>
                <w:szCs w:val="22"/>
              </w:rPr>
              <w:t>1</w:t>
            </w:r>
          </w:p>
        </w:tc>
      </w:tr>
      <w:tr w:rsidR="000D6E4A" w:rsidRPr="00484BE7" w14:paraId="5F289DE2" w14:textId="77777777" w:rsidTr="00C15A61">
        <w:tc>
          <w:tcPr>
            <w:tcW w:w="1833" w:type="dxa"/>
            <w:shd w:val="clear" w:color="auto" w:fill="auto"/>
            <w:tcMar>
              <w:top w:w="100" w:type="dxa"/>
              <w:left w:w="100" w:type="dxa"/>
              <w:bottom w:w="100" w:type="dxa"/>
              <w:right w:w="100" w:type="dxa"/>
            </w:tcMar>
          </w:tcPr>
          <w:p w14:paraId="3E824D1F" w14:textId="77777777"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1</w:t>
            </w:r>
          </w:p>
        </w:tc>
        <w:tc>
          <w:tcPr>
            <w:tcW w:w="5812" w:type="dxa"/>
            <w:shd w:val="clear" w:color="auto" w:fill="auto"/>
            <w:tcMar>
              <w:top w:w="100" w:type="dxa"/>
              <w:left w:w="100" w:type="dxa"/>
              <w:bottom w:w="100" w:type="dxa"/>
              <w:right w:w="100" w:type="dxa"/>
            </w:tcMar>
          </w:tcPr>
          <w:p w14:paraId="27D57E8C" w14:textId="021E9168" w:rsidR="000D6E4A" w:rsidRPr="00484BE7" w:rsidRDefault="000D6E4A" w:rsidP="00484BE7">
            <w:pPr>
              <w:widowControl w:val="0"/>
              <w:spacing w:before="40" w:after="40" w:line="276" w:lineRule="auto"/>
              <w:rPr>
                <w:rFonts w:ascii="Arial" w:hAnsi="Arial" w:cs="Arial"/>
                <w:color w:val="000000" w:themeColor="text1"/>
                <w:sz w:val="22"/>
                <w:szCs w:val="22"/>
              </w:rPr>
            </w:pPr>
            <w:r w:rsidRPr="000C132A">
              <w:rPr>
                <w:rFonts w:ascii="Arial" w:hAnsi="Arial" w:cs="Arial"/>
                <w:b/>
                <w:bCs/>
                <w:color w:val="000000" w:themeColor="text1"/>
                <w:sz w:val="22"/>
                <w:szCs w:val="22"/>
              </w:rPr>
              <w:t>Textuales:</w:t>
            </w:r>
            <w:r w:rsidRPr="00FE54F6">
              <w:rPr>
                <w:rFonts w:ascii="Arial" w:hAnsi="Arial" w:cs="Arial"/>
                <w:color w:val="000000" w:themeColor="text1"/>
                <w:sz w:val="22"/>
                <w:szCs w:val="22"/>
              </w:rPr>
              <w:t xml:space="preserve"> </w:t>
            </w:r>
            <w:r w:rsidR="008905E7" w:rsidRPr="00FE54F6">
              <w:rPr>
                <w:rFonts w:ascii="Arial" w:hAnsi="Arial" w:cs="Arial"/>
                <w:color w:val="000000" w:themeColor="text1"/>
                <w:sz w:val="22"/>
                <w:szCs w:val="22"/>
              </w:rPr>
              <w:t>s</w:t>
            </w:r>
            <w:r w:rsidRPr="00FE54F6">
              <w:rPr>
                <w:rFonts w:ascii="Arial" w:hAnsi="Arial" w:cs="Arial"/>
                <w:color w:val="000000" w:themeColor="text1"/>
                <w:sz w:val="22"/>
                <w:szCs w:val="22"/>
              </w:rPr>
              <w:t xml:space="preserve">on los documentos más comunes, su característica </w:t>
            </w:r>
            <w:r w:rsidRPr="00484BE7">
              <w:rPr>
                <w:rFonts w:ascii="Arial" w:hAnsi="Arial" w:cs="Arial"/>
                <w:color w:val="000000" w:themeColor="text1"/>
                <w:sz w:val="22"/>
                <w:szCs w:val="22"/>
              </w:rPr>
              <w:t>general es la inclusión de texto escrito.</w:t>
            </w:r>
          </w:p>
        </w:tc>
        <w:tc>
          <w:tcPr>
            <w:tcW w:w="5766" w:type="dxa"/>
            <w:shd w:val="clear" w:color="auto" w:fill="auto"/>
            <w:tcMar>
              <w:top w:w="100" w:type="dxa"/>
              <w:left w:w="100" w:type="dxa"/>
              <w:bottom w:w="100" w:type="dxa"/>
              <w:right w:w="100" w:type="dxa"/>
            </w:tcMar>
          </w:tcPr>
          <w:p w14:paraId="446483FF" w14:textId="6D74522E"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1</w:t>
            </w:r>
          </w:p>
        </w:tc>
      </w:tr>
      <w:tr w:rsidR="000D6E4A" w:rsidRPr="00484BE7" w14:paraId="77BB7011" w14:textId="77777777" w:rsidTr="00C15A61">
        <w:tc>
          <w:tcPr>
            <w:tcW w:w="1833" w:type="dxa"/>
            <w:shd w:val="clear" w:color="auto" w:fill="auto"/>
            <w:tcMar>
              <w:top w:w="100" w:type="dxa"/>
              <w:left w:w="100" w:type="dxa"/>
              <w:bottom w:w="100" w:type="dxa"/>
              <w:right w:w="100" w:type="dxa"/>
            </w:tcMar>
          </w:tcPr>
          <w:p w14:paraId="343DD58C" w14:textId="77777777"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2</w:t>
            </w:r>
          </w:p>
        </w:tc>
        <w:tc>
          <w:tcPr>
            <w:tcW w:w="5812" w:type="dxa"/>
            <w:shd w:val="clear" w:color="auto" w:fill="auto"/>
            <w:tcMar>
              <w:top w:w="100" w:type="dxa"/>
              <w:left w:w="100" w:type="dxa"/>
              <w:bottom w:w="100" w:type="dxa"/>
              <w:right w:w="100" w:type="dxa"/>
            </w:tcMar>
          </w:tcPr>
          <w:p w14:paraId="43362BA8" w14:textId="1EF724A4" w:rsidR="000D6E4A" w:rsidRPr="00484BE7" w:rsidRDefault="000D6E4A" w:rsidP="00484BE7">
            <w:pPr>
              <w:spacing w:before="40" w:after="40" w:line="276" w:lineRule="auto"/>
              <w:rPr>
                <w:rFonts w:ascii="Arial" w:hAnsi="Arial" w:cs="Arial"/>
                <w:color w:val="000000" w:themeColor="text1"/>
                <w:sz w:val="22"/>
                <w:szCs w:val="22"/>
              </w:rPr>
            </w:pPr>
            <w:r w:rsidRPr="00675E49">
              <w:rPr>
                <w:rFonts w:ascii="Arial" w:hAnsi="Arial" w:cs="Arial"/>
                <w:b/>
                <w:color w:val="000000"/>
                <w:sz w:val="22"/>
                <w:szCs w:val="22"/>
              </w:rPr>
              <w:t>Iconográficos:</w:t>
            </w:r>
            <w:r w:rsidRPr="00675E49">
              <w:rPr>
                <w:rFonts w:ascii="Arial" w:hAnsi="Arial" w:cs="Arial"/>
                <w:bCs/>
                <w:color w:val="000000"/>
                <w:sz w:val="22"/>
                <w:szCs w:val="22"/>
              </w:rPr>
              <w:t xml:space="preserve"> se valen de elementos gráficos para representar la información que en ellos se contiene </w:t>
            </w:r>
            <w:r w:rsidRPr="00675E49">
              <w:rPr>
                <w:rFonts w:ascii="Arial" w:hAnsi="Arial" w:cs="Arial"/>
                <w:bCs/>
                <w:color w:val="000000"/>
                <w:sz w:val="22"/>
                <w:szCs w:val="22"/>
              </w:rPr>
              <w:lastRenderedPageBreak/>
              <w:t>(mapas, planos, dibujos, fotografías, diapositivas, transparencias, etc.).</w:t>
            </w:r>
          </w:p>
        </w:tc>
        <w:tc>
          <w:tcPr>
            <w:tcW w:w="5766" w:type="dxa"/>
            <w:shd w:val="clear" w:color="auto" w:fill="auto"/>
            <w:tcMar>
              <w:top w:w="100" w:type="dxa"/>
              <w:left w:w="100" w:type="dxa"/>
              <w:bottom w:w="100" w:type="dxa"/>
              <w:right w:w="100" w:type="dxa"/>
            </w:tcMar>
          </w:tcPr>
          <w:p w14:paraId="1035B708" w14:textId="2281A1E1"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lastRenderedPageBreak/>
              <w:t>En la imagen: donde aparece el número 2</w:t>
            </w:r>
          </w:p>
        </w:tc>
      </w:tr>
      <w:tr w:rsidR="000D6E4A" w:rsidRPr="00484BE7" w14:paraId="4171D5AE" w14:textId="77777777" w:rsidTr="00C15A61">
        <w:tc>
          <w:tcPr>
            <w:tcW w:w="1833" w:type="dxa"/>
            <w:shd w:val="clear" w:color="auto" w:fill="auto"/>
            <w:tcMar>
              <w:top w:w="100" w:type="dxa"/>
              <w:left w:w="100" w:type="dxa"/>
              <w:bottom w:w="100" w:type="dxa"/>
              <w:right w:w="100" w:type="dxa"/>
            </w:tcMar>
          </w:tcPr>
          <w:p w14:paraId="6CC724EC" w14:textId="77777777"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3</w:t>
            </w:r>
          </w:p>
        </w:tc>
        <w:tc>
          <w:tcPr>
            <w:tcW w:w="5812" w:type="dxa"/>
            <w:shd w:val="clear" w:color="auto" w:fill="auto"/>
            <w:tcMar>
              <w:top w:w="100" w:type="dxa"/>
              <w:left w:w="100" w:type="dxa"/>
              <w:bottom w:w="100" w:type="dxa"/>
              <w:right w:w="100" w:type="dxa"/>
            </w:tcMar>
          </w:tcPr>
          <w:p w14:paraId="2EE06F8A" w14:textId="6EBFF935" w:rsidR="000D6E4A" w:rsidRPr="00484BE7" w:rsidRDefault="000D6E4A" w:rsidP="00484BE7">
            <w:pPr>
              <w:spacing w:before="40" w:after="40" w:line="276" w:lineRule="auto"/>
              <w:rPr>
                <w:rFonts w:ascii="Arial" w:hAnsi="Arial" w:cs="Arial"/>
                <w:color w:val="000000" w:themeColor="text1"/>
                <w:sz w:val="22"/>
                <w:szCs w:val="22"/>
              </w:rPr>
            </w:pPr>
            <w:r w:rsidRPr="00675E49">
              <w:rPr>
                <w:rFonts w:ascii="Arial" w:hAnsi="Arial" w:cs="Arial"/>
                <w:b/>
                <w:color w:val="000000"/>
                <w:sz w:val="22"/>
                <w:szCs w:val="22"/>
              </w:rPr>
              <w:t>Sonoros:</w:t>
            </w:r>
            <w:r w:rsidRPr="00675E49">
              <w:rPr>
                <w:rFonts w:ascii="Arial" w:hAnsi="Arial" w:cs="Arial"/>
                <w:bCs/>
                <w:color w:val="000000"/>
                <w:sz w:val="22"/>
                <w:szCs w:val="22"/>
              </w:rPr>
              <w:t xml:space="preserve"> comprende elementos en los que se alberga información en formato de audio, bien sea </w:t>
            </w:r>
            <w:r w:rsidRPr="00484BE7">
              <w:rPr>
                <w:rFonts w:ascii="Arial" w:hAnsi="Arial" w:cs="Arial"/>
                <w:bCs/>
                <w:color w:val="000000"/>
                <w:sz w:val="22"/>
                <w:szCs w:val="22"/>
              </w:rPr>
              <w:t>formato análogo o digital.</w:t>
            </w:r>
          </w:p>
        </w:tc>
        <w:tc>
          <w:tcPr>
            <w:tcW w:w="5766" w:type="dxa"/>
            <w:shd w:val="clear" w:color="auto" w:fill="auto"/>
            <w:tcMar>
              <w:top w:w="100" w:type="dxa"/>
              <w:left w:w="100" w:type="dxa"/>
              <w:bottom w:w="100" w:type="dxa"/>
              <w:right w:w="100" w:type="dxa"/>
            </w:tcMar>
          </w:tcPr>
          <w:p w14:paraId="7323DA12" w14:textId="4A868B7F"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3</w:t>
            </w:r>
          </w:p>
        </w:tc>
      </w:tr>
      <w:tr w:rsidR="000D6E4A" w:rsidRPr="00484BE7" w14:paraId="7A68070D" w14:textId="77777777" w:rsidTr="00C15A61">
        <w:tc>
          <w:tcPr>
            <w:tcW w:w="1833" w:type="dxa"/>
            <w:shd w:val="clear" w:color="auto" w:fill="auto"/>
            <w:tcMar>
              <w:top w:w="100" w:type="dxa"/>
              <w:left w:w="100" w:type="dxa"/>
              <w:bottom w:w="100" w:type="dxa"/>
              <w:right w:w="100" w:type="dxa"/>
            </w:tcMar>
          </w:tcPr>
          <w:p w14:paraId="471F58D7" w14:textId="77777777"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4</w:t>
            </w:r>
          </w:p>
        </w:tc>
        <w:tc>
          <w:tcPr>
            <w:tcW w:w="5812" w:type="dxa"/>
            <w:shd w:val="clear" w:color="auto" w:fill="auto"/>
            <w:tcMar>
              <w:top w:w="100" w:type="dxa"/>
              <w:left w:w="100" w:type="dxa"/>
              <w:bottom w:w="100" w:type="dxa"/>
              <w:right w:w="100" w:type="dxa"/>
            </w:tcMar>
          </w:tcPr>
          <w:p w14:paraId="18A007C6" w14:textId="55C85020" w:rsidR="000D6E4A" w:rsidRPr="00484BE7" w:rsidRDefault="000D6E4A" w:rsidP="00484BE7">
            <w:pPr>
              <w:spacing w:before="40" w:after="40" w:line="276" w:lineRule="auto"/>
              <w:rPr>
                <w:rFonts w:ascii="Arial" w:hAnsi="Arial" w:cs="Arial"/>
                <w:color w:val="000000" w:themeColor="text1"/>
                <w:sz w:val="22"/>
                <w:szCs w:val="22"/>
              </w:rPr>
            </w:pPr>
            <w:r w:rsidRPr="00675E49">
              <w:rPr>
                <w:rFonts w:ascii="Arial" w:hAnsi="Arial" w:cs="Arial"/>
                <w:b/>
                <w:color w:val="000000"/>
                <w:sz w:val="22"/>
                <w:szCs w:val="22"/>
              </w:rPr>
              <w:t>Audiovisuales:</w:t>
            </w:r>
            <w:r w:rsidRPr="00675E49">
              <w:rPr>
                <w:rFonts w:ascii="Arial" w:hAnsi="Arial" w:cs="Arial"/>
                <w:bCs/>
                <w:color w:val="000000"/>
                <w:sz w:val="22"/>
                <w:szCs w:val="22"/>
              </w:rPr>
              <w:t xml:space="preserve"> son elementos que contienen información que combina audio, imagen y movimiento. </w:t>
            </w:r>
          </w:p>
        </w:tc>
        <w:tc>
          <w:tcPr>
            <w:tcW w:w="5766" w:type="dxa"/>
            <w:shd w:val="clear" w:color="auto" w:fill="auto"/>
            <w:tcMar>
              <w:top w:w="100" w:type="dxa"/>
              <w:left w:w="100" w:type="dxa"/>
              <w:bottom w:w="100" w:type="dxa"/>
              <w:right w:w="100" w:type="dxa"/>
            </w:tcMar>
          </w:tcPr>
          <w:p w14:paraId="4E56FE56" w14:textId="3DCE2FBC"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4</w:t>
            </w:r>
          </w:p>
        </w:tc>
      </w:tr>
      <w:tr w:rsidR="000D6E4A" w:rsidRPr="00484BE7" w14:paraId="1B2F464B" w14:textId="77777777" w:rsidTr="00C15A61">
        <w:tc>
          <w:tcPr>
            <w:tcW w:w="1833" w:type="dxa"/>
            <w:shd w:val="clear" w:color="auto" w:fill="auto"/>
            <w:tcMar>
              <w:top w:w="100" w:type="dxa"/>
              <w:left w:w="100" w:type="dxa"/>
              <w:bottom w:w="100" w:type="dxa"/>
              <w:right w:w="100" w:type="dxa"/>
            </w:tcMar>
          </w:tcPr>
          <w:p w14:paraId="03E36773" w14:textId="77777777"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5</w:t>
            </w:r>
          </w:p>
        </w:tc>
        <w:tc>
          <w:tcPr>
            <w:tcW w:w="5812" w:type="dxa"/>
            <w:shd w:val="clear" w:color="auto" w:fill="auto"/>
            <w:tcMar>
              <w:top w:w="100" w:type="dxa"/>
              <w:left w:w="100" w:type="dxa"/>
              <w:bottom w:w="100" w:type="dxa"/>
              <w:right w:w="100" w:type="dxa"/>
            </w:tcMar>
          </w:tcPr>
          <w:p w14:paraId="460465A4" w14:textId="0112825B" w:rsidR="000D6E4A" w:rsidRPr="00484BE7" w:rsidRDefault="000D6E4A" w:rsidP="00484BE7">
            <w:pPr>
              <w:spacing w:before="40" w:after="40" w:line="276" w:lineRule="auto"/>
              <w:rPr>
                <w:rFonts w:ascii="Arial" w:hAnsi="Arial" w:cs="Arial"/>
                <w:color w:val="000000" w:themeColor="text1"/>
                <w:sz w:val="22"/>
                <w:szCs w:val="22"/>
              </w:rPr>
            </w:pPr>
            <w:r w:rsidRPr="00675E49">
              <w:rPr>
                <w:rFonts w:ascii="Arial" w:hAnsi="Arial" w:cs="Arial"/>
                <w:b/>
                <w:color w:val="000000"/>
                <w:sz w:val="22"/>
                <w:szCs w:val="22"/>
              </w:rPr>
              <w:t>Electrónicos o informáticos:</w:t>
            </w:r>
            <w:r w:rsidRPr="00675E49">
              <w:rPr>
                <w:rFonts w:ascii="Arial" w:hAnsi="Arial" w:cs="Arial"/>
                <w:bCs/>
                <w:color w:val="000000"/>
                <w:sz w:val="22"/>
                <w:szCs w:val="22"/>
              </w:rPr>
              <w:t xml:space="preserve"> son documentos generados por procesamiento en computador y se valen de almacenamiento físico (CD-R</w:t>
            </w:r>
            <w:r w:rsidRPr="00484BE7">
              <w:rPr>
                <w:rFonts w:ascii="Arial" w:hAnsi="Arial" w:cs="Arial"/>
                <w:bCs/>
                <w:color w:val="000000"/>
                <w:sz w:val="22"/>
                <w:szCs w:val="22"/>
              </w:rPr>
              <w:t xml:space="preserve">OM, </w:t>
            </w:r>
            <w:r w:rsidR="00675E49">
              <w:rPr>
                <w:rFonts w:ascii="Arial" w:hAnsi="Arial" w:cs="Arial"/>
                <w:bCs/>
                <w:color w:val="000000"/>
                <w:sz w:val="22"/>
                <w:szCs w:val="22"/>
              </w:rPr>
              <w:t>m</w:t>
            </w:r>
            <w:r w:rsidR="00675E49" w:rsidRPr="00675E49">
              <w:rPr>
                <w:rFonts w:ascii="Arial" w:hAnsi="Arial" w:cs="Arial"/>
                <w:bCs/>
                <w:color w:val="000000"/>
                <w:sz w:val="22"/>
                <w:szCs w:val="22"/>
              </w:rPr>
              <w:t xml:space="preserve">emoria </w:t>
            </w:r>
            <w:r w:rsidRPr="00675E49">
              <w:rPr>
                <w:rFonts w:ascii="Arial" w:hAnsi="Arial" w:cs="Arial"/>
                <w:bCs/>
                <w:color w:val="000000"/>
                <w:sz w:val="22"/>
                <w:szCs w:val="22"/>
              </w:rPr>
              <w:t xml:space="preserve">o disco duro) o virtual (almacenamiento en </w:t>
            </w:r>
            <w:r w:rsidR="00862864">
              <w:rPr>
                <w:rFonts w:ascii="Arial" w:hAnsi="Arial" w:cs="Arial"/>
                <w:bCs/>
                <w:color w:val="000000"/>
                <w:sz w:val="22"/>
                <w:szCs w:val="22"/>
              </w:rPr>
              <w:t xml:space="preserve">la </w:t>
            </w:r>
            <w:r w:rsidRPr="00675E49">
              <w:rPr>
                <w:rFonts w:ascii="Arial" w:hAnsi="Arial" w:cs="Arial"/>
                <w:bCs/>
                <w:color w:val="000000"/>
                <w:sz w:val="22"/>
                <w:szCs w:val="22"/>
              </w:rPr>
              <w:t>nube).</w:t>
            </w:r>
          </w:p>
        </w:tc>
        <w:tc>
          <w:tcPr>
            <w:tcW w:w="5766" w:type="dxa"/>
            <w:shd w:val="clear" w:color="auto" w:fill="auto"/>
            <w:tcMar>
              <w:top w:w="100" w:type="dxa"/>
              <w:left w:w="100" w:type="dxa"/>
              <w:bottom w:w="100" w:type="dxa"/>
              <w:right w:w="100" w:type="dxa"/>
            </w:tcMar>
          </w:tcPr>
          <w:p w14:paraId="31BC2DA1" w14:textId="6078E520"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5</w:t>
            </w:r>
          </w:p>
        </w:tc>
      </w:tr>
      <w:tr w:rsidR="000D6E4A" w:rsidRPr="00484BE7" w14:paraId="4FAEA004" w14:textId="77777777" w:rsidTr="00C15A61">
        <w:tc>
          <w:tcPr>
            <w:tcW w:w="1833" w:type="dxa"/>
            <w:shd w:val="clear" w:color="auto" w:fill="auto"/>
            <w:tcMar>
              <w:top w:w="100" w:type="dxa"/>
              <w:left w:w="100" w:type="dxa"/>
              <w:bottom w:w="100" w:type="dxa"/>
              <w:right w:w="100" w:type="dxa"/>
            </w:tcMar>
          </w:tcPr>
          <w:p w14:paraId="7FA865B0" w14:textId="25EF96CA" w:rsidR="000D6E4A" w:rsidRPr="00934A99"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6</w:t>
            </w:r>
          </w:p>
        </w:tc>
        <w:tc>
          <w:tcPr>
            <w:tcW w:w="5812" w:type="dxa"/>
            <w:shd w:val="clear" w:color="auto" w:fill="auto"/>
            <w:tcMar>
              <w:top w:w="100" w:type="dxa"/>
              <w:left w:w="100" w:type="dxa"/>
              <w:bottom w:w="100" w:type="dxa"/>
              <w:right w:w="100" w:type="dxa"/>
            </w:tcMar>
          </w:tcPr>
          <w:p w14:paraId="7A5204D9" w14:textId="0CF6D89B" w:rsidR="000D6E4A" w:rsidRPr="00484BE7" w:rsidRDefault="000D6E4A" w:rsidP="00484BE7">
            <w:pPr>
              <w:spacing w:before="40" w:after="40" w:line="276" w:lineRule="auto"/>
              <w:rPr>
                <w:rFonts w:ascii="Arial" w:hAnsi="Arial" w:cs="Arial"/>
                <w:color w:val="000000" w:themeColor="text1"/>
                <w:sz w:val="22"/>
                <w:szCs w:val="22"/>
              </w:rPr>
            </w:pPr>
            <w:r w:rsidRPr="00675E49">
              <w:rPr>
                <w:rFonts w:ascii="Arial" w:hAnsi="Arial" w:cs="Arial"/>
                <w:b/>
                <w:color w:val="000000"/>
                <w:sz w:val="22"/>
                <w:szCs w:val="22"/>
              </w:rPr>
              <w:t xml:space="preserve">Documentos </w:t>
            </w:r>
            <w:r w:rsidR="00675E49">
              <w:rPr>
                <w:rFonts w:ascii="Arial" w:hAnsi="Arial" w:cs="Arial"/>
                <w:b/>
                <w:color w:val="000000"/>
                <w:sz w:val="22"/>
                <w:szCs w:val="22"/>
              </w:rPr>
              <w:t>p</w:t>
            </w:r>
            <w:r w:rsidR="00675E49" w:rsidRPr="00675E49">
              <w:rPr>
                <w:rFonts w:ascii="Arial" w:hAnsi="Arial" w:cs="Arial"/>
                <w:b/>
                <w:color w:val="000000"/>
                <w:sz w:val="22"/>
                <w:szCs w:val="22"/>
              </w:rPr>
              <w:t>úblicos</w:t>
            </w:r>
            <w:r w:rsidRPr="00675E49">
              <w:rPr>
                <w:rFonts w:ascii="Arial" w:hAnsi="Arial" w:cs="Arial"/>
                <w:b/>
                <w:color w:val="000000"/>
                <w:sz w:val="22"/>
                <w:szCs w:val="22"/>
              </w:rPr>
              <w:t xml:space="preserve">: </w:t>
            </w:r>
            <w:r w:rsidR="00AA4546" w:rsidRPr="00675E49">
              <w:rPr>
                <w:rFonts w:ascii="Arial" w:hAnsi="Arial" w:cs="Arial"/>
                <w:bCs/>
                <w:color w:val="000000"/>
                <w:sz w:val="22"/>
                <w:szCs w:val="22"/>
              </w:rPr>
              <w:t>s</w:t>
            </w:r>
            <w:r w:rsidRPr="00675E49">
              <w:rPr>
                <w:rFonts w:ascii="Arial" w:hAnsi="Arial" w:cs="Arial"/>
                <w:bCs/>
                <w:color w:val="000000"/>
                <w:sz w:val="22"/>
                <w:szCs w:val="22"/>
              </w:rPr>
              <w:t>on documentos expedidos por alguna organización o funcionario público.</w:t>
            </w:r>
          </w:p>
        </w:tc>
        <w:tc>
          <w:tcPr>
            <w:tcW w:w="5766" w:type="dxa"/>
            <w:shd w:val="clear" w:color="auto" w:fill="auto"/>
            <w:tcMar>
              <w:top w:w="100" w:type="dxa"/>
              <w:left w:w="100" w:type="dxa"/>
              <w:bottom w:w="100" w:type="dxa"/>
              <w:right w:w="100" w:type="dxa"/>
            </w:tcMar>
          </w:tcPr>
          <w:p w14:paraId="3790F909" w14:textId="6E74B1B0"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6</w:t>
            </w:r>
          </w:p>
        </w:tc>
      </w:tr>
      <w:tr w:rsidR="000D6E4A" w:rsidRPr="00484BE7" w14:paraId="585CDB2F" w14:textId="77777777" w:rsidTr="00C15A61">
        <w:tc>
          <w:tcPr>
            <w:tcW w:w="1833" w:type="dxa"/>
            <w:shd w:val="clear" w:color="auto" w:fill="auto"/>
            <w:tcMar>
              <w:top w:w="100" w:type="dxa"/>
              <w:left w:w="100" w:type="dxa"/>
              <w:bottom w:w="100" w:type="dxa"/>
              <w:right w:w="100" w:type="dxa"/>
            </w:tcMar>
          </w:tcPr>
          <w:p w14:paraId="21FDD657" w14:textId="041F27CD" w:rsidR="000D6E4A" w:rsidRPr="00564872" w:rsidRDefault="000D6E4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Punto modal 7</w:t>
            </w:r>
          </w:p>
        </w:tc>
        <w:tc>
          <w:tcPr>
            <w:tcW w:w="5812" w:type="dxa"/>
            <w:shd w:val="clear" w:color="auto" w:fill="auto"/>
            <w:tcMar>
              <w:top w:w="100" w:type="dxa"/>
              <w:left w:w="100" w:type="dxa"/>
              <w:bottom w:w="100" w:type="dxa"/>
              <w:right w:w="100" w:type="dxa"/>
            </w:tcMar>
          </w:tcPr>
          <w:p w14:paraId="22148FC3" w14:textId="74E05F7D" w:rsidR="000D6E4A" w:rsidRPr="000C132A" w:rsidRDefault="000D6E4A" w:rsidP="00484BE7">
            <w:pPr>
              <w:spacing w:before="40" w:after="40" w:line="276" w:lineRule="auto"/>
              <w:rPr>
                <w:rFonts w:ascii="Arial" w:hAnsi="Arial" w:cs="Arial"/>
                <w:b/>
                <w:color w:val="000000"/>
                <w:sz w:val="22"/>
                <w:szCs w:val="22"/>
              </w:rPr>
            </w:pPr>
            <w:r w:rsidRPr="00675E49">
              <w:rPr>
                <w:rFonts w:ascii="Arial" w:hAnsi="Arial" w:cs="Arial"/>
                <w:b/>
                <w:color w:val="000000"/>
                <w:sz w:val="22"/>
                <w:szCs w:val="22"/>
              </w:rPr>
              <w:t xml:space="preserve">Documentos </w:t>
            </w:r>
            <w:r w:rsidR="00675E49">
              <w:rPr>
                <w:rFonts w:ascii="Arial" w:hAnsi="Arial" w:cs="Arial"/>
                <w:b/>
                <w:color w:val="000000"/>
                <w:sz w:val="22"/>
                <w:szCs w:val="22"/>
              </w:rPr>
              <w:t>p</w:t>
            </w:r>
            <w:r w:rsidR="00675E49" w:rsidRPr="00675E49">
              <w:rPr>
                <w:rFonts w:ascii="Arial" w:hAnsi="Arial" w:cs="Arial"/>
                <w:b/>
                <w:color w:val="000000"/>
                <w:sz w:val="22"/>
                <w:szCs w:val="22"/>
              </w:rPr>
              <w:t>rivados</w:t>
            </w:r>
            <w:r w:rsidRPr="00675E49">
              <w:rPr>
                <w:rFonts w:ascii="Arial" w:hAnsi="Arial" w:cs="Arial"/>
                <w:b/>
                <w:color w:val="000000"/>
                <w:sz w:val="22"/>
                <w:szCs w:val="22"/>
              </w:rPr>
              <w:t>:</w:t>
            </w:r>
            <w:r w:rsidRPr="007C2DA9">
              <w:rPr>
                <w:rFonts w:ascii="Arial" w:hAnsi="Arial" w:cs="Arial"/>
                <w:bCs/>
                <w:color w:val="000000"/>
                <w:sz w:val="22"/>
                <w:szCs w:val="22"/>
              </w:rPr>
              <w:t xml:space="preserve"> </w:t>
            </w:r>
            <w:r w:rsidR="00AA4546" w:rsidRPr="005C0391">
              <w:rPr>
                <w:rFonts w:ascii="Arial" w:hAnsi="Arial" w:cs="Arial"/>
                <w:bCs/>
                <w:color w:val="000000"/>
                <w:sz w:val="22"/>
                <w:szCs w:val="22"/>
              </w:rPr>
              <w:t>s</w:t>
            </w:r>
            <w:r w:rsidRPr="00F255AD">
              <w:rPr>
                <w:rFonts w:ascii="Arial" w:hAnsi="Arial" w:cs="Arial"/>
                <w:bCs/>
                <w:color w:val="000000"/>
                <w:sz w:val="22"/>
                <w:szCs w:val="22"/>
              </w:rPr>
              <w:t>on documentos expedidos por personas jurídicas o naturales</w:t>
            </w:r>
            <w:r w:rsidR="00675E49">
              <w:rPr>
                <w:rFonts w:ascii="Arial" w:hAnsi="Arial" w:cs="Arial"/>
                <w:bCs/>
                <w:color w:val="000000"/>
                <w:sz w:val="22"/>
                <w:szCs w:val="22"/>
              </w:rPr>
              <w:t>,</w:t>
            </w:r>
            <w:r w:rsidRPr="00675E49">
              <w:rPr>
                <w:rFonts w:ascii="Arial" w:hAnsi="Arial" w:cs="Arial"/>
                <w:bCs/>
                <w:color w:val="000000"/>
                <w:sz w:val="22"/>
                <w:szCs w:val="22"/>
              </w:rPr>
              <w:t xml:space="preserve"> que no cumplan funciones públicas. </w:t>
            </w:r>
          </w:p>
        </w:tc>
        <w:tc>
          <w:tcPr>
            <w:tcW w:w="5766" w:type="dxa"/>
            <w:shd w:val="clear" w:color="auto" w:fill="auto"/>
            <w:tcMar>
              <w:top w:w="100" w:type="dxa"/>
              <w:left w:w="100" w:type="dxa"/>
              <w:bottom w:w="100" w:type="dxa"/>
              <w:right w:w="100" w:type="dxa"/>
            </w:tcMar>
          </w:tcPr>
          <w:p w14:paraId="09DC029C" w14:textId="1B6BCE04" w:rsidR="000D6E4A" w:rsidRPr="00484BE7" w:rsidRDefault="000D6E4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En la imagen: donde aparece el número 7</w:t>
            </w:r>
          </w:p>
        </w:tc>
      </w:tr>
    </w:tbl>
    <w:p w14:paraId="55E472AB" w14:textId="77777777" w:rsidR="00A61A06" w:rsidRPr="00484BE7" w:rsidRDefault="00A61A06" w:rsidP="00484BE7">
      <w:pPr>
        <w:spacing w:before="40" w:after="40" w:line="276" w:lineRule="auto"/>
        <w:rPr>
          <w:rFonts w:ascii="Arial" w:hAnsi="Arial" w:cs="Arial"/>
          <w:sz w:val="22"/>
          <w:szCs w:val="22"/>
        </w:rPr>
      </w:pPr>
    </w:p>
    <w:p w14:paraId="6F095A0A" w14:textId="380FFFE9" w:rsidR="00204AFC" w:rsidRPr="00934A99" w:rsidRDefault="00A61A06" w:rsidP="00484BE7">
      <w:pP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Técnicas de elaboración</w:t>
      </w:r>
    </w:p>
    <w:p w14:paraId="4B31B32B" w14:textId="1BC66943" w:rsidR="00A61A06" w:rsidRDefault="00A61A06" w:rsidP="00484BE7">
      <w:pPr>
        <w:spacing w:before="40" w:after="40" w:line="276" w:lineRule="auto"/>
        <w:rPr>
          <w:rFonts w:ascii="Arial" w:hAnsi="Arial" w:cs="Arial"/>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8F7705" w:rsidRPr="00484BE7" w14:paraId="4D3BDE36" w14:textId="77777777" w:rsidTr="00132C00">
        <w:trPr>
          <w:trHeight w:val="444"/>
        </w:trPr>
        <w:tc>
          <w:tcPr>
            <w:tcW w:w="13422" w:type="dxa"/>
            <w:shd w:val="clear" w:color="auto" w:fill="8DB3E2"/>
          </w:tcPr>
          <w:p w14:paraId="36F76DCB" w14:textId="77777777" w:rsidR="008F7705" w:rsidRPr="00484BE7" w:rsidRDefault="008F7705" w:rsidP="00132C00">
            <w:pPr>
              <w:pStyle w:val="Heading1"/>
              <w:spacing w:before="40" w:after="40"/>
              <w:jc w:val="center"/>
              <w:rPr>
                <w:color w:val="000000" w:themeColor="text1"/>
                <w:sz w:val="22"/>
                <w:szCs w:val="22"/>
              </w:rPr>
            </w:pPr>
            <w:r w:rsidRPr="00484BE7">
              <w:rPr>
                <w:color w:val="000000" w:themeColor="text1"/>
                <w:sz w:val="22"/>
                <w:szCs w:val="22"/>
              </w:rPr>
              <w:lastRenderedPageBreak/>
              <w:t>Cuadro de texto</w:t>
            </w:r>
          </w:p>
        </w:tc>
      </w:tr>
      <w:tr w:rsidR="008F7705" w:rsidRPr="00484BE7" w14:paraId="05B4FD33" w14:textId="77777777" w:rsidTr="00132C00">
        <w:tc>
          <w:tcPr>
            <w:tcW w:w="13422" w:type="dxa"/>
          </w:tcPr>
          <w:p w14:paraId="0CC892D0" w14:textId="7BDE38B3" w:rsidR="008F7705" w:rsidRPr="00675E49" w:rsidRDefault="000A6DA4" w:rsidP="00132C00">
            <w:pPr>
              <w:spacing w:before="40" w:after="40" w:line="276" w:lineRule="auto"/>
              <w:jc w:val="both"/>
              <w:rPr>
                <w:rFonts w:ascii="Arial" w:hAnsi="Arial" w:cs="Arial"/>
                <w:color w:val="000000" w:themeColor="text1"/>
                <w:sz w:val="22"/>
                <w:szCs w:val="22"/>
              </w:rPr>
            </w:pPr>
            <w:r>
              <w:rPr>
                <w:rFonts w:ascii="Arial" w:hAnsi="Arial" w:cs="Arial"/>
                <w:color w:val="000000" w:themeColor="text1"/>
                <w:sz w:val="22"/>
                <w:szCs w:val="22"/>
              </w:rPr>
              <w:t>Luego</w:t>
            </w:r>
            <w:r w:rsidR="008F7705" w:rsidRPr="00675E49">
              <w:rPr>
                <w:rFonts w:ascii="Arial" w:hAnsi="Arial" w:cs="Arial"/>
                <w:color w:val="000000" w:themeColor="text1"/>
                <w:sz w:val="22"/>
                <w:szCs w:val="22"/>
              </w:rPr>
              <w:t xml:space="preserve"> de conocer los tipos de documentos y c</w:t>
            </w:r>
            <w:r w:rsidR="008F7705" w:rsidRPr="007C2DA9">
              <w:rPr>
                <w:rFonts w:ascii="Arial" w:hAnsi="Arial" w:cs="Arial"/>
                <w:color w:val="000000" w:themeColor="text1"/>
                <w:sz w:val="22"/>
                <w:szCs w:val="22"/>
              </w:rPr>
              <w:t xml:space="preserve">on el fin de garantizar una correcta gestión documental, se hace fundamental el cumplimiento de </w:t>
            </w:r>
            <w:r w:rsidR="008F7705">
              <w:rPr>
                <w:rFonts w:ascii="Arial" w:hAnsi="Arial" w:cs="Arial"/>
                <w:color w:val="000000" w:themeColor="text1"/>
                <w:sz w:val="22"/>
                <w:szCs w:val="22"/>
              </w:rPr>
              <w:t>algunos</w:t>
            </w:r>
            <w:r w:rsidR="008F7705" w:rsidRPr="007C2DA9">
              <w:rPr>
                <w:rFonts w:ascii="Arial" w:hAnsi="Arial" w:cs="Arial"/>
                <w:color w:val="000000" w:themeColor="text1"/>
                <w:sz w:val="22"/>
                <w:szCs w:val="22"/>
              </w:rPr>
              <w:t xml:space="preserve"> elementos</w:t>
            </w:r>
            <w:r w:rsidR="008F7705">
              <w:rPr>
                <w:rFonts w:ascii="Arial" w:hAnsi="Arial" w:cs="Arial"/>
                <w:color w:val="000000" w:themeColor="text1"/>
                <w:sz w:val="22"/>
                <w:szCs w:val="22"/>
              </w:rPr>
              <w:t>,</w:t>
            </w:r>
            <w:r w:rsidR="008F7705" w:rsidRPr="00675E49">
              <w:rPr>
                <w:rFonts w:ascii="Arial" w:hAnsi="Arial" w:cs="Arial"/>
                <w:color w:val="000000" w:themeColor="text1"/>
                <w:sz w:val="22"/>
                <w:szCs w:val="22"/>
              </w:rPr>
              <w:t xml:space="preserve"> según la técnica de elaboración</w:t>
            </w:r>
            <w:r w:rsidR="008F7705">
              <w:rPr>
                <w:rFonts w:ascii="Arial" w:hAnsi="Arial" w:cs="Arial"/>
                <w:color w:val="000000" w:themeColor="text1"/>
                <w:sz w:val="22"/>
                <w:szCs w:val="22"/>
              </w:rPr>
              <w:t>.</w:t>
            </w:r>
          </w:p>
        </w:tc>
      </w:tr>
    </w:tbl>
    <w:p w14:paraId="27B71D9A" w14:textId="77777777" w:rsidR="008F7705" w:rsidRPr="00484BE7" w:rsidRDefault="008F7705" w:rsidP="00484BE7">
      <w:pPr>
        <w:spacing w:before="40" w:after="40" w:line="276" w:lineRule="auto"/>
        <w:rPr>
          <w:rFonts w:ascii="Arial" w:hAnsi="Arial" w:cs="Arial"/>
          <w:color w:val="000000" w:themeColor="text1"/>
          <w:sz w:val="22"/>
          <w:szCs w:val="22"/>
        </w:rPr>
      </w:pPr>
    </w:p>
    <w:tbl>
      <w:tblPr>
        <w:tblStyle w:val="af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942"/>
        <w:gridCol w:w="4936"/>
      </w:tblGrid>
      <w:tr w:rsidR="00A61A06" w:rsidRPr="00484BE7" w14:paraId="5E18C8EE" w14:textId="77777777" w:rsidTr="003424A2">
        <w:trPr>
          <w:trHeight w:val="580"/>
        </w:trPr>
        <w:tc>
          <w:tcPr>
            <w:tcW w:w="1534" w:type="dxa"/>
            <w:shd w:val="clear" w:color="auto" w:fill="C9DAF8"/>
            <w:tcMar>
              <w:top w:w="100" w:type="dxa"/>
              <w:left w:w="100" w:type="dxa"/>
              <w:bottom w:w="100" w:type="dxa"/>
              <w:right w:w="100" w:type="dxa"/>
            </w:tcMar>
          </w:tcPr>
          <w:p w14:paraId="4CB3559B" w14:textId="77777777" w:rsidR="00A61A06" w:rsidRPr="00934A99" w:rsidRDefault="00A61A06" w:rsidP="00484BE7">
            <w:pPr>
              <w:widowControl w:val="0"/>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Tipo de recurso</w:t>
            </w:r>
          </w:p>
        </w:tc>
        <w:tc>
          <w:tcPr>
            <w:tcW w:w="11878" w:type="dxa"/>
            <w:gridSpan w:val="2"/>
            <w:shd w:val="clear" w:color="auto" w:fill="C9DAF8"/>
            <w:tcMar>
              <w:top w:w="100" w:type="dxa"/>
              <w:left w:w="100" w:type="dxa"/>
              <w:bottom w:w="100" w:type="dxa"/>
              <w:right w:w="100" w:type="dxa"/>
            </w:tcMar>
          </w:tcPr>
          <w:p w14:paraId="16E8051C" w14:textId="77777777" w:rsidR="00A61A06" w:rsidRPr="00FE54F6" w:rsidRDefault="00A61A06" w:rsidP="00484BE7">
            <w:pPr>
              <w:pStyle w:val="Title"/>
              <w:widowControl w:val="0"/>
              <w:spacing w:before="40" w:after="40"/>
              <w:jc w:val="center"/>
              <w:rPr>
                <w:color w:val="000000" w:themeColor="text1"/>
                <w:sz w:val="22"/>
                <w:szCs w:val="22"/>
              </w:rPr>
            </w:pPr>
            <w:bookmarkStart w:id="5" w:name="_heading=h.3j2qqm3" w:colFirst="0" w:colLast="0"/>
            <w:bookmarkEnd w:id="5"/>
            <w:r w:rsidRPr="000C132A">
              <w:rPr>
                <w:color w:val="000000" w:themeColor="text1"/>
                <w:sz w:val="22"/>
                <w:szCs w:val="22"/>
              </w:rPr>
              <w:t>Carrusel de tarjetas</w:t>
            </w:r>
          </w:p>
        </w:tc>
      </w:tr>
      <w:tr w:rsidR="00A61A06" w:rsidRPr="00484BE7" w14:paraId="72E8EE64" w14:textId="77777777" w:rsidTr="003424A2">
        <w:trPr>
          <w:trHeight w:val="420"/>
        </w:trPr>
        <w:tc>
          <w:tcPr>
            <w:tcW w:w="1534" w:type="dxa"/>
            <w:shd w:val="clear" w:color="auto" w:fill="auto"/>
            <w:tcMar>
              <w:top w:w="100" w:type="dxa"/>
              <w:left w:w="100" w:type="dxa"/>
              <w:bottom w:w="100" w:type="dxa"/>
              <w:right w:w="100" w:type="dxa"/>
            </w:tcMar>
          </w:tcPr>
          <w:p w14:paraId="77E1306B" w14:textId="77777777" w:rsidR="00A61A06" w:rsidRPr="00934A99" w:rsidRDefault="00A61A06"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878" w:type="dxa"/>
            <w:gridSpan w:val="2"/>
            <w:shd w:val="clear" w:color="auto" w:fill="auto"/>
            <w:tcMar>
              <w:top w:w="100" w:type="dxa"/>
              <w:left w:w="100" w:type="dxa"/>
              <w:bottom w:w="100" w:type="dxa"/>
              <w:right w:w="100" w:type="dxa"/>
            </w:tcMar>
          </w:tcPr>
          <w:p w14:paraId="150B7089" w14:textId="76550034" w:rsidR="00A61A06" w:rsidRPr="005C0391" w:rsidRDefault="008F7705" w:rsidP="00484BE7">
            <w:pPr>
              <w:widowControl w:val="0"/>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t>Estos elementos son</w:t>
            </w:r>
            <w:r w:rsidR="00A61A06" w:rsidRPr="007C2DA9">
              <w:rPr>
                <w:rFonts w:ascii="Arial" w:hAnsi="Arial" w:cs="Arial"/>
                <w:color w:val="000000" w:themeColor="text1"/>
                <w:sz w:val="22"/>
                <w:szCs w:val="22"/>
              </w:rPr>
              <w:t>:</w:t>
            </w:r>
          </w:p>
        </w:tc>
      </w:tr>
      <w:tr w:rsidR="00A61A06" w:rsidRPr="00484BE7" w14:paraId="59D95C92" w14:textId="77777777" w:rsidTr="003424A2">
        <w:trPr>
          <w:trHeight w:val="420"/>
        </w:trPr>
        <w:tc>
          <w:tcPr>
            <w:tcW w:w="8476" w:type="dxa"/>
            <w:gridSpan w:val="2"/>
            <w:shd w:val="clear" w:color="auto" w:fill="auto"/>
            <w:tcMar>
              <w:top w:w="100" w:type="dxa"/>
              <w:left w:w="100" w:type="dxa"/>
              <w:bottom w:w="100" w:type="dxa"/>
              <w:right w:w="100" w:type="dxa"/>
            </w:tcMar>
          </w:tcPr>
          <w:p w14:paraId="209A0B82" w14:textId="77777777" w:rsidR="00675E49" w:rsidRDefault="006F6651" w:rsidP="00934A99">
            <w:pPr>
              <w:spacing w:before="40" w:after="40" w:line="276" w:lineRule="auto"/>
              <w:rPr>
                <w:rFonts w:ascii="Arial" w:hAnsi="Arial" w:cs="Arial"/>
                <w:b/>
                <w:color w:val="000000"/>
                <w:sz w:val="22"/>
                <w:szCs w:val="22"/>
              </w:rPr>
            </w:pPr>
            <w:r w:rsidRPr="00934A99">
              <w:rPr>
                <w:rFonts w:ascii="Arial" w:hAnsi="Arial" w:cs="Arial"/>
                <w:b/>
                <w:color w:val="000000"/>
                <w:sz w:val="22"/>
                <w:szCs w:val="22"/>
              </w:rPr>
              <w:t>Planeación</w:t>
            </w:r>
          </w:p>
          <w:p w14:paraId="4429C7D4" w14:textId="29BAAF3D" w:rsidR="00A61A06" w:rsidRPr="003D005F" w:rsidRDefault="00675E49" w:rsidP="00484BE7">
            <w:pPr>
              <w:spacing w:before="40" w:after="40" w:line="276" w:lineRule="auto"/>
              <w:rPr>
                <w:rFonts w:ascii="Arial" w:hAnsi="Arial" w:cs="Arial"/>
                <w:bCs/>
                <w:color w:val="000000"/>
                <w:sz w:val="22"/>
                <w:szCs w:val="22"/>
              </w:rPr>
            </w:pPr>
            <w:r>
              <w:rPr>
                <w:rFonts w:ascii="Arial" w:hAnsi="Arial" w:cs="Arial"/>
                <w:bCs/>
                <w:color w:val="000000"/>
                <w:sz w:val="22"/>
                <w:szCs w:val="22"/>
              </w:rPr>
              <w:t>P</w:t>
            </w:r>
            <w:r w:rsidR="006F6651" w:rsidRPr="00564872">
              <w:rPr>
                <w:rFonts w:ascii="Arial" w:hAnsi="Arial" w:cs="Arial"/>
                <w:bCs/>
                <w:color w:val="000000"/>
                <w:sz w:val="22"/>
                <w:szCs w:val="22"/>
              </w:rPr>
              <w:t>roceso previo enfocado al diseño del sistema</w:t>
            </w:r>
            <w:r>
              <w:rPr>
                <w:rFonts w:ascii="Arial" w:hAnsi="Arial" w:cs="Arial"/>
                <w:bCs/>
                <w:color w:val="000000"/>
                <w:sz w:val="22"/>
                <w:szCs w:val="22"/>
              </w:rPr>
              <w:t>,</w:t>
            </w:r>
            <w:r w:rsidR="006F6651" w:rsidRPr="00564872">
              <w:rPr>
                <w:rFonts w:ascii="Arial" w:hAnsi="Arial" w:cs="Arial"/>
                <w:bCs/>
                <w:color w:val="000000"/>
                <w:sz w:val="22"/>
                <w:szCs w:val="22"/>
              </w:rPr>
              <w:t xml:space="preserve"> de acuerdo con </w:t>
            </w:r>
            <w:r w:rsidR="006F6651" w:rsidRPr="00B41677">
              <w:rPr>
                <w:rFonts w:ascii="Arial" w:hAnsi="Arial" w:cs="Arial"/>
                <w:bCs/>
                <w:color w:val="000000"/>
                <w:sz w:val="22"/>
                <w:szCs w:val="22"/>
              </w:rPr>
              <w:t>las características y necesidades de la organización específica y sus necesidades de gestión documental.</w:t>
            </w:r>
          </w:p>
        </w:tc>
        <w:tc>
          <w:tcPr>
            <w:tcW w:w="4936" w:type="dxa"/>
            <w:shd w:val="clear" w:color="auto" w:fill="auto"/>
            <w:tcMar>
              <w:top w:w="100" w:type="dxa"/>
              <w:left w:w="100" w:type="dxa"/>
              <w:bottom w:w="100" w:type="dxa"/>
              <w:right w:w="100" w:type="dxa"/>
            </w:tcMar>
          </w:tcPr>
          <w:p w14:paraId="6E6E6913" w14:textId="1D3A0C64" w:rsidR="00A61A06" w:rsidRPr="00934A99" w:rsidRDefault="00544080" w:rsidP="00484BE7">
            <w:pPr>
              <w:widowControl w:val="0"/>
              <w:spacing w:before="40" w:after="40" w:line="276" w:lineRule="auto"/>
              <w:rPr>
                <w:rFonts w:ascii="Arial" w:hAnsi="Arial" w:cs="Arial"/>
                <w:color w:val="000000" w:themeColor="text1"/>
                <w:sz w:val="22"/>
                <w:szCs w:val="22"/>
              </w:rPr>
            </w:pPr>
            <w:commentRangeStart w:id="6"/>
            <w:r w:rsidRPr="00934A99">
              <w:rPr>
                <w:rFonts w:ascii="Arial" w:hAnsi="Arial" w:cs="Arial"/>
                <w:noProof/>
                <w:color w:val="000000" w:themeColor="text1"/>
                <w:sz w:val="22"/>
                <w:szCs w:val="22"/>
              </w:rPr>
              <w:drawing>
                <wp:inline distT="0" distB="0" distL="0" distR="0" wp14:anchorId="56FA1B63" wp14:editId="099F3E62">
                  <wp:extent cx="1585838" cy="10541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629" cy="1064596"/>
                          </a:xfrm>
                          <a:prstGeom prst="rect">
                            <a:avLst/>
                          </a:prstGeom>
                        </pic:spPr>
                      </pic:pic>
                    </a:graphicData>
                  </a:graphic>
                </wp:inline>
              </w:drawing>
            </w:r>
            <w:commentRangeEnd w:id="6"/>
            <w:r w:rsidRPr="00484BE7">
              <w:rPr>
                <w:rStyle w:val="CommentReference"/>
                <w:rFonts w:ascii="Arial" w:eastAsia="Arial" w:hAnsi="Arial" w:cs="Arial"/>
                <w:sz w:val="22"/>
                <w:szCs w:val="22"/>
                <w:lang w:val="es" w:eastAsia="es-CO"/>
              </w:rPr>
              <w:commentReference w:id="6"/>
            </w:r>
          </w:p>
          <w:p w14:paraId="1CC20227" w14:textId="7C28190A" w:rsidR="00A61A06" w:rsidRPr="00564872" w:rsidRDefault="00A61A06" w:rsidP="00484BE7">
            <w:pPr>
              <w:widowControl w:val="0"/>
              <w:spacing w:before="40" w:after="40" w:line="276" w:lineRule="auto"/>
              <w:rPr>
                <w:rFonts w:ascii="Arial" w:hAnsi="Arial" w:cs="Arial"/>
                <w:color w:val="000000" w:themeColor="text1"/>
                <w:sz w:val="22"/>
                <w:szCs w:val="22"/>
              </w:rPr>
            </w:pPr>
            <w:r w:rsidRPr="00934A99">
              <w:rPr>
                <w:rFonts w:ascii="Arial" w:hAnsi="Arial" w:cs="Arial"/>
                <w:b/>
                <w:color w:val="000000" w:themeColor="text1"/>
                <w:sz w:val="22"/>
                <w:szCs w:val="22"/>
              </w:rPr>
              <w:t xml:space="preserve">Imagen: </w:t>
            </w:r>
            <w:r w:rsidR="009E5DA7" w:rsidRPr="00564872">
              <w:rPr>
                <w:rFonts w:ascii="Arial" w:hAnsi="Arial" w:cs="Arial"/>
                <w:color w:val="000000" w:themeColor="text1"/>
                <w:sz w:val="22"/>
                <w:szCs w:val="22"/>
              </w:rPr>
              <w:t>135401_i2</w:t>
            </w:r>
          </w:p>
        </w:tc>
      </w:tr>
      <w:tr w:rsidR="00A61A06" w:rsidRPr="00484BE7" w14:paraId="637B0C6D" w14:textId="77777777" w:rsidTr="003424A2">
        <w:trPr>
          <w:trHeight w:val="420"/>
        </w:trPr>
        <w:tc>
          <w:tcPr>
            <w:tcW w:w="8476" w:type="dxa"/>
            <w:gridSpan w:val="2"/>
            <w:shd w:val="clear" w:color="auto" w:fill="auto"/>
            <w:tcMar>
              <w:top w:w="100" w:type="dxa"/>
              <w:left w:w="100" w:type="dxa"/>
              <w:bottom w:w="100" w:type="dxa"/>
              <w:right w:w="100" w:type="dxa"/>
            </w:tcMar>
          </w:tcPr>
          <w:p w14:paraId="5D4B1B16" w14:textId="77777777" w:rsidR="00675E49" w:rsidRDefault="001B7B1F" w:rsidP="00934A99">
            <w:pPr>
              <w:widowControl w:val="0"/>
              <w:spacing w:before="40" w:after="40" w:line="276" w:lineRule="auto"/>
              <w:rPr>
                <w:rFonts w:ascii="Arial" w:hAnsi="Arial" w:cs="Arial"/>
                <w:b/>
                <w:color w:val="000000"/>
                <w:sz w:val="22"/>
                <w:szCs w:val="22"/>
              </w:rPr>
            </w:pPr>
            <w:r w:rsidRPr="00934A99">
              <w:rPr>
                <w:rFonts w:ascii="Arial" w:hAnsi="Arial" w:cs="Arial"/>
                <w:b/>
                <w:color w:val="000000"/>
                <w:sz w:val="22"/>
                <w:szCs w:val="22"/>
              </w:rPr>
              <w:lastRenderedPageBreak/>
              <w:t>Producción</w:t>
            </w:r>
          </w:p>
          <w:p w14:paraId="02C1350B" w14:textId="58883817" w:rsidR="00A61A06" w:rsidRPr="00B41677" w:rsidRDefault="00675E49"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sz w:val="22"/>
                <w:szCs w:val="22"/>
              </w:rPr>
              <w:t>E</w:t>
            </w:r>
            <w:r w:rsidR="001B7B1F" w:rsidRPr="00934A99">
              <w:rPr>
                <w:rFonts w:ascii="Arial" w:hAnsi="Arial" w:cs="Arial"/>
                <w:bCs/>
                <w:color w:val="000000"/>
                <w:sz w:val="22"/>
                <w:szCs w:val="22"/>
              </w:rPr>
              <w:t>structuración de las categorías documental</w:t>
            </w:r>
            <w:r w:rsidR="00736373" w:rsidRPr="00564872">
              <w:rPr>
                <w:rFonts w:ascii="Arial" w:hAnsi="Arial" w:cs="Arial"/>
                <w:bCs/>
                <w:color w:val="000000"/>
                <w:sz w:val="22"/>
                <w:szCs w:val="22"/>
              </w:rPr>
              <w:t>es</w:t>
            </w:r>
            <w:r w:rsidR="001B7B1F" w:rsidRPr="00564872">
              <w:rPr>
                <w:rFonts w:ascii="Arial" w:hAnsi="Arial" w:cs="Arial"/>
                <w:bCs/>
                <w:color w:val="000000"/>
                <w:sz w:val="22"/>
                <w:szCs w:val="22"/>
              </w:rPr>
              <w:t xml:space="preserve"> y sistematización de los documentos</w:t>
            </w:r>
            <w:r>
              <w:rPr>
                <w:rFonts w:ascii="Arial" w:hAnsi="Arial" w:cs="Arial"/>
                <w:bCs/>
                <w:color w:val="000000"/>
                <w:sz w:val="22"/>
                <w:szCs w:val="22"/>
              </w:rPr>
              <w:t>,</w:t>
            </w:r>
            <w:r w:rsidR="001B7B1F" w:rsidRPr="00564872">
              <w:rPr>
                <w:rFonts w:ascii="Arial" w:hAnsi="Arial" w:cs="Arial"/>
                <w:bCs/>
                <w:color w:val="000000"/>
                <w:sz w:val="22"/>
                <w:szCs w:val="22"/>
              </w:rPr>
              <w:t xml:space="preserve"> de acuerdo con los criterios previamente definidos.</w:t>
            </w:r>
          </w:p>
        </w:tc>
        <w:tc>
          <w:tcPr>
            <w:tcW w:w="4936" w:type="dxa"/>
            <w:shd w:val="clear" w:color="auto" w:fill="auto"/>
            <w:tcMar>
              <w:top w:w="100" w:type="dxa"/>
              <w:left w:w="100" w:type="dxa"/>
              <w:bottom w:w="100" w:type="dxa"/>
              <w:right w:w="100" w:type="dxa"/>
            </w:tcMar>
          </w:tcPr>
          <w:p w14:paraId="6A0B5DDF" w14:textId="663D2A83" w:rsidR="00A61A06" w:rsidRPr="00934A99" w:rsidRDefault="00544080" w:rsidP="00484BE7">
            <w:pPr>
              <w:widowControl w:val="0"/>
              <w:spacing w:before="40" w:after="40" w:line="276" w:lineRule="auto"/>
              <w:rPr>
                <w:rFonts w:ascii="Arial" w:hAnsi="Arial" w:cs="Arial"/>
                <w:color w:val="000000" w:themeColor="text1"/>
                <w:sz w:val="22"/>
                <w:szCs w:val="22"/>
              </w:rPr>
            </w:pPr>
            <w:commentRangeStart w:id="7"/>
            <w:r w:rsidRPr="00934A99">
              <w:rPr>
                <w:rFonts w:ascii="Arial" w:hAnsi="Arial" w:cs="Arial"/>
                <w:noProof/>
                <w:color w:val="000000" w:themeColor="text1"/>
                <w:sz w:val="22"/>
                <w:szCs w:val="22"/>
              </w:rPr>
              <w:drawing>
                <wp:inline distT="0" distB="0" distL="0" distR="0" wp14:anchorId="5394D2B5" wp14:editId="23E15A9A">
                  <wp:extent cx="1511300" cy="1612138"/>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5623" cy="1627417"/>
                          </a:xfrm>
                          <a:prstGeom prst="rect">
                            <a:avLst/>
                          </a:prstGeom>
                        </pic:spPr>
                      </pic:pic>
                    </a:graphicData>
                  </a:graphic>
                </wp:inline>
              </w:drawing>
            </w:r>
            <w:commentRangeEnd w:id="7"/>
            <w:r w:rsidRPr="00484BE7">
              <w:rPr>
                <w:rStyle w:val="CommentReference"/>
                <w:rFonts w:ascii="Arial" w:eastAsia="Arial" w:hAnsi="Arial" w:cs="Arial"/>
                <w:sz w:val="22"/>
                <w:szCs w:val="22"/>
                <w:lang w:val="es" w:eastAsia="es-CO"/>
              </w:rPr>
              <w:commentReference w:id="7"/>
            </w:r>
          </w:p>
          <w:p w14:paraId="511D1352" w14:textId="4A82DD5E" w:rsidR="00A61A06" w:rsidRPr="00564872" w:rsidRDefault="00A61A06" w:rsidP="00484BE7">
            <w:pPr>
              <w:widowControl w:val="0"/>
              <w:spacing w:before="40" w:after="40" w:line="276" w:lineRule="auto"/>
              <w:rPr>
                <w:rFonts w:ascii="Arial" w:hAnsi="Arial" w:cs="Arial"/>
                <w:color w:val="000000" w:themeColor="text1"/>
                <w:sz w:val="22"/>
                <w:szCs w:val="22"/>
              </w:rPr>
            </w:pPr>
            <w:r w:rsidRPr="00934A99">
              <w:rPr>
                <w:rFonts w:ascii="Arial" w:hAnsi="Arial" w:cs="Arial"/>
                <w:b/>
                <w:color w:val="000000" w:themeColor="text1"/>
                <w:sz w:val="22"/>
                <w:szCs w:val="22"/>
              </w:rPr>
              <w:t xml:space="preserve">Imagen: </w:t>
            </w:r>
            <w:r w:rsidR="009E5DA7" w:rsidRPr="00564872">
              <w:rPr>
                <w:rFonts w:ascii="Arial" w:hAnsi="Arial" w:cs="Arial"/>
                <w:color w:val="000000" w:themeColor="text1"/>
                <w:sz w:val="22"/>
                <w:szCs w:val="22"/>
              </w:rPr>
              <w:t>135401_i3</w:t>
            </w:r>
          </w:p>
        </w:tc>
      </w:tr>
      <w:tr w:rsidR="00A61A06" w:rsidRPr="00484BE7" w14:paraId="7581E21B" w14:textId="77777777" w:rsidTr="003424A2">
        <w:trPr>
          <w:trHeight w:val="420"/>
        </w:trPr>
        <w:tc>
          <w:tcPr>
            <w:tcW w:w="8476" w:type="dxa"/>
            <w:gridSpan w:val="2"/>
            <w:shd w:val="clear" w:color="auto" w:fill="auto"/>
            <w:tcMar>
              <w:top w:w="100" w:type="dxa"/>
              <w:left w:w="100" w:type="dxa"/>
              <w:bottom w:w="100" w:type="dxa"/>
              <w:right w:w="100" w:type="dxa"/>
            </w:tcMar>
          </w:tcPr>
          <w:p w14:paraId="7869B182" w14:textId="77777777" w:rsidR="00675E49" w:rsidRDefault="001B7B1F" w:rsidP="00934A99">
            <w:pPr>
              <w:spacing w:before="40" w:after="40" w:line="276" w:lineRule="auto"/>
              <w:rPr>
                <w:rFonts w:ascii="Arial" w:hAnsi="Arial" w:cs="Arial"/>
                <w:b/>
                <w:color w:val="000000"/>
                <w:sz w:val="22"/>
                <w:szCs w:val="22"/>
              </w:rPr>
            </w:pPr>
            <w:r w:rsidRPr="00934A99">
              <w:rPr>
                <w:rFonts w:ascii="Arial" w:hAnsi="Arial" w:cs="Arial"/>
                <w:b/>
                <w:color w:val="000000"/>
                <w:sz w:val="22"/>
                <w:szCs w:val="22"/>
              </w:rPr>
              <w:t>Gestión y trámite</w:t>
            </w:r>
          </w:p>
          <w:p w14:paraId="0298910F" w14:textId="3B87B650" w:rsidR="00A61A06" w:rsidRPr="003D005F" w:rsidRDefault="00675E49" w:rsidP="00484BE7">
            <w:pPr>
              <w:spacing w:before="40" w:after="40" w:line="276" w:lineRule="auto"/>
              <w:rPr>
                <w:rFonts w:ascii="Arial" w:hAnsi="Arial" w:cs="Arial"/>
                <w:bCs/>
                <w:color w:val="000000"/>
                <w:sz w:val="22"/>
                <w:szCs w:val="22"/>
              </w:rPr>
            </w:pPr>
            <w:r>
              <w:rPr>
                <w:rFonts w:ascii="Arial" w:hAnsi="Arial" w:cs="Arial"/>
                <w:bCs/>
                <w:color w:val="000000"/>
                <w:sz w:val="22"/>
                <w:szCs w:val="22"/>
              </w:rPr>
              <w:t>A</w:t>
            </w:r>
            <w:r w:rsidR="001B7B1F" w:rsidRPr="00564872">
              <w:rPr>
                <w:rFonts w:ascii="Arial" w:hAnsi="Arial" w:cs="Arial"/>
                <w:bCs/>
                <w:color w:val="000000"/>
                <w:sz w:val="22"/>
                <w:szCs w:val="22"/>
              </w:rPr>
              <w:t>nálisis y definición del flujo de proceso</w:t>
            </w:r>
            <w:r w:rsidR="00CD0EAA" w:rsidRPr="00564872">
              <w:rPr>
                <w:rFonts w:ascii="Arial" w:hAnsi="Arial" w:cs="Arial"/>
                <w:bCs/>
                <w:color w:val="000000"/>
                <w:sz w:val="22"/>
                <w:szCs w:val="22"/>
              </w:rPr>
              <w:t>s</w:t>
            </w:r>
            <w:r w:rsidR="001B7B1F" w:rsidRPr="00B41677">
              <w:rPr>
                <w:rFonts w:ascii="Arial" w:hAnsi="Arial" w:cs="Arial"/>
                <w:bCs/>
                <w:color w:val="000000"/>
                <w:sz w:val="22"/>
                <w:szCs w:val="22"/>
              </w:rPr>
              <w:t xml:space="preserve"> para cada documento, sus interacciones y formas adecuadas de uso en el contexto de la organización.</w:t>
            </w:r>
          </w:p>
        </w:tc>
        <w:tc>
          <w:tcPr>
            <w:tcW w:w="4936" w:type="dxa"/>
            <w:shd w:val="clear" w:color="auto" w:fill="auto"/>
            <w:tcMar>
              <w:top w:w="100" w:type="dxa"/>
              <w:left w:w="100" w:type="dxa"/>
              <w:bottom w:w="100" w:type="dxa"/>
              <w:right w:w="100" w:type="dxa"/>
            </w:tcMar>
          </w:tcPr>
          <w:p w14:paraId="34C30B00" w14:textId="05E1AC67" w:rsidR="00A61A06" w:rsidRPr="00934A99" w:rsidRDefault="00544080" w:rsidP="00484BE7">
            <w:pPr>
              <w:widowControl w:val="0"/>
              <w:spacing w:before="40" w:after="40" w:line="276" w:lineRule="auto"/>
              <w:rPr>
                <w:rFonts w:ascii="Arial" w:hAnsi="Arial" w:cs="Arial"/>
                <w:color w:val="000000" w:themeColor="text1"/>
                <w:sz w:val="22"/>
                <w:szCs w:val="22"/>
              </w:rPr>
            </w:pPr>
            <w:commentRangeStart w:id="8"/>
            <w:r w:rsidRPr="00934A99">
              <w:rPr>
                <w:rFonts w:ascii="Arial" w:hAnsi="Arial" w:cs="Arial"/>
                <w:noProof/>
                <w:color w:val="000000" w:themeColor="text1"/>
                <w:sz w:val="22"/>
                <w:szCs w:val="22"/>
              </w:rPr>
              <w:drawing>
                <wp:inline distT="0" distB="0" distL="0" distR="0" wp14:anchorId="3D9F906F" wp14:editId="5EB840E7">
                  <wp:extent cx="1460500" cy="155794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6202" cy="1574698"/>
                          </a:xfrm>
                          <a:prstGeom prst="rect">
                            <a:avLst/>
                          </a:prstGeom>
                        </pic:spPr>
                      </pic:pic>
                    </a:graphicData>
                  </a:graphic>
                </wp:inline>
              </w:drawing>
            </w:r>
            <w:commentRangeEnd w:id="8"/>
            <w:r w:rsidRPr="00484BE7">
              <w:rPr>
                <w:rStyle w:val="CommentReference"/>
                <w:rFonts w:ascii="Arial" w:eastAsia="Arial" w:hAnsi="Arial" w:cs="Arial"/>
                <w:sz w:val="22"/>
                <w:szCs w:val="22"/>
                <w:lang w:val="es" w:eastAsia="es-CO"/>
              </w:rPr>
              <w:commentReference w:id="8"/>
            </w:r>
          </w:p>
          <w:p w14:paraId="3989C61C" w14:textId="427B992D" w:rsidR="00A61A06" w:rsidRPr="00FE54F6" w:rsidRDefault="00A61A06"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t xml:space="preserve">Imagen: </w:t>
            </w:r>
            <w:r w:rsidR="009E5DA7" w:rsidRPr="00FE54F6">
              <w:rPr>
                <w:rFonts w:ascii="Arial" w:hAnsi="Arial" w:cs="Arial"/>
                <w:color w:val="000000" w:themeColor="text1"/>
                <w:sz w:val="22"/>
                <w:szCs w:val="22"/>
              </w:rPr>
              <w:t>135401_i4</w:t>
            </w:r>
          </w:p>
        </w:tc>
      </w:tr>
      <w:tr w:rsidR="00A61A06" w:rsidRPr="00484BE7" w14:paraId="2FFB48A3" w14:textId="77777777" w:rsidTr="003424A2">
        <w:trPr>
          <w:trHeight w:val="420"/>
        </w:trPr>
        <w:tc>
          <w:tcPr>
            <w:tcW w:w="8476" w:type="dxa"/>
            <w:gridSpan w:val="2"/>
            <w:shd w:val="clear" w:color="auto" w:fill="auto"/>
            <w:tcMar>
              <w:top w:w="100" w:type="dxa"/>
              <w:left w:w="100" w:type="dxa"/>
              <w:bottom w:w="100" w:type="dxa"/>
              <w:right w:w="100" w:type="dxa"/>
            </w:tcMar>
          </w:tcPr>
          <w:p w14:paraId="3C56160B" w14:textId="77777777" w:rsidR="00675E49" w:rsidRDefault="001B7B1F" w:rsidP="00934A99">
            <w:pPr>
              <w:widowControl w:val="0"/>
              <w:spacing w:before="40" w:after="40" w:line="276" w:lineRule="auto"/>
              <w:rPr>
                <w:rFonts w:ascii="Arial" w:hAnsi="Arial" w:cs="Arial"/>
                <w:b/>
                <w:color w:val="000000"/>
                <w:sz w:val="22"/>
                <w:szCs w:val="22"/>
              </w:rPr>
            </w:pPr>
            <w:r w:rsidRPr="00934A99">
              <w:rPr>
                <w:rFonts w:ascii="Arial" w:hAnsi="Arial" w:cs="Arial"/>
                <w:b/>
                <w:color w:val="000000"/>
                <w:sz w:val="22"/>
                <w:szCs w:val="22"/>
              </w:rPr>
              <w:lastRenderedPageBreak/>
              <w:t>Organización</w:t>
            </w:r>
          </w:p>
          <w:p w14:paraId="12CC2005" w14:textId="5CED87B1" w:rsidR="00A61A06" w:rsidRPr="00564872" w:rsidRDefault="00675E49"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sz w:val="22"/>
                <w:szCs w:val="22"/>
              </w:rPr>
              <w:t>D</w:t>
            </w:r>
            <w:r w:rsidR="001B7B1F" w:rsidRPr="00564872">
              <w:rPr>
                <w:rFonts w:ascii="Arial" w:hAnsi="Arial" w:cs="Arial"/>
                <w:bCs/>
                <w:color w:val="000000"/>
                <w:sz w:val="22"/>
                <w:szCs w:val="22"/>
              </w:rPr>
              <w:t>efinición de categorías, valoración, características y responsables del almacenamiento documental.</w:t>
            </w:r>
          </w:p>
        </w:tc>
        <w:tc>
          <w:tcPr>
            <w:tcW w:w="4936" w:type="dxa"/>
            <w:shd w:val="clear" w:color="auto" w:fill="auto"/>
            <w:tcMar>
              <w:top w:w="100" w:type="dxa"/>
              <w:left w:w="100" w:type="dxa"/>
              <w:bottom w:w="100" w:type="dxa"/>
              <w:right w:w="100" w:type="dxa"/>
            </w:tcMar>
          </w:tcPr>
          <w:p w14:paraId="10C2AB55" w14:textId="1455B3CF" w:rsidR="00A61A06" w:rsidRPr="00934A99" w:rsidRDefault="00544080" w:rsidP="00484BE7">
            <w:pPr>
              <w:widowControl w:val="0"/>
              <w:spacing w:before="40" w:after="40" w:line="276" w:lineRule="auto"/>
              <w:rPr>
                <w:rFonts w:ascii="Arial" w:hAnsi="Arial" w:cs="Arial"/>
                <w:color w:val="000000" w:themeColor="text1"/>
                <w:sz w:val="22"/>
                <w:szCs w:val="22"/>
              </w:rPr>
            </w:pPr>
            <w:commentRangeStart w:id="9"/>
            <w:r w:rsidRPr="00934A99">
              <w:rPr>
                <w:rFonts w:ascii="Arial" w:hAnsi="Arial" w:cs="Arial"/>
                <w:noProof/>
                <w:color w:val="000000" w:themeColor="text1"/>
                <w:sz w:val="22"/>
                <w:szCs w:val="22"/>
              </w:rPr>
              <w:drawing>
                <wp:inline distT="0" distB="0" distL="0" distR="0" wp14:anchorId="36DFB9AE" wp14:editId="2B9D4523">
                  <wp:extent cx="1503372" cy="1549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914" cy="1554081"/>
                          </a:xfrm>
                          <a:prstGeom prst="rect">
                            <a:avLst/>
                          </a:prstGeom>
                        </pic:spPr>
                      </pic:pic>
                    </a:graphicData>
                  </a:graphic>
                </wp:inline>
              </w:drawing>
            </w:r>
            <w:commentRangeEnd w:id="9"/>
            <w:r w:rsidRPr="00484BE7">
              <w:rPr>
                <w:rStyle w:val="CommentReference"/>
                <w:rFonts w:ascii="Arial" w:eastAsia="Arial" w:hAnsi="Arial" w:cs="Arial"/>
                <w:sz w:val="22"/>
                <w:szCs w:val="22"/>
                <w:lang w:val="es" w:eastAsia="es-CO"/>
              </w:rPr>
              <w:commentReference w:id="9"/>
            </w:r>
          </w:p>
          <w:p w14:paraId="17338ED5" w14:textId="3F0B5D8C" w:rsidR="00A61A06" w:rsidRPr="00FE54F6" w:rsidRDefault="00A61A06"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t xml:space="preserve">Imagen: </w:t>
            </w:r>
            <w:r w:rsidR="009E5DA7" w:rsidRPr="00FE54F6">
              <w:rPr>
                <w:rFonts w:ascii="Arial" w:hAnsi="Arial" w:cs="Arial"/>
                <w:color w:val="000000" w:themeColor="text1"/>
                <w:sz w:val="22"/>
                <w:szCs w:val="22"/>
              </w:rPr>
              <w:t>135401_i5</w:t>
            </w:r>
          </w:p>
        </w:tc>
      </w:tr>
      <w:tr w:rsidR="00A61A06" w:rsidRPr="00484BE7" w14:paraId="5D7A4A68" w14:textId="77777777" w:rsidTr="003424A2">
        <w:trPr>
          <w:trHeight w:val="420"/>
        </w:trPr>
        <w:tc>
          <w:tcPr>
            <w:tcW w:w="8476" w:type="dxa"/>
            <w:gridSpan w:val="2"/>
            <w:shd w:val="clear" w:color="auto" w:fill="auto"/>
            <w:tcMar>
              <w:top w:w="100" w:type="dxa"/>
              <w:left w:w="100" w:type="dxa"/>
              <w:bottom w:w="100" w:type="dxa"/>
              <w:right w:w="100" w:type="dxa"/>
            </w:tcMar>
          </w:tcPr>
          <w:p w14:paraId="2F9D00E3" w14:textId="77777777" w:rsidR="00675E49" w:rsidRDefault="00197F73" w:rsidP="00934A99">
            <w:pPr>
              <w:widowControl w:val="0"/>
              <w:spacing w:before="40" w:after="40" w:line="276" w:lineRule="auto"/>
              <w:rPr>
                <w:rFonts w:ascii="Arial" w:hAnsi="Arial" w:cs="Arial"/>
                <w:b/>
                <w:color w:val="000000"/>
                <w:sz w:val="22"/>
                <w:szCs w:val="22"/>
              </w:rPr>
            </w:pPr>
            <w:r w:rsidRPr="00934A99">
              <w:rPr>
                <w:rFonts w:ascii="Arial" w:hAnsi="Arial" w:cs="Arial"/>
                <w:b/>
                <w:color w:val="000000"/>
                <w:sz w:val="22"/>
                <w:szCs w:val="22"/>
              </w:rPr>
              <w:t>Transferencia</w:t>
            </w:r>
          </w:p>
          <w:p w14:paraId="561E6516" w14:textId="5D654EC4" w:rsidR="00A61A06" w:rsidRPr="00564872" w:rsidRDefault="00675E49"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sz w:val="22"/>
                <w:szCs w:val="22"/>
              </w:rPr>
              <w:t>P</w:t>
            </w:r>
            <w:r w:rsidR="00197F73" w:rsidRPr="00564872">
              <w:rPr>
                <w:rFonts w:ascii="Arial" w:hAnsi="Arial" w:cs="Arial"/>
                <w:bCs/>
                <w:color w:val="000000"/>
                <w:sz w:val="22"/>
                <w:szCs w:val="22"/>
              </w:rPr>
              <w:t>olíticas de transferencia de los archivos con base en las tablas de valoración documental.</w:t>
            </w:r>
          </w:p>
        </w:tc>
        <w:tc>
          <w:tcPr>
            <w:tcW w:w="4936" w:type="dxa"/>
            <w:shd w:val="clear" w:color="auto" w:fill="auto"/>
            <w:tcMar>
              <w:top w:w="100" w:type="dxa"/>
              <w:left w:w="100" w:type="dxa"/>
              <w:bottom w:w="100" w:type="dxa"/>
              <w:right w:w="100" w:type="dxa"/>
            </w:tcMar>
          </w:tcPr>
          <w:p w14:paraId="456CABE8" w14:textId="797679FE" w:rsidR="00A61A06" w:rsidRPr="00934A99" w:rsidRDefault="008E76C3" w:rsidP="00484BE7">
            <w:pPr>
              <w:widowControl w:val="0"/>
              <w:spacing w:before="40" w:after="40" w:line="276" w:lineRule="auto"/>
              <w:rPr>
                <w:rFonts w:ascii="Arial" w:hAnsi="Arial" w:cs="Arial"/>
                <w:color w:val="000000" w:themeColor="text1"/>
                <w:sz w:val="22"/>
                <w:szCs w:val="22"/>
              </w:rPr>
            </w:pPr>
            <w:commentRangeStart w:id="10"/>
            <w:r w:rsidRPr="00934A99">
              <w:rPr>
                <w:rFonts w:ascii="Arial" w:hAnsi="Arial" w:cs="Arial"/>
                <w:noProof/>
                <w:color w:val="000000" w:themeColor="text1"/>
                <w:sz w:val="22"/>
                <w:szCs w:val="22"/>
              </w:rPr>
              <w:drawing>
                <wp:inline distT="0" distB="0" distL="0" distR="0" wp14:anchorId="5132FAAF" wp14:editId="0308EAC6">
                  <wp:extent cx="1563174" cy="1276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71791" cy="1283386"/>
                          </a:xfrm>
                          <a:prstGeom prst="rect">
                            <a:avLst/>
                          </a:prstGeom>
                        </pic:spPr>
                      </pic:pic>
                    </a:graphicData>
                  </a:graphic>
                </wp:inline>
              </w:drawing>
            </w:r>
            <w:commentRangeEnd w:id="10"/>
            <w:r w:rsidRPr="00484BE7">
              <w:rPr>
                <w:rStyle w:val="CommentReference"/>
                <w:rFonts w:ascii="Arial" w:eastAsia="Arial" w:hAnsi="Arial" w:cs="Arial"/>
                <w:sz w:val="22"/>
                <w:szCs w:val="22"/>
                <w:lang w:val="es" w:eastAsia="es-CO"/>
              </w:rPr>
              <w:commentReference w:id="10"/>
            </w:r>
          </w:p>
          <w:p w14:paraId="750BB70C" w14:textId="3FB85BAE" w:rsidR="00A61A06" w:rsidRPr="00FE54F6" w:rsidRDefault="00A61A06"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t xml:space="preserve">Imagen: </w:t>
            </w:r>
            <w:r w:rsidR="009E5DA7" w:rsidRPr="00FE54F6">
              <w:rPr>
                <w:rFonts w:ascii="Arial" w:hAnsi="Arial" w:cs="Arial"/>
                <w:color w:val="000000" w:themeColor="text1"/>
                <w:sz w:val="22"/>
                <w:szCs w:val="22"/>
              </w:rPr>
              <w:t>135401_i6</w:t>
            </w:r>
          </w:p>
        </w:tc>
      </w:tr>
      <w:tr w:rsidR="00A61A06" w:rsidRPr="00484BE7" w14:paraId="2233CE16" w14:textId="77777777" w:rsidTr="003424A2">
        <w:trPr>
          <w:trHeight w:val="420"/>
        </w:trPr>
        <w:tc>
          <w:tcPr>
            <w:tcW w:w="8476" w:type="dxa"/>
            <w:gridSpan w:val="2"/>
            <w:shd w:val="clear" w:color="auto" w:fill="auto"/>
            <w:tcMar>
              <w:top w:w="100" w:type="dxa"/>
              <w:left w:w="100" w:type="dxa"/>
              <w:bottom w:w="100" w:type="dxa"/>
              <w:right w:w="100" w:type="dxa"/>
            </w:tcMar>
          </w:tcPr>
          <w:p w14:paraId="4F822E49" w14:textId="77777777" w:rsidR="00675E49" w:rsidRDefault="0013267F" w:rsidP="00934A99">
            <w:pPr>
              <w:widowControl w:val="0"/>
              <w:spacing w:before="40" w:after="40" w:line="276" w:lineRule="auto"/>
              <w:rPr>
                <w:rFonts w:ascii="Arial" w:hAnsi="Arial" w:cs="Arial"/>
                <w:b/>
                <w:color w:val="000000"/>
                <w:sz w:val="22"/>
                <w:szCs w:val="22"/>
              </w:rPr>
            </w:pPr>
            <w:r w:rsidRPr="00934A99">
              <w:rPr>
                <w:rFonts w:ascii="Arial" w:hAnsi="Arial" w:cs="Arial"/>
                <w:b/>
                <w:color w:val="000000"/>
                <w:sz w:val="22"/>
                <w:szCs w:val="22"/>
              </w:rPr>
              <w:t>Disposición</w:t>
            </w:r>
          </w:p>
          <w:p w14:paraId="37856C25" w14:textId="100F5E42" w:rsidR="00A61A06" w:rsidRPr="00564872" w:rsidRDefault="00675E49"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sz w:val="22"/>
                <w:szCs w:val="22"/>
              </w:rPr>
              <w:t>E</w:t>
            </w:r>
            <w:r w:rsidR="0013267F" w:rsidRPr="00564872">
              <w:rPr>
                <w:rFonts w:ascii="Arial" w:hAnsi="Arial" w:cs="Arial"/>
                <w:bCs/>
                <w:color w:val="000000"/>
                <w:sz w:val="22"/>
                <w:szCs w:val="22"/>
              </w:rPr>
              <w:t>stablecimiento de los procesos de selección, valoración, conservación, ciclo de vida de los documentos y disposiciones para su eliminación.</w:t>
            </w:r>
          </w:p>
        </w:tc>
        <w:tc>
          <w:tcPr>
            <w:tcW w:w="4936" w:type="dxa"/>
            <w:shd w:val="clear" w:color="auto" w:fill="auto"/>
            <w:tcMar>
              <w:top w:w="100" w:type="dxa"/>
              <w:left w:w="100" w:type="dxa"/>
              <w:bottom w:w="100" w:type="dxa"/>
              <w:right w:w="100" w:type="dxa"/>
            </w:tcMar>
          </w:tcPr>
          <w:p w14:paraId="3E33AA58" w14:textId="7CD5F3AF" w:rsidR="00812113" w:rsidRPr="00934A99" w:rsidRDefault="00FB2411" w:rsidP="00484BE7">
            <w:pPr>
              <w:widowControl w:val="0"/>
              <w:spacing w:before="40" w:after="40" w:line="276" w:lineRule="auto"/>
              <w:rPr>
                <w:rFonts w:ascii="Arial" w:hAnsi="Arial" w:cs="Arial"/>
                <w:color w:val="000000" w:themeColor="text1"/>
                <w:sz w:val="22"/>
                <w:szCs w:val="22"/>
              </w:rPr>
            </w:pPr>
            <w:commentRangeStart w:id="11"/>
            <w:r w:rsidRPr="00934A99">
              <w:rPr>
                <w:rFonts w:ascii="Arial" w:hAnsi="Arial" w:cs="Arial"/>
                <w:noProof/>
                <w:color w:val="000000" w:themeColor="text1"/>
                <w:sz w:val="22"/>
                <w:szCs w:val="22"/>
              </w:rPr>
              <w:drawing>
                <wp:inline distT="0" distB="0" distL="0" distR="0" wp14:anchorId="36F26F18" wp14:editId="6C3B0416">
                  <wp:extent cx="1644174" cy="1200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3089" cy="1206657"/>
                          </a:xfrm>
                          <a:prstGeom prst="rect">
                            <a:avLst/>
                          </a:prstGeom>
                        </pic:spPr>
                      </pic:pic>
                    </a:graphicData>
                  </a:graphic>
                </wp:inline>
              </w:drawing>
            </w:r>
            <w:commentRangeEnd w:id="11"/>
            <w:r w:rsidRPr="00484BE7">
              <w:rPr>
                <w:rStyle w:val="CommentReference"/>
                <w:rFonts w:ascii="Arial" w:eastAsia="Arial" w:hAnsi="Arial" w:cs="Arial"/>
                <w:sz w:val="22"/>
                <w:szCs w:val="22"/>
                <w:lang w:val="es" w:eastAsia="es-CO"/>
              </w:rPr>
              <w:commentReference w:id="11"/>
            </w:r>
          </w:p>
          <w:p w14:paraId="2DCCBB22" w14:textId="2848C7B8" w:rsidR="00A61A06" w:rsidRPr="00FE54F6" w:rsidRDefault="00A61A06"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lastRenderedPageBreak/>
              <w:t xml:space="preserve">Imagen: </w:t>
            </w:r>
            <w:r w:rsidR="009E5DA7" w:rsidRPr="00FE54F6">
              <w:rPr>
                <w:rFonts w:ascii="Arial" w:hAnsi="Arial" w:cs="Arial"/>
                <w:color w:val="000000" w:themeColor="text1"/>
                <w:sz w:val="22"/>
                <w:szCs w:val="22"/>
              </w:rPr>
              <w:t>135401_i7</w:t>
            </w:r>
          </w:p>
        </w:tc>
      </w:tr>
      <w:tr w:rsidR="006F6651" w:rsidRPr="00484BE7" w14:paraId="307B1DBF" w14:textId="77777777" w:rsidTr="003424A2">
        <w:trPr>
          <w:trHeight w:val="420"/>
        </w:trPr>
        <w:tc>
          <w:tcPr>
            <w:tcW w:w="8476" w:type="dxa"/>
            <w:gridSpan w:val="2"/>
            <w:shd w:val="clear" w:color="auto" w:fill="auto"/>
            <w:tcMar>
              <w:top w:w="100" w:type="dxa"/>
              <w:left w:w="100" w:type="dxa"/>
              <w:bottom w:w="100" w:type="dxa"/>
              <w:right w:w="100" w:type="dxa"/>
            </w:tcMar>
          </w:tcPr>
          <w:p w14:paraId="63025660" w14:textId="77777777" w:rsidR="00675E49" w:rsidRDefault="00146C6F" w:rsidP="00934A99">
            <w:pPr>
              <w:widowControl w:val="0"/>
              <w:spacing w:before="40" w:after="40" w:line="276" w:lineRule="auto"/>
              <w:rPr>
                <w:rFonts w:ascii="Arial" w:hAnsi="Arial" w:cs="Arial"/>
                <w:b/>
                <w:color w:val="000000"/>
                <w:sz w:val="22"/>
                <w:szCs w:val="22"/>
              </w:rPr>
            </w:pPr>
            <w:r w:rsidRPr="00934A99">
              <w:rPr>
                <w:rFonts w:ascii="Arial" w:hAnsi="Arial" w:cs="Arial"/>
                <w:b/>
                <w:color w:val="000000"/>
                <w:sz w:val="22"/>
                <w:szCs w:val="22"/>
              </w:rPr>
              <w:lastRenderedPageBreak/>
              <w:t>Preservación</w:t>
            </w:r>
          </w:p>
          <w:p w14:paraId="4FC3FB91" w14:textId="6156B247" w:rsidR="006F6651" w:rsidRPr="00564872" w:rsidRDefault="00675E49"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sz w:val="22"/>
                <w:szCs w:val="22"/>
              </w:rPr>
              <w:t>De</w:t>
            </w:r>
            <w:r w:rsidR="00146C6F" w:rsidRPr="00564872">
              <w:rPr>
                <w:rFonts w:ascii="Arial" w:hAnsi="Arial" w:cs="Arial"/>
                <w:bCs/>
                <w:color w:val="000000"/>
                <w:sz w:val="22"/>
                <w:szCs w:val="22"/>
              </w:rPr>
              <w:t>finición de criterios para disponer los documentos a largo plazo, garantizando su conservación y buen estado.</w:t>
            </w:r>
          </w:p>
        </w:tc>
        <w:tc>
          <w:tcPr>
            <w:tcW w:w="4936" w:type="dxa"/>
            <w:shd w:val="clear" w:color="auto" w:fill="auto"/>
            <w:tcMar>
              <w:top w:w="100" w:type="dxa"/>
              <w:left w:w="100" w:type="dxa"/>
              <w:bottom w:w="100" w:type="dxa"/>
              <w:right w:w="100" w:type="dxa"/>
            </w:tcMar>
          </w:tcPr>
          <w:p w14:paraId="58DB1B23" w14:textId="484098C3" w:rsidR="006F6651" w:rsidRPr="00934A99" w:rsidRDefault="00FB2411" w:rsidP="00484BE7">
            <w:pPr>
              <w:widowControl w:val="0"/>
              <w:spacing w:before="40" w:after="40" w:line="276" w:lineRule="auto"/>
              <w:rPr>
                <w:rFonts w:ascii="Arial" w:hAnsi="Arial" w:cs="Arial"/>
                <w:color w:val="000000" w:themeColor="text1"/>
                <w:sz w:val="22"/>
                <w:szCs w:val="22"/>
              </w:rPr>
            </w:pPr>
            <w:commentRangeStart w:id="12"/>
            <w:r w:rsidRPr="00934A99">
              <w:rPr>
                <w:rFonts w:ascii="Arial" w:hAnsi="Arial" w:cs="Arial"/>
                <w:noProof/>
                <w:color w:val="000000" w:themeColor="text1"/>
                <w:sz w:val="22"/>
                <w:szCs w:val="22"/>
              </w:rPr>
              <w:drawing>
                <wp:inline distT="0" distB="0" distL="0" distR="0" wp14:anchorId="71314535" wp14:editId="14797A56">
                  <wp:extent cx="1705155" cy="1136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17483" cy="1144868"/>
                          </a:xfrm>
                          <a:prstGeom prst="rect">
                            <a:avLst/>
                          </a:prstGeom>
                        </pic:spPr>
                      </pic:pic>
                    </a:graphicData>
                  </a:graphic>
                </wp:inline>
              </w:drawing>
            </w:r>
            <w:commentRangeEnd w:id="12"/>
            <w:r w:rsidRPr="00484BE7">
              <w:rPr>
                <w:rStyle w:val="CommentReference"/>
                <w:rFonts w:ascii="Arial" w:eastAsia="Arial" w:hAnsi="Arial" w:cs="Arial"/>
                <w:sz w:val="22"/>
                <w:szCs w:val="22"/>
                <w:lang w:val="es" w:eastAsia="es-CO"/>
              </w:rPr>
              <w:commentReference w:id="12"/>
            </w:r>
          </w:p>
          <w:p w14:paraId="2C96CE75" w14:textId="318F4C22" w:rsidR="006F6651" w:rsidRPr="00FE54F6" w:rsidRDefault="006F6651"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t xml:space="preserve">Imagen: </w:t>
            </w:r>
            <w:r w:rsidRPr="00FE54F6">
              <w:rPr>
                <w:rFonts w:ascii="Arial" w:hAnsi="Arial" w:cs="Arial"/>
                <w:color w:val="000000" w:themeColor="text1"/>
                <w:sz w:val="22"/>
                <w:szCs w:val="22"/>
              </w:rPr>
              <w:t>135401_i8</w:t>
            </w:r>
          </w:p>
        </w:tc>
      </w:tr>
      <w:tr w:rsidR="006F6651" w:rsidRPr="00484BE7" w14:paraId="575DCA78" w14:textId="77777777" w:rsidTr="003424A2">
        <w:trPr>
          <w:trHeight w:val="420"/>
        </w:trPr>
        <w:tc>
          <w:tcPr>
            <w:tcW w:w="8476" w:type="dxa"/>
            <w:gridSpan w:val="2"/>
            <w:shd w:val="clear" w:color="auto" w:fill="auto"/>
            <w:tcMar>
              <w:top w:w="100" w:type="dxa"/>
              <w:left w:w="100" w:type="dxa"/>
              <w:bottom w:w="100" w:type="dxa"/>
              <w:right w:w="100" w:type="dxa"/>
            </w:tcMar>
          </w:tcPr>
          <w:p w14:paraId="0C078008" w14:textId="77777777" w:rsidR="00675E49" w:rsidRDefault="006F6651" w:rsidP="00934A99">
            <w:pPr>
              <w:spacing w:before="40" w:after="40" w:line="276" w:lineRule="auto"/>
              <w:rPr>
                <w:rFonts w:ascii="Arial" w:hAnsi="Arial" w:cs="Arial"/>
                <w:b/>
                <w:color w:val="000000"/>
                <w:sz w:val="22"/>
                <w:szCs w:val="22"/>
              </w:rPr>
            </w:pPr>
            <w:r w:rsidRPr="00934A99">
              <w:rPr>
                <w:rFonts w:ascii="Arial" w:hAnsi="Arial" w:cs="Arial"/>
                <w:b/>
                <w:color w:val="000000"/>
                <w:sz w:val="22"/>
                <w:szCs w:val="22"/>
              </w:rPr>
              <w:t>Valoración</w:t>
            </w:r>
          </w:p>
          <w:p w14:paraId="0A4EDD7E" w14:textId="306E8D35" w:rsidR="006F6651" w:rsidRPr="00564872" w:rsidRDefault="00675E49" w:rsidP="00484BE7">
            <w:pPr>
              <w:spacing w:before="40" w:after="40" w:line="276" w:lineRule="auto"/>
              <w:rPr>
                <w:rFonts w:ascii="Arial" w:hAnsi="Arial" w:cs="Arial"/>
                <w:bCs/>
                <w:color w:val="000000"/>
                <w:sz w:val="22"/>
                <w:szCs w:val="22"/>
              </w:rPr>
            </w:pPr>
            <w:r>
              <w:rPr>
                <w:rFonts w:ascii="Arial" w:hAnsi="Arial" w:cs="Arial"/>
                <w:bCs/>
                <w:color w:val="000000"/>
                <w:sz w:val="22"/>
                <w:szCs w:val="22"/>
              </w:rPr>
              <w:t>D</w:t>
            </w:r>
            <w:r w:rsidR="006F6651" w:rsidRPr="00564872">
              <w:rPr>
                <w:rFonts w:ascii="Arial" w:hAnsi="Arial" w:cs="Arial"/>
                <w:bCs/>
                <w:color w:val="000000"/>
                <w:sz w:val="22"/>
                <w:szCs w:val="22"/>
              </w:rPr>
              <w:t>eterminación del grado de relevancia de los documentos y los criterios para su disposición en el tiempo.</w:t>
            </w:r>
          </w:p>
        </w:tc>
        <w:tc>
          <w:tcPr>
            <w:tcW w:w="4936" w:type="dxa"/>
            <w:shd w:val="clear" w:color="auto" w:fill="auto"/>
            <w:tcMar>
              <w:top w:w="100" w:type="dxa"/>
              <w:left w:w="100" w:type="dxa"/>
              <w:bottom w:w="100" w:type="dxa"/>
              <w:right w:w="100" w:type="dxa"/>
            </w:tcMar>
          </w:tcPr>
          <w:p w14:paraId="0101980C" w14:textId="335EB082" w:rsidR="006F6651" w:rsidRPr="00934A99" w:rsidRDefault="007F7D7A" w:rsidP="00484BE7">
            <w:pPr>
              <w:widowControl w:val="0"/>
              <w:spacing w:before="40" w:after="40" w:line="276" w:lineRule="auto"/>
              <w:rPr>
                <w:rFonts w:ascii="Arial" w:hAnsi="Arial" w:cs="Arial"/>
                <w:color w:val="000000" w:themeColor="text1"/>
                <w:sz w:val="22"/>
                <w:szCs w:val="22"/>
              </w:rPr>
            </w:pPr>
            <w:commentRangeStart w:id="13"/>
            <w:r w:rsidRPr="00934A99">
              <w:rPr>
                <w:rFonts w:ascii="Arial" w:hAnsi="Arial" w:cs="Arial"/>
                <w:noProof/>
                <w:color w:val="000000" w:themeColor="text1"/>
                <w:sz w:val="22"/>
                <w:szCs w:val="22"/>
              </w:rPr>
              <w:drawing>
                <wp:inline distT="0" distB="0" distL="0" distR="0" wp14:anchorId="52A63CE6" wp14:editId="42963323">
                  <wp:extent cx="1081473" cy="793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95450" cy="804008"/>
                          </a:xfrm>
                          <a:prstGeom prst="rect">
                            <a:avLst/>
                          </a:prstGeom>
                        </pic:spPr>
                      </pic:pic>
                    </a:graphicData>
                  </a:graphic>
                </wp:inline>
              </w:drawing>
            </w:r>
            <w:commentRangeEnd w:id="13"/>
            <w:r w:rsidRPr="00484BE7">
              <w:rPr>
                <w:rStyle w:val="CommentReference"/>
                <w:rFonts w:ascii="Arial" w:eastAsia="Arial" w:hAnsi="Arial" w:cs="Arial"/>
                <w:sz w:val="22"/>
                <w:szCs w:val="22"/>
                <w:lang w:val="es" w:eastAsia="es-CO"/>
              </w:rPr>
              <w:commentReference w:id="13"/>
            </w:r>
          </w:p>
          <w:p w14:paraId="0E93CE4B" w14:textId="43264F18" w:rsidR="006F6651" w:rsidRPr="00FE54F6" w:rsidRDefault="006F6651" w:rsidP="00484BE7">
            <w:pPr>
              <w:widowControl w:val="0"/>
              <w:spacing w:before="40" w:after="40" w:line="276" w:lineRule="auto"/>
              <w:rPr>
                <w:rFonts w:ascii="Arial" w:hAnsi="Arial" w:cs="Arial"/>
                <w:color w:val="000000" w:themeColor="text1"/>
                <w:sz w:val="22"/>
                <w:szCs w:val="22"/>
              </w:rPr>
            </w:pPr>
            <w:r w:rsidRPr="000C132A">
              <w:rPr>
                <w:rFonts w:ascii="Arial" w:hAnsi="Arial" w:cs="Arial"/>
                <w:b/>
                <w:color w:val="000000" w:themeColor="text1"/>
                <w:sz w:val="22"/>
                <w:szCs w:val="22"/>
              </w:rPr>
              <w:t xml:space="preserve">Imagen: </w:t>
            </w:r>
            <w:r w:rsidRPr="00FE54F6">
              <w:rPr>
                <w:rFonts w:ascii="Arial" w:hAnsi="Arial" w:cs="Arial"/>
                <w:color w:val="000000" w:themeColor="text1"/>
                <w:sz w:val="22"/>
                <w:szCs w:val="22"/>
              </w:rPr>
              <w:t>135401_i9</w:t>
            </w:r>
          </w:p>
        </w:tc>
      </w:tr>
    </w:tbl>
    <w:p w14:paraId="1287BB0A" w14:textId="5B524916" w:rsidR="00A61A06" w:rsidRPr="007C2DA9" w:rsidRDefault="00A61A06" w:rsidP="00484BE7">
      <w:pPr>
        <w:spacing w:before="40" w:after="40" w:line="276" w:lineRule="auto"/>
        <w:rPr>
          <w:rFonts w:ascii="Arial" w:hAnsi="Arial" w:cs="Arial"/>
          <w:bCs/>
          <w:sz w:val="22"/>
          <w:szCs w:val="22"/>
        </w:rPr>
      </w:pPr>
    </w:p>
    <w:p w14:paraId="7ECAAA14" w14:textId="1BC32594" w:rsidR="00D7090D" w:rsidRPr="007C2DA9" w:rsidRDefault="00D7090D" w:rsidP="00484BE7">
      <w:pPr>
        <w:spacing w:before="40" w:after="40" w:line="276" w:lineRule="auto"/>
        <w:rPr>
          <w:rFonts w:ascii="Arial" w:hAnsi="Arial" w:cs="Arial"/>
          <w:b/>
          <w:sz w:val="22"/>
          <w:szCs w:val="22"/>
        </w:rPr>
      </w:pPr>
      <w:r w:rsidRPr="007C2DA9">
        <w:rPr>
          <w:rFonts w:ascii="Arial" w:hAnsi="Arial" w:cs="Arial"/>
          <w:b/>
          <w:sz w:val="22"/>
          <w:szCs w:val="22"/>
        </w:rPr>
        <w:t>Técnicas de actualización</w:t>
      </w:r>
    </w:p>
    <w:p w14:paraId="3BF48026" w14:textId="77777777" w:rsidR="00FA7B66" w:rsidRPr="00484BE7" w:rsidRDefault="00FA7B66"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A7B66" w:rsidRPr="00484BE7" w14:paraId="47F3BF7E" w14:textId="77777777" w:rsidTr="001D032A">
        <w:trPr>
          <w:trHeight w:val="444"/>
        </w:trPr>
        <w:tc>
          <w:tcPr>
            <w:tcW w:w="13422" w:type="dxa"/>
            <w:shd w:val="clear" w:color="auto" w:fill="8DB3E2"/>
          </w:tcPr>
          <w:p w14:paraId="2DE51217" w14:textId="77777777" w:rsidR="00FA7B66" w:rsidRPr="00564872" w:rsidRDefault="00FA7B66" w:rsidP="00484BE7">
            <w:pPr>
              <w:pStyle w:val="Heading1"/>
              <w:spacing w:before="40" w:after="40"/>
              <w:jc w:val="center"/>
              <w:rPr>
                <w:sz w:val="22"/>
                <w:szCs w:val="22"/>
              </w:rPr>
            </w:pPr>
            <w:r w:rsidRPr="00934A99">
              <w:rPr>
                <w:sz w:val="22"/>
                <w:szCs w:val="22"/>
              </w:rPr>
              <w:t>Cuadro de texto</w:t>
            </w:r>
          </w:p>
        </w:tc>
      </w:tr>
      <w:tr w:rsidR="00FA7B66" w:rsidRPr="00484BE7" w14:paraId="1804175A" w14:textId="77777777" w:rsidTr="001D032A">
        <w:tc>
          <w:tcPr>
            <w:tcW w:w="13422" w:type="dxa"/>
          </w:tcPr>
          <w:p w14:paraId="77020A18" w14:textId="035BC29A" w:rsidR="002C00BF" w:rsidRPr="00F255AD" w:rsidRDefault="00652E28" w:rsidP="00484BE7">
            <w:pPr>
              <w:spacing w:before="40" w:after="40" w:line="276" w:lineRule="auto"/>
              <w:rPr>
                <w:rFonts w:ascii="Arial" w:hAnsi="Arial" w:cs="Arial"/>
                <w:iCs/>
                <w:color w:val="000000" w:themeColor="text1"/>
                <w:sz w:val="22"/>
                <w:szCs w:val="22"/>
              </w:rPr>
            </w:pPr>
            <w:r w:rsidRPr="00934A99">
              <w:rPr>
                <w:rFonts w:ascii="Arial" w:hAnsi="Arial" w:cs="Arial"/>
                <w:iCs/>
                <w:color w:val="000000" w:themeColor="text1"/>
                <w:sz w:val="22"/>
                <w:szCs w:val="22"/>
              </w:rPr>
              <w:t xml:space="preserve">Teniendo en cuenta que los documentos que se integran al sistema de </w:t>
            </w:r>
            <w:r w:rsidRPr="00564872">
              <w:rPr>
                <w:rFonts w:ascii="Arial" w:hAnsi="Arial" w:cs="Arial"/>
                <w:iCs/>
                <w:color w:val="000000" w:themeColor="text1"/>
                <w:sz w:val="22"/>
                <w:szCs w:val="22"/>
              </w:rPr>
              <w:t>gestión documental tienen una utilidad para los diferentes procesos con los que interactúan, y que la esencia de los sistemas de gestión es el mejoramiento continuo, es importante desarrollar mecanismos que permitan su actualización, de acuerdo con accione</w:t>
            </w:r>
            <w:r w:rsidRPr="007C2DA9">
              <w:rPr>
                <w:rFonts w:ascii="Arial" w:hAnsi="Arial" w:cs="Arial"/>
                <w:iCs/>
                <w:color w:val="000000" w:themeColor="text1"/>
                <w:sz w:val="22"/>
                <w:szCs w:val="22"/>
              </w:rPr>
              <w:t>s de mejora identificadas por los diferentes individuos o áreas organizacionales que los generan o hacen uso de la información que en ellos se consigna</w:t>
            </w:r>
            <w:r w:rsidR="007C2DA9">
              <w:rPr>
                <w:rFonts w:ascii="Arial" w:hAnsi="Arial" w:cs="Arial"/>
                <w:iCs/>
                <w:color w:val="000000" w:themeColor="text1"/>
                <w:sz w:val="22"/>
                <w:szCs w:val="22"/>
              </w:rPr>
              <w:t>;</w:t>
            </w:r>
            <w:r w:rsidRPr="007C2DA9">
              <w:rPr>
                <w:rFonts w:ascii="Arial" w:hAnsi="Arial" w:cs="Arial"/>
                <w:iCs/>
                <w:color w:val="000000" w:themeColor="text1"/>
                <w:sz w:val="22"/>
                <w:szCs w:val="22"/>
              </w:rPr>
              <w:t xml:space="preserve"> para est</w:t>
            </w:r>
            <w:r w:rsidRPr="005C0391">
              <w:rPr>
                <w:rFonts w:ascii="Arial" w:hAnsi="Arial" w:cs="Arial"/>
                <w:iCs/>
                <w:color w:val="000000" w:themeColor="text1"/>
                <w:sz w:val="22"/>
                <w:szCs w:val="22"/>
              </w:rPr>
              <w:t>o</w:t>
            </w:r>
            <w:r w:rsidR="0083782F">
              <w:rPr>
                <w:rFonts w:ascii="Arial" w:hAnsi="Arial" w:cs="Arial"/>
                <w:iCs/>
                <w:color w:val="000000" w:themeColor="text1"/>
                <w:sz w:val="22"/>
                <w:szCs w:val="22"/>
              </w:rPr>
              <w:t>,</w:t>
            </w:r>
            <w:r w:rsidRPr="005C0391">
              <w:rPr>
                <w:rFonts w:ascii="Arial" w:hAnsi="Arial" w:cs="Arial"/>
                <w:iCs/>
                <w:color w:val="000000" w:themeColor="text1"/>
                <w:sz w:val="22"/>
                <w:szCs w:val="22"/>
              </w:rPr>
              <w:t xml:space="preserve"> es necesario establecer protocolos que permitan que</w:t>
            </w:r>
            <w:r w:rsidR="007C2DA9">
              <w:rPr>
                <w:rFonts w:ascii="Arial" w:hAnsi="Arial" w:cs="Arial"/>
                <w:iCs/>
                <w:color w:val="000000" w:themeColor="text1"/>
                <w:sz w:val="22"/>
                <w:szCs w:val="22"/>
              </w:rPr>
              <w:t>,</w:t>
            </w:r>
            <w:r w:rsidRPr="007C2DA9">
              <w:rPr>
                <w:rFonts w:ascii="Arial" w:hAnsi="Arial" w:cs="Arial"/>
                <w:iCs/>
                <w:color w:val="000000" w:themeColor="text1"/>
                <w:sz w:val="22"/>
                <w:szCs w:val="22"/>
              </w:rPr>
              <w:t xml:space="preserve"> una vez identificadas las acciones de mej</w:t>
            </w:r>
            <w:r w:rsidRPr="005C0391">
              <w:rPr>
                <w:rFonts w:ascii="Arial" w:hAnsi="Arial" w:cs="Arial"/>
                <w:iCs/>
                <w:color w:val="000000" w:themeColor="text1"/>
                <w:sz w:val="22"/>
                <w:szCs w:val="22"/>
              </w:rPr>
              <w:t xml:space="preserve">ora, se pueda generar un flujo de proceso encaminado a la </w:t>
            </w:r>
            <w:r w:rsidRPr="005C0391">
              <w:rPr>
                <w:rFonts w:ascii="Arial" w:hAnsi="Arial" w:cs="Arial"/>
                <w:iCs/>
                <w:color w:val="000000" w:themeColor="text1"/>
                <w:sz w:val="22"/>
                <w:szCs w:val="22"/>
              </w:rPr>
              <w:lastRenderedPageBreak/>
              <w:t xml:space="preserve">actualización e inclusión de manera formal como parte del </w:t>
            </w:r>
            <w:r w:rsidRPr="00F255AD">
              <w:rPr>
                <w:rFonts w:ascii="Arial" w:hAnsi="Arial" w:cs="Arial"/>
                <w:iCs/>
                <w:color w:val="000000" w:themeColor="text1"/>
                <w:sz w:val="22"/>
                <w:szCs w:val="22"/>
              </w:rPr>
              <w:t>SG</w:t>
            </w:r>
            <w:r w:rsidR="00F255AD">
              <w:rPr>
                <w:rFonts w:ascii="Arial" w:hAnsi="Arial" w:cs="Arial"/>
                <w:iCs/>
                <w:color w:val="000000" w:themeColor="text1"/>
                <w:sz w:val="22"/>
                <w:szCs w:val="22"/>
              </w:rPr>
              <w:t xml:space="preserve"> (Sistema de Gestión)</w:t>
            </w:r>
            <w:r w:rsidR="0083782F">
              <w:rPr>
                <w:rFonts w:ascii="Arial" w:hAnsi="Arial" w:cs="Arial"/>
                <w:iCs/>
                <w:color w:val="000000" w:themeColor="text1"/>
                <w:sz w:val="22"/>
                <w:szCs w:val="22"/>
              </w:rPr>
              <w:t>;</w:t>
            </w:r>
            <w:r w:rsidRPr="005C0391">
              <w:rPr>
                <w:rFonts w:ascii="Arial" w:hAnsi="Arial" w:cs="Arial"/>
                <w:iCs/>
                <w:color w:val="000000" w:themeColor="text1"/>
                <w:sz w:val="22"/>
                <w:szCs w:val="22"/>
              </w:rPr>
              <w:t xml:space="preserve"> para </w:t>
            </w:r>
            <w:r w:rsidR="0083782F">
              <w:rPr>
                <w:rFonts w:ascii="Arial" w:hAnsi="Arial" w:cs="Arial"/>
                <w:iCs/>
                <w:color w:val="000000" w:themeColor="text1"/>
                <w:sz w:val="22"/>
                <w:szCs w:val="22"/>
              </w:rPr>
              <w:t>originarlo</w:t>
            </w:r>
            <w:r w:rsidRPr="005C0391">
              <w:rPr>
                <w:rFonts w:ascii="Arial" w:hAnsi="Arial" w:cs="Arial"/>
                <w:iCs/>
                <w:color w:val="000000" w:themeColor="text1"/>
                <w:sz w:val="22"/>
                <w:szCs w:val="22"/>
              </w:rPr>
              <w:t xml:space="preserve"> es necesario determinar los siguientes aspectos:</w:t>
            </w:r>
          </w:p>
          <w:p w14:paraId="244A2D23" w14:textId="77777777" w:rsidR="002C00BF" w:rsidRPr="00F255AD" w:rsidRDefault="002C00BF" w:rsidP="00CA6586">
            <w:pPr>
              <w:pStyle w:val="ListParagraph"/>
              <w:numPr>
                <w:ilvl w:val="0"/>
                <w:numId w:val="1"/>
              </w:numPr>
              <w:spacing w:before="40" w:after="40"/>
              <w:rPr>
                <w:bCs/>
                <w:color w:val="000000"/>
              </w:rPr>
            </w:pPr>
            <w:r w:rsidRPr="00F255AD">
              <w:rPr>
                <w:bCs/>
                <w:color w:val="000000"/>
              </w:rPr>
              <w:t>Actores vinculados al documento.</w:t>
            </w:r>
          </w:p>
          <w:p w14:paraId="4CB25947" w14:textId="77777777" w:rsidR="002C00BF" w:rsidRPr="00FE54F6" w:rsidRDefault="002C00BF" w:rsidP="00CA6586">
            <w:pPr>
              <w:pStyle w:val="ListParagraph"/>
              <w:numPr>
                <w:ilvl w:val="0"/>
                <w:numId w:val="1"/>
              </w:numPr>
              <w:spacing w:before="40" w:after="40"/>
              <w:rPr>
                <w:bCs/>
                <w:color w:val="000000"/>
              </w:rPr>
            </w:pPr>
            <w:r w:rsidRPr="000C132A">
              <w:rPr>
                <w:bCs/>
                <w:color w:val="000000"/>
              </w:rPr>
              <w:t>Temporalidad de revisión documental.</w:t>
            </w:r>
          </w:p>
          <w:p w14:paraId="7117D028" w14:textId="77777777" w:rsidR="002C00BF" w:rsidRPr="00484BE7" w:rsidRDefault="002C00BF" w:rsidP="00CA6586">
            <w:pPr>
              <w:pStyle w:val="ListParagraph"/>
              <w:numPr>
                <w:ilvl w:val="0"/>
                <w:numId w:val="1"/>
              </w:numPr>
              <w:spacing w:before="40" w:after="40"/>
              <w:rPr>
                <w:bCs/>
                <w:color w:val="000000"/>
              </w:rPr>
            </w:pPr>
            <w:r w:rsidRPr="00484BE7">
              <w:rPr>
                <w:bCs/>
                <w:color w:val="000000"/>
              </w:rPr>
              <w:t>Proceso de identificación de oportunidades de actualización.</w:t>
            </w:r>
          </w:p>
          <w:p w14:paraId="399986CB" w14:textId="77777777" w:rsidR="002C00BF" w:rsidRPr="00484BE7" w:rsidRDefault="002C00BF" w:rsidP="00CA6586">
            <w:pPr>
              <w:pStyle w:val="ListParagraph"/>
              <w:numPr>
                <w:ilvl w:val="0"/>
                <w:numId w:val="1"/>
              </w:numPr>
              <w:spacing w:before="40" w:after="40"/>
              <w:rPr>
                <w:bCs/>
                <w:color w:val="000000"/>
              </w:rPr>
            </w:pPr>
            <w:r w:rsidRPr="00484BE7">
              <w:rPr>
                <w:bCs/>
                <w:color w:val="000000"/>
              </w:rPr>
              <w:t>Flujo de propuesta y aprobación del documento.</w:t>
            </w:r>
          </w:p>
          <w:p w14:paraId="51D4E1C0" w14:textId="77777777" w:rsidR="002C00BF" w:rsidRPr="00484BE7" w:rsidRDefault="002C00BF" w:rsidP="00CA6586">
            <w:pPr>
              <w:pStyle w:val="ListParagraph"/>
              <w:numPr>
                <w:ilvl w:val="0"/>
                <w:numId w:val="1"/>
              </w:numPr>
              <w:spacing w:before="40" w:after="40"/>
              <w:rPr>
                <w:bCs/>
                <w:color w:val="000000"/>
              </w:rPr>
            </w:pPr>
            <w:r w:rsidRPr="00484BE7">
              <w:rPr>
                <w:bCs/>
                <w:color w:val="000000"/>
              </w:rPr>
              <w:t>Formato de actualización.</w:t>
            </w:r>
          </w:p>
          <w:p w14:paraId="6EE571F1" w14:textId="77777777" w:rsidR="002C00BF" w:rsidRPr="00484BE7" w:rsidRDefault="002C00BF" w:rsidP="00CA6586">
            <w:pPr>
              <w:pStyle w:val="ListParagraph"/>
              <w:numPr>
                <w:ilvl w:val="0"/>
                <w:numId w:val="1"/>
              </w:numPr>
              <w:spacing w:before="40" w:after="40"/>
              <w:rPr>
                <w:bCs/>
                <w:color w:val="000000"/>
              </w:rPr>
            </w:pPr>
            <w:r w:rsidRPr="00484BE7">
              <w:rPr>
                <w:bCs/>
                <w:color w:val="000000"/>
              </w:rPr>
              <w:t>Áreas que validan el proceso y lo formalizan.</w:t>
            </w:r>
          </w:p>
          <w:p w14:paraId="735119AB" w14:textId="77777777" w:rsidR="002C00BF" w:rsidRPr="00484BE7" w:rsidRDefault="002C00BF" w:rsidP="00CA6586">
            <w:pPr>
              <w:pStyle w:val="ListParagraph"/>
              <w:numPr>
                <w:ilvl w:val="0"/>
                <w:numId w:val="1"/>
              </w:numPr>
              <w:spacing w:before="40" w:after="40"/>
              <w:rPr>
                <w:bCs/>
                <w:color w:val="000000"/>
              </w:rPr>
            </w:pPr>
            <w:r w:rsidRPr="00484BE7">
              <w:rPr>
                <w:bCs/>
                <w:color w:val="000000"/>
              </w:rPr>
              <w:t>Mecanismos de formalización.</w:t>
            </w:r>
          </w:p>
          <w:p w14:paraId="2B5932F1" w14:textId="6AD5ACE5" w:rsidR="002C00BF" w:rsidRPr="00484BE7" w:rsidRDefault="002C00BF" w:rsidP="00CA6586">
            <w:pPr>
              <w:pStyle w:val="ListParagraph"/>
              <w:numPr>
                <w:ilvl w:val="0"/>
                <w:numId w:val="1"/>
              </w:numPr>
              <w:spacing w:before="40" w:after="40"/>
              <w:rPr>
                <w:bCs/>
                <w:color w:val="000000"/>
              </w:rPr>
            </w:pPr>
            <w:r w:rsidRPr="00484BE7">
              <w:rPr>
                <w:bCs/>
                <w:color w:val="000000"/>
              </w:rPr>
              <w:t>Medios de divulgación y apropiación.</w:t>
            </w:r>
          </w:p>
        </w:tc>
      </w:tr>
    </w:tbl>
    <w:p w14:paraId="63A77338" w14:textId="77777777" w:rsidR="002C00BF" w:rsidRPr="00484BE7" w:rsidRDefault="002C00BF"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C00BF" w:rsidRPr="00484BE7" w14:paraId="6467A587" w14:textId="77777777" w:rsidTr="001D032A">
        <w:trPr>
          <w:trHeight w:val="580"/>
        </w:trPr>
        <w:tc>
          <w:tcPr>
            <w:tcW w:w="1432" w:type="dxa"/>
            <w:shd w:val="clear" w:color="auto" w:fill="C9DAF8"/>
            <w:tcMar>
              <w:top w:w="100" w:type="dxa"/>
              <w:left w:w="100" w:type="dxa"/>
              <w:bottom w:w="100" w:type="dxa"/>
              <w:right w:w="100" w:type="dxa"/>
            </w:tcMar>
          </w:tcPr>
          <w:p w14:paraId="29FC0D94" w14:textId="77777777" w:rsidR="002C00BF" w:rsidRPr="00FE54F6" w:rsidRDefault="002C00BF"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 xml:space="preserve">Tipo de </w:t>
            </w:r>
            <w:r w:rsidRPr="000C132A">
              <w:rPr>
                <w:rFonts w:ascii="Arial" w:hAnsi="Arial" w:cs="Arial"/>
                <w:color w:val="000000" w:themeColor="text1"/>
                <w:sz w:val="22"/>
                <w:szCs w:val="22"/>
              </w:rPr>
              <w:t>recurso</w:t>
            </w:r>
          </w:p>
        </w:tc>
        <w:tc>
          <w:tcPr>
            <w:tcW w:w="11980" w:type="dxa"/>
            <w:shd w:val="clear" w:color="auto" w:fill="C9DAF8"/>
            <w:tcMar>
              <w:top w:w="100" w:type="dxa"/>
              <w:left w:w="100" w:type="dxa"/>
              <w:bottom w:w="100" w:type="dxa"/>
              <w:right w:w="100" w:type="dxa"/>
            </w:tcMar>
          </w:tcPr>
          <w:p w14:paraId="45A19F43" w14:textId="77777777" w:rsidR="002C00BF" w:rsidRPr="00FE54F6" w:rsidRDefault="002C00BF" w:rsidP="00484BE7">
            <w:pPr>
              <w:pStyle w:val="Title"/>
              <w:spacing w:before="40" w:after="40"/>
              <w:jc w:val="center"/>
              <w:rPr>
                <w:color w:val="000000" w:themeColor="text1"/>
                <w:sz w:val="22"/>
                <w:szCs w:val="22"/>
              </w:rPr>
            </w:pPr>
            <w:bookmarkStart w:id="14" w:name="_heading=h.23ckvvd" w:colFirst="0" w:colLast="0"/>
            <w:bookmarkEnd w:id="14"/>
            <w:r w:rsidRPr="00FE54F6">
              <w:rPr>
                <w:color w:val="000000" w:themeColor="text1"/>
                <w:sz w:val="22"/>
                <w:szCs w:val="22"/>
              </w:rPr>
              <w:t>Cajón de texto de color</w:t>
            </w:r>
          </w:p>
        </w:tc>
      </w:tr>
      <w:tr w:rsidR="002C00BF" w:rsidRPr="00484BE7" w14:paraId="58E8AC65" w14:textId="77777777" w:rsidTr="001D032A">
        <w:trPr>
          <w:trHeight w:val="420"/>
        </w:trPr>
        <w:tc>
          <w:tcPr>
            <w:tcW w:w="13412" w:type="dxa"/>
            <w:gridSpan w:val="2"/>
            <w:shd w:val="clear" w:color="auto" w:fill="auto"/>
            <w:tcMar>
              <w:top w:w="100" w:type="dxa"/>
              <w:left w:w="100" w:type="dxa"/>
              <w:bottom w:w="100" w:type="dxa"/>
              <w:right w:w="100" w:type="dxa"/>
            </w:tcMar>
          </w:tcPr>
          <w:p w14:paraId="7746243A" w14:textId="502EC412" w:rsidR="002C00BF" w:rsidRPr="00484BE7" w:rsidRDefault="002C00BF" w:rsidP="00484BE7">
            <w:pPr>
              <w:spacing w:before="40" w:after="40" w:line="276" w:lineRule="auto"/>
              <w:rPr>
                <w:rFonts w:ascii="Arial" w:hAnsi="Arial" w:cs="Arial"/>
                <w:bCs/>
                <w:color w:val="000000"/>
                <w:sz w:val="22"/>
                <w:szCs w:val="22"/>
              </w:rPr>
            </w:pPr>
            <w:r w:rsidRPr="00934A99">
              <w:rPr>
                <w:rFonts w:ascii="Arial" w:hAnsi="Arial" w:cs="Arial"/>
                <w:bCs/>
                <w:color w:val="000000"/>
                <w:sz w:val="22"/>
                <w:szCs w:val="22"/>
              </w:rPr>
              <w:t xml:space="preserve">Los anteriores elementos deberán </w:t>
            </w:r>
            <w:r w:rsidRPr="00564872">
              <w:rPr>
                <w:rFonts w:ascii="Arial" w:hAnsi="Arial" w:cs="Arial"/>
                <w:bCs/>
                <w:color w:val="000000"/>
                <w:sz w:val="22"/>
                <w:szCs w:val="22"/>
              </w:rPr>
              <w:t xml:space="preserve">ser tenidos en cuenta en el documento </w:t>
            </w:r>
            <w:r w:rsidRPr="00F91E38">
              <w:rPr>
                <w:rFonts w:ascii="Arial" w:hAnsi="Arial" w:cs="Arial"/>
                <w:bCs/>
                <w:color w:val="000000"/>
                <w:sz w:val="22"/>
                <w:szCs w:val="22"/>
              </w:rPr>
              <w:t>denominado “Procedimiento de Actualización Documental”,</w:t>
            </w:r>
            <w:r w:rsidRPr="00564872">
              <w:rPr>
                <w:rFonts w:ascii="Arial" w:hAnsi="Arial" w:cs="Arial"/>
                <w:bCs/>
                <w:color w:val="000000"/>
                <w:sz w:val="22"/>
                <w:szCs w:val="22"/>
              </w:rPr>
              <w:t xml:space="preserve"> el cual cumplirá con el requisito de estar debidamente codificado e integrado al sistema de </w:t>
            </w:r>
            <w:r w:rsidRPr="000C132A">
              <w:rPr>
                <w:rFonts w:ascii="Arial" w:hAnsi="Arial" w:cs="Arial"/>
                <w:bCs/>
                <w:color w:val="000000"/>
                <w:sz w:val="22"/>
                <w:szCs w:val="22"/>
              </w:rPr>
              <w:t xml:space="preserve">gestión documental, aclarando el flujo de proceso y los criterios que deben ser cumplidos </w:t>
            </w:r>
            <w:r w:rsidR="00093853">
              <w:rPr>
                <w:rFonts w:ascii="Arial" w:hAnsi="Arial" w:cs="Arial"/>
                <w:bCs/>
                <w:color w:val="000000"/>
                <w:sz w:val="22"/>
                <w:szCs w:val="22"/>
              </w:rPr>
              <w:t>con el objetivo</w:t>
            </w:r>
            <w:r w:rsidRPr="000C132A">
              <w:rPr>
                <w:rFonts w:ascii="Arial" w:hAnsi="Arial" w:cs="Arial"/>
                <w:bCs/>
                <w:color w:val="000000"/>
                <w:sz w:val="22"/>
                <w:szCs w:val="22"/>
              </w:rPr>
              <w:t xml:space="preserve"> de garantizar la realización exitosa de</w:t>
            </w:r>
            <w:r w:rsidR="00E71B0E" w:rsidRPr="00484BE7">
              <w:rPr>
                <w:rFonts w:ascii="Arial" w:hAnsi="Arial" w:cs="Arial"/>
                <w:bCs/>
                <w:color w:val="000000"/>
                <w:sz w:val="22"/>
                <w:szCs w:val="22"/>
              </w:rPr>
              <w:t>l</w:t>
            </w:r>
            <w:r w:rsidR="004B2128" w:rsidRPr="00484BE7">
              <w:rPr>
                <w:rFonts w:ascii="Arial" w:hAnsi="Arial" w:cs="Arial"/>
                <w:bCs/>
                <w:color w:val="000000"/>
                <w:sz w:val="22"/>
                <w:szCs w:val="22"/>
              </w:rPr>
              <w:t xml:space="preserve"> </w:t>
            </w:r>
            <w:r w:rsidRPr="00484BE7">
              <w:rPr>
                <w:rFonts w:ascii="Arial" w:hAnsi="Arial" w:cs="Arial"/>
                <w:bCs/>
                <w:color w:val="000000"/>
                <w:sz w:val="22"/>
                <w:szCs w:val="22"/>
              </w:rPr>
              <w:t xml:space="preserve">proceso de actualización. </w:t>
            </w:r>
          </w:p>
        </w:tc>
      </w:tr>
    </w:tbl>
    <w:p w14:paraId="5CE5FF44" w14:textId="77777777" w:rsidR="0029661B" w:rsidRPr="00F255AD" w:rsidRDefault="0029661B" w:rsidP="00484BE7">
      <w:pPr>
        <w:spacing w:before="40" w:after="40" w:line="276" w:lineRule="auto"/>
        <w:rPr>
          <w:rFonts w:ascii="Arial" w:hAnsi="Arial" w:cs="Arial"/>
          <w:bCs/>
          <w:color w:val="000000" w:themeColor="text1"/>
          <w:sz w:val="22"/>
          <w:szCs w:val="22"/>
        </w:rPr>
      </w:pPr>
    </w:p>
    <w:p w14:paraId="1304CA3D" w14:textId="7E7EBE79" w:rsidR="0029661B" w:rsidRPr="00F255AD" w:rsidRDefault="0029661B" w:rsidP="00484BE7">
      <w:pPr>
        <w:spacing w:before="40" w:after="40" w:line="276" w:lineRule="auto"/>
        <w:rPr>
          <w:rFonts w:ascii="Arial" w:hAnsi="Arial" w:cs="Arial"/>
          <w:b/>
          <w:color w:val="000000" w:themeColor="text1"/>
          <w:sz w:val="22"/>
          <w:szCs w:val="22"/>
        </w:rPr>
      </w:pPr>
      <w:r w:rsidRPr="00F255AD">
        <w:rPr>
          <w:rFonts w:ascii="Arial" w:hAnsi="Arial" w:cs="Arial"/>
          <w:b/>
          <w:color w:val="000000" w:themeColor="text1"/>
          <w:sz w:val="22"/>
          <w:szCs w:val="22"/>
        </w:rPr>
        <w:t>Técnicas de control de documentos</w:t>
      </w:r>
    </w:p>
    <w:p w14:paraId="33AEF7B4" w14:textId="727779B0" w:rsidR="00D73388" w:rsidRDefault="00D73388" w:rsidP="00B52A72">
      <w:pPr>
        <w:tabs>
          <w:tab w:val="left" w:pos="2613"/>
        </w:tabs>
        <w:spacing w:before="40" w:after="40" w:line="276" w:lineRule="auto"/>
        <w:rPr>
          <w:rFonts w:ascii="Arial" w:hAnsi="Arial" w:cs="Arial"/>
          <w:b/>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52A72" w:rsidRPr="00484BE7" w14:paraId="368667E8" w14:textId="77777777" w:rsidTr="00132C00">
        <w:trPr>
          <w:trHeight w:val="444"/>
        </w:trPr>
        <w:tc>
          <w:tcPr>
            <w:tcW w:w="13422" w:type="dxa"/>
            <w:shd w:val="clear" w:color="auto" w:fill="8DB3E2"/>
          </w:tcPr>
          <w:p w14:paraId="016C65B4" w14:textId="77777777" w:rsidR="00B52A72" w:rsidRPr="00484BE7" w:rsidRDefault="00B52A72"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B52A72" w:rsidRPr="00484BE7" w14:paraId="701E9EFD" w14:textId="77777777" w:rsidTr="00132C00">
        <w:tc>
          <w:tcPr>
            <w:tcW w:w="13422" w:type="dxa"/>
          </w:tcPr>
          <w:p w14:paraId="5D4D0DFE" w14:textId="7EAF4844" w:rsidR="00B52A72" w:rsidRPr="00675E49" w:rsidRDefault="00B52A72" w:rsidP="00132C00">
            <w:pPr>
              <w:spacing w:before="40" w:after="40" w:line="276" w:lineRule="auto"/>
              <w:jc w:val="both"/>
              <w:rPr>
                <w:rFonts w:ascii="Arial" w:hAnsi="Arial" w:cs="Arial"/>
                <w:color w:val="000000" w:themeColor="text1"/>
                <w:sz w:val="22"/>
                <w:szCs w:val="22"/>
              </w:rPr>
            </w:pPr>
            <w:r w:rsidRPr="00F255AD">
              <w:rPr>
                <w:rFonts w:ascii="Arial" w:hAnsi="Arial" w:cs="Arial"/>
                <w:bCs/>
                <w:color w:val="000000"/>
                <w:sz w:val="22"/>
                <w:szCs w:val="22"/>
              </w:rPr>
              <w:t>Como parte de la gestión documental, es necesario establecer criterios que permitan garantizar el control a los documentos que</w:t>
            </w:r>
            <w:r w:rsidR="005B14E3">
              <w:rPr>
                <w:rFonts w:ascii="Arial" w:hAnsi="Arial" w:cs="Arial"/>
                <w:bCs/>
                <w:color w:val="000000"/>
                <w:sz w:val="22"/>
                <w:szCs w:val="22"/>
              </w:rPr>
              <w:t xml:space="preserve"> se</w:t>
            </w:r>
            <w:r w:rsidRPr="00F255AD">
              <w:rPr>
                <w:rFonts w:ascii="Arial" w:hAnsi="Arial" w:cs="Arial"/>
                <w:bCs/>
                <w:color w:val="000000"/>
                <w:sz w:val="22"/>
                <w:szCs w:val="22"/>
              </w:rPr>
              <w:t xml:space="preserve"> integran al SGD</w:t>
            </w:r>
            <w:r>
              <w:rPr>
                <w:rFonts w:ascii="Arial" w:hAnsi="Arial" w:cs="Arial"/>
                <w:bCs/>
                <w:color w:val="000000"/>
                <w:sz w:val="22"/>
                <w:szCs w:val="22"/>
              </w:rPr>
              <w:t xml:space="preserve"> (Sistema de Gestión Documental);</w:t>
            </w:r>
            <w:r w:rsidRPr="00F255AD">
              <w:rPr>
                <w:rFonts w:ascii="Arial" w:hAnsi="Arial" w:cs="Arial"/>
                <w:bCs/>
                <w:color w:val="000000"/>
                <w:sz w:val="22"/>
                <w:szCs w:val="22"/>
              </w:rPr>
              <w:t xml:space="preserve"> para lograrlo, es importante que la organización se plantee una serie de interrogantes que le permitirán verificar la pertinencia de los documentos que deben ser </w:t>
            </w:r>
            <w:r w:rsidR="00ED412A">
              <w:rPr>
                <w:rFonts w:ascii="Arial" w:hAnsi="Arial" w:cs="Arial"/>
                <w:bCs/>
                <w:color w:val="000000"/>
                <w:sz w:val="22"/>
                <w:szCs w:val="22"/>
              </w:rPr>
              <w:t xml:space="preserve">examinados y </w:t>
            </w:r>
            <w:r w:rsidRPr="00F255AD">
              <w:rPr>
                <w:rFonts w:ascii="Arial" w:hAnsi="Arial" w:cs="Arial"/>
                <w:bCs/>
                <w:color w:val="000000"/>
                <w:sz w:val="22"/>
                <w:szCs w:val="22"/>
              </w:rPr>
              <w:t>controlados</w:t>
            </w:r>
            <w:r>
              <w:rPr>
                <w:rFonts w:ascii="Arial" w:hAnsi="Arial" w:cs="Arial"/>
                <w:bCs/>
                <w:color w:val="000000"/>
                <w:sz w:val="22"/>
                <w:szCs w:val="22"/>
              </w:rPr>
              <w:t>.</w:t>
            </w:r>
          </w:p>
        </w:tc>
      </w:tr>
    </w:tbl>
    <w:p w14:paraId="6C8445DA" w14:textId="2978B236" w:rsidR="00B52A72" w:rsidRDefault="00B52A72" w:rsidP="00B52A72">
      <w:pPr>
        <w:tabs>
          <w:tab w:val="left" w:pos="2613"/>
        </w:tabs>
        <w:spacing w:before="40" w:after="40" w:line="276" w:lineRule="auto"/>
        <w:rPr>
          <w:rFonts w:ascii="Arial" w:hAnsi="Arial" w:cs="Arial"/>
          <w:b/>
          <w:sz w:val="22"/>
          <w:szCs w:val="22"/>
        </w:rPr>
      </w:pPr>
    </w:p>
    <w:p w14:paraId="16597865" w14:textId="77777777" w:rsidR="00B52A72" w:rsidRPr="00484BE7" w:rsidRDefault="00B52A72" w:rsidP="00B52A72">
      <w:pPr>
        <w:tabs>
          <w:tab w:val="left" w:pos="2613"/>
        </w:tabs>
        <w:spacing w:before="40" w:after="40" w:line="276" w:lineRule="auto"/>
        <w:rPr>
          <w:rFonts w:ascii="Arial" w:hAnsi="Arial" w:cs="Arial"/>
          <w:b/>
          <w:sz w:val="22"/>
          <w:szCs w:val="22"/>
        </w:rPr>
      </w:pPr>
    </w:p>
    <w:tbl>
      <w:tblPr>
        <w:tblStyle w:val="a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D73388" w:rsidRPr="00484BE7" w14:paraId="6614CDFF" w14:textId="77777777" w:rsidTr="001D032A">
        <w:tc>
          <w:tcPr>
            <w:tcW w:w="1703" w:type="dxa"/>
            <w:shd w:val="clear" w:color="auto" w:fill="C9DAF8"/>
            <w:tcMar>
              <w:top w:w="100" w:type="dxa"/>
              <w:left w:w="100" w:type="dxa"/>
              <w:bottom w:w="100" w:type="dxa"/>
              <w:right w:w="100" w:type="dxa"/>
            </w:tcMar>
          </w:tcPr>
          <w:p w14:paraId="5A6193D9" w14:textId="77777777" w:rsidR="00D73388" w:rsidRPr="000C132A" w:rsidRDefault="00D73388"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Tipo de recurso</w:t>
            </w:r>
          </w:p>
        </w:tc>
        <w:tc>
          <w:tcPr>
            <w:tcW w:w="11709" w:type="dxa"/>
            <w:shd w:val="clear" w:color="auto" w:fill="C9DAF8"/>
            <w:tcMar>
              <w:top w:w="100" w:type="dxa"/>
              <w:left w:w="100" w:type="dxa"/>
              <w:bottom w:w="100" w:type="dxa"/>
              <w:right w:w="100" w:type="dxa"/>
            </w:tcMar>
          </w:tcPr>
          <w:p w14:paraId="6C71D567" w14:textId="77777777" w:rsidR="00D73388" w:rsidRPr="00484BE7" w:rsidRDefault="00D73388" w:rsidP="00484BE7">
            <w:pPr>
              <w:pStyle w:val="Title"/>
              <w:widowControl w:val="0"/>
              <w:spacing w:before="40" w:after="40"/>
              <w:jc w:val="center"/>
              <w:rPr>
                <w:color w:val="000000" w:themeColor="text1"/>
                <w:sz w:val="22"/>
                <w:szCs w:val="22"/>
              </w:rPr>
            </w:pPr>
            <w:bookmarkStart w:id="15" w:name="_heading=h.qsh70q" w:colFirst="0" w:colLast="0"/>
            <w:bookmarkEnd w:id="15"/>
            <w:r w:rsidRPr="00484BE7">
              <w:rPr>
                <w:color w:val="000000" w:themeColor="text1"/>
                <w:sz w:val="22"/>
                <w:szCs w:val="22"/>
              </w:rPr>
              <w:t>Rutas / Pasos. Verticales 1</w:t>
            </w:r>
          </w:p>
        </w:tc>
      </w:tr>
      <w:tr w:rsidR="00D73388" w:rsidRPr="00484BE7" w14:paraId="0B2F8F9D" w14:textId="77777777" w:rsidTr="001D032A">
        <w:tc>
          <w:tcPr>
            <w:tcW w:w="1703" w:type="dxa"/>
            <w:shd w:val="clear" w:color="auto" w:fill="auto"/>
            <w:tcMar>
              <w:top w:w="100" w:type="dxa"/>
              <w:left w:w="100" w:type="dxa"/>
              <w:bottom w:w="100" w:type="dxa"/>
              <w:right w:w="100" w:type="dxa"/>
            </w:tcMar>
          </w:tcPr>
          <w:p w14:paraId="472F99F6" w14:textId="77777777" w:rsidR="00D73388" w:rsidRPr="00564872" w:rsidRDefault="00D73388" w:rsidP="00484BE7">
            <w:pPr>
              <w:widowControl w:val="0"/>
              <w:spacing w:before="40" w:after="40" w:line="276" w:lineRule="auto"/>
              <w:ind w:right="-804"/>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709" w:type="dxa"/>
            <w:shd w:val="clear" w:color="auto" w:fill="auto"/>
            <w:tcMar>
              <w:top w:w="100" w:type="dxa"/>
              <w:left w:w="100" w:type="dxa"/>
              <w:bottom w:w="100" w:type="dxa"/>
              <w:right w:w="100" w:type="dxa"/>
            </w:tcMar>
          </w:tcPr>
          <w:p w14:paraId="0832428B" w14:textId="176FBA5C" w:rsidR="00D73388" w:rsidRPr="00F255AD" w:rsidRDefault="00B52A72" w:rsidP="00484BE7">
            <w:pPr>
              <w:spacing w:before="40" w:after="40" w:line="276" w:lineRule="auto"/>
              <w:rPr>
                <w:rFonts w:ascii="Arial" w:hAnsi="Arial" w:cs="Arial"/>
                <w:bCs/>
                <w:color w:val="000000" w:themeColor="text1"/>
                <w:sz w:val="22"/>
                <w:szCs w:val="22"/>
              </w:rPr>
            </w:pPr>
            <w:r>
              <w:rPr>
                <w:rFonts w:ascii="Arial" w:hAnsi="Arial" w:cs="Arial"/>
                <w:bCs/>
                <w:color w:val="000000"/>
                <w:sz w:val="22"/>
                <w:szCs w:val="22"/>
              </w:rPr>
              <w:t>A</w:t>
            </w:r>
            <w:r w:rsidR="00D73388" w:rsidRPr="00B52A72">
              <w:rPr>
                <w:rFonts w:ascii="Arial" w:hAnsi="Arial" w:cs="Arial"/>
                <w:bCs/>
                <w:color w:val="000000"/>
                <w:sz w:val="22"/>
                <w:szCs w:val="22"/>
              </w:rPr>
              <w:t xml:space="preserve"> continuación, se presenta una </w:t>
            </w:r>
            <w:r w:rsidR="003004FB">
              <w:rPr>
                <w:rFonts w:ascii="Arial" w:hAnsi="Arial" w:cs="Arial"/>
                <w:bCs/>
                <w:color w:val="000000"/>
                <w:sz w:val="22"/>
                <w:szCs w:val="22"/>
              </w:rPr>
              <w:t>serie</w:t>
            </w:r>
            <w:r w:rsidR="00D73388" w:rsidRPr="00B52A72">
              <w:rPr>
                <w:rFonts w:ascii="Arial" w:hAnsi="Arial" w:cs="Arial"/>
                <w:bCs/>
                <w:color w:val="000000"/>
                <w:sz w:val="22"/>
                <w:szCs w:val="22"/>
              </w:rPr>
              <w:t xml:space="preserve"> de preguntas orientadoras para realizar el proceso de manera exitosa:</w:t>
            </w:r>
          </w:p>
        </w:tc>
      </w:tr>
      <w:tr w:rsidR="00D73388" w:rsidRPr="00484BE7" w14:paraId="2961B74B" w14:textId="77777777" w:rsidTr="001D032A">
        <w:trPr>
          <w:trHeight w:val="420"/>
        </w:trPr>
        <w:tc>
          <w:tcPr>
            <w:tcW w:w="13412" w:type="dxa"/>
            <w:gridSpan w:val="2"/>
            <w:shd w:val="clear" w:color="auto" w:fill="auto"/>
            <w:tcMar>
              <w:top w:w="100" w:type="dxa"/>
              <w:left w:w="100" w:type="dxa"/>
              <w:bottom w:w="100" w:type="dxa"/>
              <w:right w:w="100" w:type="dxa"/>
            </w:tcMar>
          </w:tcPr>
          <w:p w14:paraId="6CECB67A" w14:textId="69E03DA8" w:rsidR="00D73388" w:rsidRPr="00934A99" w:rsidRDefault="00F42177" w:rsidP="00484BE7">
            <w:pPr>
              <w:widowControl w:val="0"/>
              <w:spacing w:before="40" w:after="40" w:line="276" w:lineRule="auto"/>
              <w:jc w:val="center"/>
              <w:rPr>
                <w:rFonts w:ascii="Arial" w:hAnsi="Arial" w:cs="Arial"/>
                <w:color w:val="000000" w:themeColor="text1"/>
                <w:sz w:val="22"/>
                <w:szCs w:val="22"/>
              </w:rPr>
            </w:pPr>
            <w:commentRangeStart w:id="16"/>
            <w:r w:rsidRPr="00934A99">
              <w:rPr>
                <w:rFonts w:ascii="Arial" w:hAnsi="Arial" w:cs="Arial"/>
                <w:noProof/>
                <w:color w:val="000000" w:themeColor="text1"/>
                <w:sz w:val="22"/>
                <w:szCs w:val="22"/>
              </w:rPr>
              <w:drawing>
                <wp:inline distT="0" distB="0" distL="0" distR="0" wp14:anchorId="5AAA393C" wp14:editId="2AAAD4EA">
                  <wp:extent cx="2044700" cy="1632989"/>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0101" cy="1645289"/>
                          </a:xfrm>
                          <a:prstGeom prst="rect">
                            <a:avLst/>
                          </a:prstGeom>
                        </pic:spPr>
                      </pic:pic>
                    </a:graphicData>
                  </a:graphic>
                </wp:inline>
              </w:drawing>
            </w:r>
            <w:commentRangeEnd w:id="16"/>
            <w:r w:rsidR="004E0237" w:rsidRPr="00484BE7">
              <w:rPr>
                <w:rStyle w:val="CommentReference"/>
                <w:rFonts w:ascii="Arial" w:eastAsia="Arial" w:hAnsi="Arial" w:cs="Arial"/>
                <w:sz w:val="22"/>
                <w:szCs w:val="22"/>
                <w:lang w:val="es" w:eastAsia="es-CO"/>
              </w:rPr>
              <w:commentReference w:id="16"/>
            </w:r>
          </w:p>
          <w:p w14:paraId="5021525E" w14:textId="7852F77F" w:rsidR="00D73388" w:rsidRPr="00FE54F6" w:rsidRDefault="00D73388" w:rsidP="00484BE7">
            <w:pPr>
              <w:widowControl w:val="0"/>
              <w:spacing w:before="40" w:after="40" w:line="276" w:lineRule="auto"/>
              <w:jc w:val="center"/>
              <w:rPr>
                <w:rFonts w:ascii="Arial" w:hAnsi="Arial" w:cs="Arial"/>
                <w:b/>
                <w:color w:val="000000" w:themeColor="text1"/>
                <w:sz w:val="22"/>
                <w:szCs w:val="22"/>
              </w:rPr>
            </w:pPr>
            <w:r w:rsidRPr="000C132A">
              <w:rPr>
                <w:rFonts w:ascii="Arial" w:hAnsi="Arial" w:cs="Arial"/>
                <w:b/>
                <w:color w:val="000000" w:themeColor="text1"/>
                <w:sz w:val="22"/>
                <w:szCs w:val="22"/>
              </w:rPr>
              <w:t xml:space="preserve">Imagen: </w:t>
            </w:r>
            <w:r w:rsidRPr="00FE54F6">
              <w:rPr>
                <w:rFonts w:ascii="Arial" w:hAnsi="Arial" w:cs="Arial"/>
                <w:color w:val="000000" w:themeColor="text1"/>
                <w:sz w:val="22"/>
                <w:szCs w:val="22"/>
              </w:rPr>
              <w:t>135401_i10</w:t>
            </w:r>
          </w:p>
        </w:tc>
      </w:tr>
      <w:tr w:rsidR="00D73388" w:rsidRPr="00484BE7" w14:paraId="4273A7F7" w14:textId="77777777" w:rsidTr="001D032A">
        <w:tc>
          <w:tcPr>
            <w:tcW w:w="1703" w:type="dxa"/>
            <w:shd w:val="clear" w:color="auto" w:fill="auto"/>
            <w:tcMar>
              <w:top w:w="100" w:type="dxa"/>
              <w:left w:w="100" w:type="dxa"/>
              <w:bottom w:w="100" w:type="dxa"/>
              <w:right w:w="100" w:type="dxa"/>
            </w:tcMar>
          </w:tcPr>
          <w:p w14:paraId="24C1753D" w14:textId="39633F52" w:rsidR="00D73388"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A</w:t>
            </w:r>
          </w:p>
        </w:tc>
        <w:tc>
          <w:tcPr>
            <w:tcW w:w="11709" w:type="dxa"/>
            <w:shd w:val="clear" w:color="auto" w:fill="auto"/>
            <w:tcMar>
              <w:top w:w="100" w:type="dxa"/>
              <w:left w:w="100" w:type="dxa"/>
              <w:bottom w:w="100" w:type="dxa"/>
              <w:right w:w="100" w:type="dxa"/>
            </w:tcMar>
          </w:tcPr>
          <w:p w14:paraId="2F2F3E3E" w14:textId="0060E50D" w:rsidR="00D73388" w:rsidRPr="00FE54F6" w:rsidRDefault="00AD5497"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 xml:space="preserve">¿El documento permite orientar los </w:t>
            </w:r>
            <w:r w:rsidRPr="00FE54F6">
              <w:rPr>
                <w:rFonts w:ascii="Arial" w:hAnsi="Arial" w:cs="Arial"/>
                <w:bCs/>
                <w:color w:val="000000"/>
                <w:sz w:val="22"/>
                <w:szCs w:val="22"/>
              </w:rPr>
              <w:t>procesos productivos o la prestación de servicios de la organización?</w:t>
            </w:r>
          </w:p>
        </w:tc>
      </w:tr>
      <w:tr w:rsidR="00D73388" w:rsidRPr="00484BE7" w14:paraId="4852E3D1" w14:textId="77777777" w:rsidTr="001D032A">
        <w:tc>
          <w:tcPr>
            <w:tcW w:w="1703" w:type="dxa"/>
            <w:shd w:val="clear" w:color="auto" w:fill="auto"/>
            <w:tcMar>
              <w:top w:w="100" w:type="dxa"/>
              <w:left w:w="100" w:type="dxa"/>
              <w:bottom w:w="100" w:type="dxa"/>
              <w:right w:w="100" w:type="dxa"/>
            </w:tcMar>
          </w:tcPr>
          <w:p w14:paraId="69FF8798" w14:textId="0283B033" w:rsidR="00D73388" w:rsidRPr="00B41677" w:rsidRDefault="00D73388"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 xml:space="preserve"> </w:t>
            </w:r>
            <w:r w:rsidR="006B3431" w:rsidRPr="00564872">
              <w:rPr>
                <w:rFonts w:ascii="Arial" w:hAnsi="Arial" w:cs="Arial"/>
                <w:b/>
                <w:color w:val="000000" w:themeColor="text1"/>
                <w:sz w:val="22"/>
                <w:szCs w:val="22"/>
              </w:rPr>
              <w:t>B</w:t>
            </w:r>
          </w:p>
        </w:tc>
        <w:tc>
          <w:tcPr>
            <w:tcW w:w="11709" w:type="dxa"/>
            <w:shd w:val="clear" w:color="auto" w:fill="auto"/>
            <w:tcMar>
              <w:top w:w="100" w:type="dxa"/>
              <w:left w:w="100" w:type="dxa"/>
              <w:bottom w:w="100" w:type="dxa"/>
              <w:right w:w="100" w:type="dxa"/>
            </w:tcMar>
          </w:tcPr>
          <w:p w14:paraId="5CA530ED" w14:textId="6C5762AF" w:rsidR="00D73388" w:rsidRPr="000C132A" w:rsidRDefault="00AD5497" w:rsidP="00484BE7">
            <w:pPr>
              <w:spacing w:before="40" w:after="40" w:line="276" w:lineRule="auto"/>
              <w:rPr>
                <w:rFonts w:ascii="Arial" w:hAnsi="Arial" w:cs="Arial"/>
                <w:bCs/>
                <w:color w:val="000000"/>
                <w:sz w:val="22"/>
                <w:szCs w:val="22"/>
              </w:rPr>
            </w:pPr>
            <w:r w:rsidRPr="0049771D">
              <w:rPr>
                <w:rFonts w:ascii="Arial" w:hAnsi="Arial" w:cs="Arial"/>
                <w:bCs/>
                <w:color w:val="000000"/>
                <w:sz w:val="22"/>
                <w:szCs w:val="22"/>
              </w:rPr>
              <w:t>¿</w:t>
            </w:r>
            <w:r w:rsidR="0049771D">
              <w:rPr>
                <w:rFonts w:ascii="Arial" w:hAnsi="Arial" w:cs="Arial"/>
                <w:bCs/>
                <w:color w:val="000000"/>
                <w:sz w:val="22"/>
                <w:szCs w:val="22"/>
              </w:rPr>
              <w:t>Acepta</w:t>
            </w:r>
            <w:r w:rsidR="0049771D" w:rsidRPr="0049771D">
              <w:rPr>
                <w:rFonts w:ascii="Arial" w:hAnsi="Arial" w:cs="Arial"/>
                <w:bCs/>
                <w:color w:val="000000"/>
                <w:sz w:val="22"/>
                <w:szCs w:val="22"/>
              </w:rPr>
              <w:t xml:space="preserve"> </w:t>
            </w:r>
            <w:r w:rsidRPr="0049771D">
              <w:rPr>
                <w:rFonts w:ascii="Arial" w:hAnsi="Arial" w:cs="Arial"/>
                <w:bCs/>
                <w:color w:val="000000"/>
                <w:sz w:val="22"/>
                <w:szCs w:val="22"/>
              </w:rPr>
              <w:t>orientar los procesos de verificación, inspección o prueba de los productos o servicios desarrollados por la organización?</w:t>
            </w:r>
          </w:p>
        </w:tc>
      </w:tr>
      <w:tr w:rsidR="00D73388" w:rsidRPr="00484BE7" w14:paraId="423FA762" w14:textId="77777777" w:rsidTr="001D032A">
        <w:tc>
          <w:tcPr>
            <w:tcW w:w="1703" w:type="dxa"/>
            <w:shd w:val="clear" w:color="auto" w:fill="auto"/>
            <w:tcMar>
              <w:top w:w="100" w:type="dxa"/>
              <w:left w:w="100" w:type="dxa"/>
              <w:bottom w:w="100" w:type="dxa"/>
              <w:right w:w="100" w:type="dxa"/>
            </w:tcMar>
          </w:tcPr>
          <w:p w14:paraId="2EFA9C19" w14:textId="7A9C4B9A" w:rsidR="00D73388"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C</w:t>
            </w:r>
          </w:p>
        </w:tc>
        <w:tc>
          <w:tcPr>
            <w:tcW w:w="11709" w:type="dxa"/>
            <w:shd w:val="clear" w:color="auto" w:fill="auto"/>
            <w:tcMar>
              <w:top w:w="100" w:type="dxa"/>
              <w:left w:w="100" w:type="dxa"/>
              <w:bottom w:w="100" w:type="dxa"/>
              <w:right w:w="100" w:type="dxa"/>
            </w:tcMar>
          </w:tcPr>
          <w:p w14:paraId="308A3C7F" w14:textId="230733E2" w:rsidR="00D73388" w:rsidRPr="00FE54F6" w:rsidRDefault="00AD5497"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¿Establece requisitos relacionados con el clien</w:t>
            </w:r>
            <w:r w:rsidRPr="00FE54F6">
              <w:rPr>
                <w:rFonts w:ascii="Arial" w:hAnsi="Arial" w:cs="Arial"/>
                <w:bCs/>
                <w:color w:val="000000"/>
                <w:sz w:val="22"/>
                <w:szCs w:val="22"/>
              </w:rPr>
              <w:t>te, los productos y/o servicios?</w:t>
            </w:r>
          </w:p>
        </w:tc>
      </w:tr>
      <w:tr w:rsidR="00D73388" w:rsidRPr="00484BE7" w14:paraId="3A46E554" w14:textId="77777777" w:rsidTr="001D032A">
        <w:tc>
          <w:tcPr>
            <w:tcW w:w="1703" w:type="dxa"/>
            <w:shd w:val="clear" w:color="auto" w:fill="auto"/>
            <w:tcMar>
              <w:top w:w="100" w:type="dxa"/>
              <w:left w:w="100" w:type="dxa"/>
              <w:bottom w:w="100" w:type="dxa"/>
              <w:right w:w="100" w:type="dxa"/>
            </w:tcMar>
          </w:tcPr>
          <w:p w14:paraId="1F052CE0" w14:textId="6D05641A" w:rsidR="00D73388"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D</w:t>
            </w:r>
          </w:p>
        </w:tc>
        <w:tc>
          <w:tcPr>
            <w:tcW w:w="11709" w:type="dxa"/>
            <w:shd w:val="clear" w:color="auto" w:fill="auto"/>
            <w:tcMar>
              <w:top w:w="100" w:type="dxa"/>
              <w:left w:w="100" w:type="dxa"/>
              <w:bottom w:w="100" w:type="dxa"/>
              <w:right w:w="100" w:type="dxa"/>
            </w:tcMar>
          </w:tcPr>
          <w:p w14:paraId="5C295FA3" w14:textId="65729908" w:rsidR="00D73388" w:rsidRPr="00FE54F6" w:rsidRDefault="00AD5497"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 xml:space="preserve">¿Es útil para realizar </w:t>
            </w:r>
            <w:r w:rsidR="003004FB">
              <w:rPr>
                <w:rFonts w:ascii="Arial" w:hAnsi="Arial" w:cs="Arial"/>
                <w:bCs/>
                <w:color w:val="000000"/>
                <w:sz w:val="22"/>
                <w:szCs w:val="22"/>
              </w:rPr>
              <w:t xml:space="preserve">el </w:t>
            </w:r>
            <w:r w:rsidRPr="000C132A">
              <w:rPr>
                <w:rFonts w:ascii="Arial" w:hAnsi="Arial" w:cs="Arial"/>
                <w:bCs/>
                <w:color w:val="000000"/>
                <w:sz w:val="22"/>
                <w:szCs w:val="22"/>
              </w:rPr>
              <w:t>control de procesos?</w:t>
            </w:r>
          </w:p>
        </w:tc>
      </w:tr>
      <w:tr w:rsidR="00D73388" w:rsidRPr="00484BE7" w14:paraId="34DD2071" w14:textId="77777777" w:rsidTr="001D032A">
        <w:tc>
          <w:tcPr>
            <w:tcW w:w="1703" w:type="dxa"/>
            <w:shd w:val="clear" w:color="auto" w:fill="auto"/>
            <w:tcMar>
              <w:top w:w="100" w:type="dxa"/>
              <w:left w:w="100" w:type="dxa"/>
              <w:bottom w:w="100" w:type="dxa"/>
              <w:right w:w="100" w:type="dxa"/>
            </w:tcMar>
          </w:tcPr>
          <w:p w14:paraId="4CD89DAF" w14:textId="1DC7A831" w:rsidR="00D73388"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lastRenderedPageBreak/>
              <w:t>E</w:t>
            </w:r>
          </w:p>
        </w:tc>
        <w:tc>
          <w:tcPr>
            <w:tcW w:w="11709" w:type="dxa"/>
            <w:shd w:val="clear" w:color="auto" w:fill="auto"/>
            <w:tcMar>
              <w:top w:w="100" w:type="dxa"/>
              <w:left w:w="100" w:type="dxa"/>
              <w:bottom w:w="100" w:type="dxa"/>
              <w:right w:w="100" w:type="dxa"/>
            </w:tcMar>
          </w:tcPr>
          <w:p w14:paraId="297627AF" w14:textId="1407BEE0" w:rsidR="00D73388" w:rsidRPr="00FE54F6" w:rsidRDefault="00AD5497"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¿Facilita la toma de decisiones por parte del personal de producción?</w:t>
            </w:r>
          </w:p>
        </w:tc>
      </w:tr>
      <w:tr w:rsidR="00D73388" w:rsidRPr="00484BE7" w14:paraId="640065A3" w14:textId="77777777" w:rsidTr="001D032A">
        <w:tc>
          <w:tcPr>
            <w:tcW w:w="1703" w:type="dxa"/>
            <w:shd w:val="clear" w:color="auto" w:fill="auto"/>
            <w:tcMar>
              <w:top w:w="100" w:type="dxa"/>
              <w:left w:w="100" w:type="dxa"/>
              <w:bottom w:w="100" w:type="dxa"/>
              <w:right w:w="100" w:type="dxa"/>
            </w:tcMar>
          </w:tcPr>
          <w:p w14:paraId="22326DEA" w14:textId="0D700996" w:rsidR="00D73388"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F</w:t>
            </w:r>
          </w:p>
        </w:tc>
        <w:tc>
          <w:tcPr>
            <w:tcW w:w="11709" w:type="dxa"/>
            <w:shd w:val="clear" w:color="auto" w:fill="auto"/>
            <w:tcMar>
              <w:top w:w="100" w:type="dxa"/>
              <w:left w:w="100" w:type="dxa"/>
              <w:bottom w:w="100" w:type="dxa"/>
              <w:right w:w="100" w:type="dxa"/>
            </w:tcMar>
          </w:tcPr>
          <w:p w14:paraId="7962F290" w14:textId="6A0864CF" w:rsidR="00D73388" w:rsidRPr="000C132A" w:rsidRDefault="00AD5497" w:rsidP="00484BE7">
            <w:pPr>
              <w:spacing w:before="40" w:after="40" w:line="276" w:lineRule="auto"/>
              <w:rPr>
                <w:rFonts w:ascii="Arial" w:hAnsi="Arial" w:cs="Arial"/>
                <w:bCs/>
                <w:color w:val="000000"/>
                <w:sz w:val="22"/>
                <w:szCs w:val="22"/>
              </w:rPr>
            </w:pPr>
            <w:r w:rsidRPr="0049771D">
              <w:rPr>
                <w:rFonts w:ascii="Arial" w:hAnsi="Arial" w:cs="Arial"/>
                <w:bCs/>
                <w:color w:val="000000"/>
                <w:sz w:val="22"/>
                <w:szCs w:val="22"/>
              </w:rPr>
              <w:t>¿</w:t>
            </w:r>
            <w:r w:rsidR="0049771D">
              <w:rPr>
                <w:rFonts w:ascii="Arial" w:hAnsi="Arial" w:cs="Arial"/>
                <w:bCs/>
                <w:color w:val="000000"/>
                <w:sz w:val="22"/>
                <w:szCs w:val="22"/>
              </w:rPr>
              <w:t>Admite</w:t>
            </w:r>
            <w:r w:rsidR="0049771D" w:rsidRPr="0049771D">
              <w:rPr>
                <w:rFonts w:ascii="Arial" w:hAnsi="Arial" w:cs="Arial"/>
                <w:bCs/>
                <w:color w:val="000000"/>
                <w:sz w:val="22"/>
                <w:szCs w:val="22"/>
              </w:rPr>
              <w:t xml:space="preserve"> </w:t>
            </w:r>
            <w:r w:rsidRPr="0049771D">
              <w:rPr>
                <w:rFonts w:ascii="Arial" w:hAnsi="Arial" w:cs="Arial"/>
                <w:bCs/>
                <w:color w:val="000000"/>
                <w:sz w:val="22"/>
                <w:szCs w:val="22"/>
              </w:rPr>
              <w:t xml:space="preserve">recopilar información útil para la toma de decisiones futuras, relacionadas con el alcance del sistema de gestión (como </w:t>
            </w:r>
            <w:r w:rsidR="003004FB">
              <w:rPr>
                <w:rFonts w:ascii="Arial" w:hAnsi="Arial" w:cs="Arial"/>
                <w:bCs/>
                <w:color w:val="000000"/>
                <w:sz w:val="22"/>
                <w:szCs w:val="22"/>
              </w:rPr>
              <w:t xml:space="preserve">son </w:t>
            </w:r>
            <w:r w:rsidRPr="0049771D">
              <w:rPr>
                <w:rFonts w:ascii="Arial" w:hAnsi="Arial" w:cs="Arial"/>
                <w:bCs/>
                <w:color w:val="000000"/>
                <w:sz w:val="22"/>
                <w:szCs w:val="22"/>
              </w:rPr>
              <w:t>los formularios)?</w:t>
            </w:r>
          </w:p>
        </w:tc>
      </w:tr>
      <w:tr w:rsidR="00AD5497" w:rsidRPr="00484BE7" w14:paraId="2743BE1C" w14:textId="77777777" w:rsidTr="001D032A">
        <w:tc>
          <w:tcPr>
            <w:tcW w:w="1703" w:type="dxa"/>
            <w:shd w:val="clear" w:color="auto" w:fill="auto"/>
            <w:tcMar>
              <w:top w:w="100" w:type="dxa"/>
              <w:left w:w="100" w:type="dxa"/>
              <w:bottom w:w="100" w:type="dxa"/>
              <w:right w:w="100" w:type="dxa"/>
            </w:tcMar>
          </w:tcPr>
          <w:p w14:paraId="575FDC7C" w14:textId="2C03D198" w:rsidR="00AD5497"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G</w:t>
            </w:r>
          </w:p>
        </w:tc>
        <w:tc>
          <w:tcPr>
            <w:tcW w:w="11709" w:type="dxa"/>
            <w:shd w:val="clear" w:color="auto" w:fill="auto"/>
            <w:tcMar>
              <w:top w:w="100" w:type="dxa"/>
              <w:left w:w="100" w:type="dxa"/>
              <w:bottom w:w="100" w:type="dxa"/>
              <w:right w:w="100" w:type="dxa"/>
            </w:tcMar>
          </w:tcPr>
          <w:p w14:paraId="139A733E" w14:textId="7C51CAD4" w:rsidR="00AD5497" w:rsidRPr="00484BE7" w:rsidRDefault="00AD5497"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¿En caso de no ser actualizada, la información contenida en el documento representaría un riesgo para la organización y/o sus clientes?</w:t>
            </w:r>
          </w:p>
        </w:tc>
      </w:tr>
      <w:tr w:rsidR="00AD5497" w:rsidRPr="00484BE7" w14:paraId="39DA10F6" w14:textId="77777777" w:rsidTr="001D032A">
        <w:tc>
          <w:tcPr>
            <w:tcW w:w="1703" w:type="dxa"/>
            <w:shd w:val="clear" w:color="auto" w:fill="auto"/>
            <w:tcMar>
              <w:top w:w="100" w:type="dxa"/>
              <w:left w:w="100" w:type="dxa"/>
              <w:bottom w:w="100" w:type="dxa"/>
              <w:right w:w="100" w:type="dxa"/>
            </w:tcMar>
          </w:tcPr>
          <w:p w14:paraId="2362ECB2" w14:textId="0BC61A14" w:rsidR="00AD5497" w:rsidRPr="00564872" w:rsidRDefault="006B3431"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H</w:t>
            </w:r>
          </w:p>
        </w:tc>
        <w:tc>
          <w:tcPr>
            <w:tcW w:w="11709" w:type="dxa"/>
            <w:shd w:val="clear" w:color="auto" w:fill="auto"/>
            <w:tcMar>
              <w:top w:w="100" w:type="dxa"/>
              <w:left w:w="100" w:type="dxa"/>
              <w:bottom w:w="100" w:type="dxa"/>
              <w:right w:w="100" w:type="dxa"/>
            </w:tcMar>
          </w:tcPr>
          <w:p w14:paraId="251F38FD" w14:textId="3A46E1BD" w:rsidR="00AD5497" w:rsidRPr="00660AB1" w:rsidRDefault="00AD5497" w:rsidP="00484BE7">
            <w:pPr>
              <w:shd w:val="clear" w:color="auto" w:fill="FFFFFF"/>
              <w:spacing w:before="40" w:after="40" w:line="276" w:lineRule="auto"/>
              <w:textAlignment w:val="center"/>
              <w:rPr>
                <w:rFonts w:ascii="Arial" w:hAnsi="Arial" w:cs="Arial"/>
                <w:color w:val="2C2C2C"/>
                <w:spacing w:val="2"/>
                <w:sz w:val="22"/>
                <w:szCs w:val="22"/>
              </w:rPr>
            </w:pPr>
            <w:r w:rsidRPr="000C132A">
              <w:rPr>
                <w:rFonts w:ascii="Arial" w:hAnsi="Arial" w:cs="Arial"/>
                <w:bCs/>
                <w:color w:val="000000"/>
                <w:sz w:val="22"/>
                <w:szCs w:val="22"/>
              </w:rPr>
              <w:t xml:space="preserve">¿Tiene alguna relación con los requisitos del </w:t>
            </w:r>
            <w:r w:rsidRPr="00FE54F6">
              <w:rPr>
                <w:rFonts w:ascii="Arial" w:hAnsi="Arial" w:cs="Arial"/>
                <w:bCs/>
                <w:color w:val="000000"/>
                <w:sz w:val="22"/>
                <w:szCs w:val="22"/>
              </w:rPr>
              <w:t>sistema de</w:t>
            </w:r>
            <w:r w:rsidR="00AB1331" w:rsidRPr="00FE54F6">
              <w:rPr>
                <w:rFonts w:ascii="Arial" w:hAnsi="Arial" w:cs="Arial"/>
                <w:bCs/>
                <w:color w:val="000000"/>
                <w:sz w:val="22"/>
                <w:szCs w:val="22"/>
              </w:rPr>
              <w:t xml:space="preserve"> g</w:t>
            </w:r>
            <w:r w:rsidRPr="00FE54F6">
              <w:rPr>
                <w:rFonts w:ascii="Arial" w:hAnsi="Arial" w:cs="Arial"/>
                <w:bCs/>
                <w:color w:val="000000"/>
                <w:sz w:val="22"/>
                <w:szCs w:val="22"/>
              </w:rPr>
              <w:t>estión?</w:t>
            </w:r>
            <w:r w:rsidRPr="00FE54F6">
              <w:rPr>
                <w:rFonts w:ascii="Arial" w:hAnsi="Arial" w:cs="Arial"/>
                <w:b/>
                <w:color w:val="000000"/>
                <w:sz w:val="22"/>
                <w:szCs w:val="22"/>
              </w:rPr>
              <w:t xml:space="preserve"> </w:t>
            </w:r>
          </w:p>
        </w:tc>
      </w:tr>
    </w:tbl>
    <w:p w14:paraId="69DAFBAD" w14:textId="77777777" w:rsidR="0040195B" w:rsidRPr="00484BE7" w:rsidRDefault="0040195B"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40195B" w:rsidRPr="00484BE7" w14:paraId="4A012E87" w14:textId="77777777" w:rsidTr="001D032A">
        <w:trPr>
          <w:trHeight w:val="444"/>
        </w:trPr>
        <w:tc>
          <w:tcPr>
            <w:tcW w:w="13422" w:type="dxa"/>
            <w:shd w:val="clear" w:color="auto" w:fill="8DB3E2"/>
          </w:tcPr>
          <w:p w14:paraId="10F60A98" w14:textId="77777777" w:rsidR="0040195B" w:rsidRPr="00564872" w:rsidRDefault="0040195B" w:rsidP="00484BE7">
            <w:pPr>
              <w:pStyle w:val="Heading1"/>
              <w:spacing w:before="40" w:after="40"/>
              <w:jc w:val="center"/>
              <w:rPr>
                <w:sz w:val="22"/>
                <w:szCs w:val="22"/>
              </w:rPr>
            </w:pPr>
            <w:r w:rsidRPr="00934A99">
              <w:rPr>
                <w:sz w:val="22"/>
                <w:szCs w:val="22"/>
              </w:rPr>
              <w:t>Cuadro de texto</w:t>
            </w:r>
          </w:p>
        </w:tc>
      </w:tr>
      <w:tr w:rsidR="0040195B" w:rsidRPr="00484BE7" w14:paraId="3336E07B" w14:textId="77777777" w:rsidTr="001D032A">
        <w:tc>
          <w:tcPr>
            <w:tcW w:w="13422" w:type="dxa"/>
          </w:tcPr>
          <w:p w14:paraId="1733A468" w14:textId="38721B3C" w:rsidR="00AD6CE7" w:rsidRPr="00FE6525" w:rsidRDefault="00AD6CE7" w:rsidP="00FE6525">
            <w:pPr>
              <w:spacing w:before="40" w:after="40" w:line="276" w:lineRule="auto"/>
              <w:rPr>
                <w:rFonts w:ascii="Arial" w:hAnsi="Arial" w:cs="Arial"/>
                <w:bCs/>
                <w:color w:val="000000"/>
                <w:sz w:val="22"/>
                <w:szCs w:val="22"/>
              </w:rPr>
            </w:pPr>
            <w:r w:rsidRPr="00934A99">
              <w:rPr>
                <w:rFonts w:ascii="Arial" w:hAnsi="Arial" w:cs="Arial"/>
                <w:bCs/>
                <w:color w:val="000000"/>
                <w:sz w:val="22"/>
                <w:szCs w:val="22"/>
              </w:rPr>
              <w:t>En caso de responder afirmativamente a alguno de los cuestionamientos</w:t>
            </w:r>
            <w:r w:rsidR="00803349" w:rsidRPr="00564872">
              <w:rPr>
                <w:rFonts w:ascii="Arial" w:hAnsi="Arial" w:cs="Arial"/>
                <w:bCs/>
                <w:color w:val="000000"/>
                <w:sz w:val="22"/>
                <w:szCs w:val="22"/>
              </w:rPr>
              <w:t xml:space="preserve"> anteriores</w:t>
            </w:r>
            <w:r w:rsidRPr="00B41677">
              <w:rPr>
                <w:rFonts w:ascii="Arial" w:hAnsi="Arial" w:cs="Arial"/>
                <w:bCs/>
                <w:color w:val="000000"/>
                <w:sz w:val="22"/>
                <w:szCs w:val="22"/>
              </w:rPr>
              <w:t xml:space="preserve">, es necesario establecer mecanismos de control del documento </w:t>
            </w:r>
            <w:r w:rsidR="00653F01" w:rsidRPr="00C11421">
              <w:rPr>
                <w:rFonts w:ascii="Arial" w:hAnsi="Arial" w:cs="Arial"/>
                <w:bCs/>
                <w:color w:val="000000"/>
                <w:sz w:val="22"/>
                <w:szCs w:val="22"/>
              </w:rPr>
              <w:t>y</w:t>
            </w:r>
            <w:r w:rsidR="0097492D">
              <w:rPr>
                <w:rFonts w:ascii="Arial" w:hAnsi="Arial" w:cs="Arial"/>
                <w:bCs/>
                <w:color w:val="000000"/>
                <w:sz w:val="22"/>
                <w:szCs w:val="22"/>
              </w:rPr>
              <w:t>,</w:t>
            </w:r>
            <w:r w:rsidR="00653F01" w:rsidRPr="00C11421">
              <w:rPr>
                <w:rFonts w:ascii="Arial" w:hAnsi="Arial" w:cs="Arial"/>
                <w:bCs/>
                <w:color w:val="000000"/>
                <w:sz w:val="22"/>
                <w:szCs w:val="22"/>
              </w:rPr>
              <w:t xml:space="preserve"> </w:t>
            </w:r>
            <w:r w:rsidRPr="00C11421">
              <w:rPr>
                <w:rFonts w:ascii="Arial" w:hAnsi="Arial" w:cs="Arial"/>
                <w:bCs/>
                <w:color w:val="000000"/>
                <w:sz w:val="22"/>
                <w:szCs w:val="22"/>
              </w:rPr>
              <w:t>de esta forma</w:t>
            </w:r>
            <w:r w:rsidR="0097492D">
              <w:rPr>
                <w:rFonts w:ascii="Arial" w:hAnsi="Arial" w:cs="Arial"/>
                <w:bCs/>
                <w:color w:val="000000"/>
                <w:sz w:val="22"/>
                <w:szCs w:val="22"/>
              </w:rPr>
              <w:t>,</w:t>
            </w:r>
            <w:r w:rsidRPr="00C11421">
              <w:rPr>
                <w:rFonts w:ascii="Arial" w:hAnsi="Arial" w:cs="Arial"/>
                <w:bCs/>
                <w:color w:val="000000"/>
                <w:sz w:val="22"/>
                <w:szCs w:val="22"/>
              </w:rPr>
              <w:t xml:space="preserve"> identificar y mitigar </w:t>
            </w:r>
            <w:r w:rsidR="0097492D">
              <w:rPr>
                <w:rFonts w:ascii="Arial" w:hAnsi="Arial" w:cs="Arial"/>
                <w:bCs/>
                <w:color w:val="000000"/>
                <w:sz w:val="22"/>
                <w:szCs w:val="22"/>
              </w:rPr>
              <w:t xml:space="preserve">todas las </w:t>
            </w:r>
            <w:r w:rsidRPr="00C11421">
              <w:rPr>
                <w:rFonts w:ascii="Arial" w:hAnsi="Arial" w:cs="Arial"/>
                <w:bCs/>
                <w:color w:val="000000"/>
                <w:sz w:val="22"/>
                <w:szCs w:val="22"/>
              </w:rPr>
              <w:t xml:space="preserve">situaciones de riesgo relacionadas </w:t>
            </w:r>
            <w:r w:rsidR="00C11421">
              <w:rPr>
                <w:rFonts w:ascii="Arial" w:hAnsi="Arial" w:cs="Arial"/>
                <w:bCs/>
                <w:color w:val="000000"/>
                <w:sz w:val="22"/>
                <w:szCs w:val="22"/>
              </w:rPr>
              <w:t>con</w:t>
            </w:r>
            <w:r w:rsidR="00C11421" w:rsidRPr="00C11421">
              <w:rPr>
                <w:rFonts w:ascii="Arial" w:hAnsi="Arial" w:cs="Arial"/>
                <w:bCs/>
                <w:color w:val="000000"/>
                <w:sz w:val="22"/>
                <w:szCs w:val="22"/>
              </w:rPr>
              <w:t xml:space="preserve"> </w:t>
            </w:r>
            <w:r w:rsidRPr="00C11421">
              <w:rPr>
                <w:rFonts w:ascii="Arial" w:hAnsi="Arial" w:cs="Arial"/>
                <w:bCs/>
                <w:color w:val="000000"/>
                <w:sz w:val="22"/>
                <w:szCs w:val="22"/>
              </w:rPr>
              <w:t>la gestión de este tipo de documentos</w:t>
            </w:r>
            <w:r w:rsidR="00FE6525">
              <w:rPr>
                <w:rFonts w:ascii="Arial" w:hAnsi="Arial" w:cs="Arial"/>
                <w:bCs/>
                <w:color w:val="000000"/>
                <w:sz w:val="22"/>
                <w:szCs w:val="22"/>
              </w:rPr>
              <w:t xml:space="preserve"> (Ayudaley, </w:t>
            </w:r>
            <w:r w:rsidR="002E1880">
              <w:rPr>
                <w:rFonts w:ascii="Arial" w:hAnsi="Arial" w:cs="Arial"/>
                <w:bCs/>
                <w:color w:val="000000"/>
                <w:sz w:val="22"/>
                <w:szCs w:val="22"/>
              </w:rPr>
              <w:t>s.f.</w:t>
            </w:r>
            <w:r w:rsidR="00FE6525">
              <w:rPr>
                <w:rFonts w:ascii="Arial" w:hAnsi="Arial" w:cs="Arial"/>
                <w:bCs/>
                <w:color w:val="000000"/>
                <w:sz w:val="22"/>
                <w:szCs w:val="22"/>
              </w:rPr>
              <w:t>).</w:t>
            </w:r>
          </w:p>
        </w:tc>
      </w:tr>
    </w:tbl>
    <w:p w14:paraId="2ED1D931" w14:textId="77777777" w:rsidR="00647CAA" w:rsidRPr="00196AAB" w:rsidRDefault="00647CAA" w:rsidP="00484BE7">
      <w:pPr>
        <w:spacing w:before="40" w:after="40" w:line="276" w:lineRule="auto"/>
        <w:rPr>
          <w:rFonts w:ascii="Arial" w:hAnsi="Arial" w:cs="Arial"/>
          <w:bCs/>
          <w:color w:val="000000" w:themeColor="text1"/>
          <w:sz w:val="22"/>
          <w:szCs w:val="22"/>
        </w:rPr>
      </w:pPr>
    </w:p>
    <w:p w14:paraId="4F8243C2" w14:textId="4385EE70" w:rsidR="00C8756D" w:rsidRPr="00196AAB" w:rsidRDefault="00C8756D" w:rsidP="00484BE7">
      <w:pPr>
        <w:spacing w:before="40" w:after="40" w:line="276" w:lineRule="auto"/>
        <w:rPr>
          <w:rFonts w:ascii="Arial" w:hAnsi="Arial" w:cs="Arial"/>
          <w:b/>
          <w:color w:val="000000"/>
          <w:sz w:val="22"/>
          <w:szCs w:val="22"/>
        </w:rPr>
      </w:pPr>
      <w:r w:rsidRPr="00196AAB">
        <w:rPr>
          <w:rFonts w:ascii="Arial" w:hAnsi="Arial" w:cs="Arial"/>
          <w:b/>
          <w:color w:val="000000"/>
          <w:sz w:val="22"/>
          <w:szCs w:val="22"/>
        </w:rPr>
        <w:t>Procedimiento de control de documentos</w:t>
      </w:r>
    </w:p>
    <w:p w14:paraId="603795FF" w14:textId="5DBEF2FD" w:rsidR="00C8756D" w:rsidRDefault="00C8756D" w:rsidP="00484BE7">
      <w:pPr>
        <w:spacing w:before="40" w:after="40" w:line="276" w:lineRule="auto"/>
        <w:rPr>
          <w:rFonts w:ascii="Arial" w:hAnsi="Arial" w:cs="Arial"/>
          <w:bCs/>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34545" w:rsidRPr="00484BE7" w14:paraId="0E12B648" w14:textId="77777777" w:rsidTr="00132C00">
        <w:trPr>
          <w:trHeight w:val="444"/>
        </w:trPr>
        <w:tc>
          <w:tcPr>
            <w:tcW w:w="13422" w:type="dxa"/>
            <w:shd w:val="clear" w:color="auto" w:fill="8DB3E2"/>
          </w:tcPr>
          <w:p w14:paraId="2E6905DD" w14:textId="77777777" w:rsidR="00F34545" w:rsidRPr="00484BE7" w:rsidRDefault="00F34545"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F34545" w:rsidRPr="00484BE7" w14:paraId="19C40F80" w14:textId="77777777" w:rsidTr="00132C00">
        <w:tc>
          <w:tcPr>
            <w:tcW w:w="13422" w:type="dxa"/>
          </w:tcPr>
          <w:p w14:paraId="7EE7B2D2" w14:textId="66A94A21" w:rsidR="00F34545" w:rsidRPr="00675E49" w:rsidRDefault="00F34545" w:rsidP="00132C00">
            <w:pPr>
              <w:spacing w:before="40" w:after="40" w:line="276" w:lineRule="auto"/>
              <w:jc w:val="both"/>
              <w:rPr>
                <w:rFonts w:ascii="Arial" w:hAnsi="Arial" w:cs="Arial"/>
                <w:color w:val="000000" w:themeColor="text1"/>
                <w:sz w:val="22"/>
                <w:szCs w:val="22"/>
              </w:rPr>
            </w:pPr>
            <w:r w:rsidRPr="00196AAB">
              <w:rPr>
                <w:rFonts w:ascii="Arial" w:hAnsi="Arial" w:cs="Arial"/>
                <w:bCs/>
                <w:color w:val="000000"/>
                <w:sz w:val="22"/>
                <w:szCs w:val="22"/>
              </w:rPr>
              <w:t>El control documental deberá asegurar el cumplimiento de una serie de acciones que se llevan a cabo de manera periódica</w:t>
            </w:r>
            <w:r>
              <w:rPr>
                <w:rFonts w:ascii="Arial" w:hAnsi="Arial" w:cs="Arial"/>
                <w:bCs/>
                <w:color w:val="000000"/>
                <w:sz w:val="22"/>
                <w:szCs w:val="22"/>
              </w:rPr>
              <w:t>.</w:t>
            </w:r>
          </w:p>
        </w:tc>
      </w:tr>
    </w:tbl>
    <w:p w14:paraId="29A4B2B8" w14:textId="77777777" w:rsidR="00F34545" w:rsidRPr="00484BE7" w:rsidRDefault="00F34545" w:rsidP="00484BE7">
      <w:pPr>
        <w:spacing w:before="40" w:after="40" w:line="276" w:lineRule="auto"/>
        <w:rPr>
          <w:rFonts w:ascii="Arial" w:hAnsi="Arial" w:cs="Arial"/>
          <w:bCs/>
          <w:color w:val="000000" w:themeColor="text1"/>
          <w:sz w:val="22"/>
          <w:szCs w:val="22"/>
        </w:rPr>
      </w:pPr>
    </w:p>
    <w:tbl>
      <w:tblPr>
        <w:tblStyle w:val="affd"/>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080"/>
        <w:gridCol w:w="3640"/>
      </w:tblGrid>
      <w:tr w:rsidR="002B1EA8" w:rsidRPr="00484BE7" w14:paraId="79C9F821" w14:textId="77777777" w:rsidTr="00484BE7">
        <w:trPr>
          <w:trHeight w:val="580"/>
        </w:trPr>
        <w:tc>
          <w:tcPr>
            <w:tcW w:w="1691" w:type="dxa"/>
            <w:shd w:val="clear" w:color="auto" w:fill="C9DAF8"/>
            <w:tcMar>
              <w:top w:w="100" w:type="dxa"/>
              <w:left w:w="100" w:type="dxa"/>
              <w:bottom w:w="100" w:type="dxa"/>
              <w:right w:w="100" w:type="dxa"/>
            </w:tcMar>
          </w:tcPr>
          <w:p w14:paraId="72964B37" w14:textId="77777777" w:rsidR="00647CAA" w:rsidRPr="00484BE7" w:rsidRDefault="00647CAA" w:rsidP="00484BE7">
            <w:pPr>
              <w:widowControl w:val="0"/>
              <w:spacing w:before="40" w:after="40" w:line="276" w:lineRule="auto"/>
              <w:jc w:val="center"/>
              <w:rPr>
                <w:rFonts w:ascii="Arial" w:hAnsi="Arial" w:cs="Arial"/>
                <w:b/>
                <w:color w:val="000000" w:themeColor="text1"/>
                <w:sz w:val="22"/>
                <w:szCs w:val="22"/>
              </w:rPr>
            </w:pPr>
            <w:r w:rsidRPr="00484BE7">
              <w:rPr>
                <w:rFonts w:ascii="Arial" w:hAnsi="Arial" w:cs="Arial"/>
                <w:b/>
                <w:color w:val="000000" w:themeColor="text1"/>
                <w:sz w:val="22"/>
                <w:szCs w:val="22"/>
              </w:rPr>
              <w:t>Tipo de recurso</w:t>
            </w:r>
          </w:p>
        </w:tc>
        <w:tc>
          <w:tcPr>
            <w:tcW w:w="11720" w:type="dxa"/>
            <w:gridSpan w:val="2"/>
            <w:shd w:val="clear" w:color="auto" w:fill="C9DAF8"/>
            <w:tcMar>
              <w:top w:w="100" w:type="dxa"/>
              <w:left w:w="100" w:type="dxa"/>
              <w:bottom w:w="100" w:type="dxa"/>
              <w:right w:w="100" w:type="dxa"/>
            </w:tcMar>
          </w:tcPr>
          <w:p w14:paraId="0AD0729F" w14:textId="77777777" w:rsidR="00647CAA" w:rsidRPr="00484BE7" w:rsidRDefault="00647CAA" w:rsidP="00484BE7">
            <w:pPr>
              <w:pStyle w:val="Title"/>
              <w:widowControl w:val="0"/>
              <w:spacing w:before="40" w:after="40"/>
              <w:jc w:val="center"/>
              <w:rPr>
                <w:color w:val="000000" w:themeColor="text1"/>
                <w:sz w:val="22"/>
                <w:szCs w:val="22"/>
              </w:rPr>
            </w:pPr>
            <w:r w:rsidRPr="00484BE7">
              <w:rPr>
                <w:color w:val="000000" w:themeColor="text1"/>
                <w:sz w:val="22"/>
                <w:szCs w:val="22"/>
              </w:rPr>
              <w:t>Slider Hitos/ Línea de tiempo horizontal</w:t>
            </w:r>
          </w:p>
        </w:tc>
      </w:tr>
      <w:tr w:rsidR="002B1EA8" w:rsidRPr="00484BE7" w14:paraId="5C502C30" w14:textId="77777777" w:rsidTr="00484BE7">
        <w:trPr>
          <w:trHeight w:val="420"/>
        </w:trPr>
        <w:tc>
          <w:tcPr>
            <w:tcW w:w="1691" w:type="dxa"/>
            <w:shd w:val="clear" w:color="auto" w:fill="auto"/>
            <w:tcMar>
              <w:top w:w="100" w:type="dxa"/>
              <w:left w:w="100" w:type="dxa"/>
              <w:bottom w:w="100" w:type="dxa"/>
              <w:right w:w="100" w:type="dxa"/>
            </w:tcMar>
          </w:tcPr>
          <w:p w14:paraId="5440F6EF" w14:textId="77777777" w:rsidR="00647CAA" w:rsidRPr="00564872" w:rsidRDefault="00647CA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Introducción</w:t>
            </w:r>
          </w:p>
        </w:tc>
        <w:tc>
          <w:tcPr>
            <w:tcW w:w="11720" w:type="dxa"/>
            <w:gridSpan w:val="2"/>
            <w:shd w:val="clear" w:color="auto" w:fill="auto"/>
            <w:tcMar>
              <w:top w:w="100" w:type="dxa"/>
              <w:left w:w="100" w:type="dxa"/>
              <w:bottom w:w="100" w:type="dxa"/>
              <w:right w:w="100" w:type="dxa"/>
            </w:tcMar>
          </w:tcPr>
          <w:p w14:paraId="5B4E0CDC" w14:textId="3DEB3125" w:rsidR="00647CAA" w:rsidRPr="00196AAB" w:rsidRDefault="00F34545" w:rsidP="00484BE7">
            <w:pPr>
              <w:spacing w:before="40" w:after="40" w:line="276" w:lineRule="auto"/>
              <w:rPr>
                <w:rFonts w:ascii="Arial" w:hAnsi="Arial" w:cs="Arial"/>
                <w:bCs/>
                <w:color w:val="000000"/>
                <w:sz w:val="22"/>
                <w:szCs w:val="22"/>
              </w:rPr>
            </w:pPr>
            <w:r>
              <w:rPr>
                <w:rFonts w:ascii="Arial" w:hAnsi="Arial" w:cs="Arial"/>
                <w:bCs/>
                <w:color w:val="000000"/>
                <w:sz w:val="22"/>
                <w:szCs w:val="22"/>
              </w:rPr>
              <w:t>P</w:t>
            </w:r>
            <w:r w:rsidR="002B1EA8" w:rsidRPr="00196AAB">
              <w:rPr>
                <w:rFonts w:ascii="Arial" w:hAnsi="Arial" w:cs="Arial"/>
                <w:bCs/>
                <w:color w:val="000000"/>
                <w:sz w:val="22"/>
                <w:szCs w:val="22"/>
              </w:rPr>
              <w:t xml:space="preserve">ara garantizar su efectividad, </w:t>
            </w:r>
            <w:r>
              <w:rPr>
                <w:rFonts w:ascii="Arial" w:hAnsi="Arial" w:cs="Arial"/>
                <w:bCs/>
                <w:color w:val="000000"/>
                <w:sz w:val="22"/>
                <w:szCs w:val="22"/>
              </w:rPr>
              <w:t>se debe</w:t>
            </w:r>
            <w:r w:rsidR="00CA6BAE">
              <w:rPr>
                <w:rFonts w:ascii="Arial" w:hAnsi="Arial" w:cs="Arial"/>
                <w:bCs/>
                <w:color w:val="000000"/>
                <w:sz w:val="22"/>
                <w:szCs w:val="22"/>
              </w:rPr>
              <w:t>n</w:t>
            </w:r>
            <w:r>
              <w:rPr>
                <w:rFonts w:ascii="Arial" w:hAnsi="Arial" w:cs="Arial"/>
                <w:bCs/>
                <w:color w:val="000000"/>
                <w:sz w:val="22"/>
                <w:szCs w:val="22"/>
              </w:rPr>
              <w:t xml:space="preserve"> tener en cuenta</w:t>
            </w:r>
            <w:r w:rsidR="00CA6BAE">
              <w:rPr>
                <w:rFonts w:ascii="Arial" w:hAnsi="Arial" w:cs="Arial"/>
                <w:bCs/>
                <w:color w:val="000000"/>
                <w:sz w:val="22"/>
                <w:szCs w:val="22"/>
              </w:rPr>
              <w:t xml:space="preserve"> las siguientes acciones según</w:t>
            </w:r>
            <w:r>
              <w:rPr>
                <w:rFonts w:ascii="Arial" w:hAnsi="Arial" w:cs="Arial"/>
                <w:bCs/>
                <w:color w:val="000000"/>
                <w:sz w:val="22"/>
                <w:szCs w:val="22"/>
              </w:rPr>
              <w:t xml:space="preserve"> </w:t>
            </w:r>
            <w:r w:rsidRPr="00F34545">
              <w:rPr>
                <w:rFonts w:ascii="Arial" w:hAnsi="Arial" w:cs="Arial"/>
                <w:color w:val="000000" w:themeColor="text1"/>
                <w:spacing w:val="2"/>
                <w:sz w:val="22"/>
                <w:szCs w:val="22"/>
              </w:rPr>
              <w:t>Ayudaley</w:t>
            </w:r>
            <w:r w:rsidRPr="00F34545">
              <w:rPr>
                <w:rFonts w:ascii="Arial" w:hAnsi="Arial" w:cs="Arial"/>
                <w:color w:val="000000" w:themeColor="text1"/>
                <w:spacing w:val="2"/>
                <w:sz w:val="22"/>
                <w:szCs w:val="22"/>
              </w:rPr>
              <w:t xml:space="preserve"> </w:t>
            </w:r>
            <w:r w:rsidR="00CA6BAE">
              <w:rPr>
                <w:rFonts w:ascii="Arial" w:hAnsi="Arial" w:cs="Arial"/>
                <w:color w:val="000000" w:themeColor="text1"/>
                <w:spacing w:val="2"/>
                <w:sz w:val="22"/>
                <w:szCs w:val="22"/>
              </w:rPr>
              <w:t>(</w:t>
            </w:r>
            <w:r w:rsidR="002E1880">
              <w:rPr>
                <w:rFonts w:ascii="Arial" w:hAnsi="Arial" w:cs="Arial"/>
                <w:color w:val="000000" w:themeColor="text1"/>
                <w:spacing w:val="2"/>
                <w:sz w:val="22"/>
                <w:szCs w:val="22"/>
              </w:rPr>
              <w:t>s.f.</w:t>
            </w:r>
            <w:r w:rsidRPr="00F34545">
              <w:rPr>
                <w:rFonts w:ascii="Arial" w:hAnsi="Arial" w:cs="Arial"/>
                <w:color w:val="000000" w:themeColor="text1"/>
                <w:spacing w:val="2"/>
                <w:sz w:val="22"/>
                <w:szCs w:val="22"/>
              </w:rPr>
              <w:t>)</w:t>
            </w:r>
            <w:r w:rsidR="00FA753E" w:rsidRPr="00F34545">
              <w:rPr>
                <w:rFonts w:ascii="Arial" w:hAnsi="Arial" w:cs="Arial"/>
                <w:bCs/>
                <w:color w:val="000000"/>
                <w:sz w:val="22"/>
                <w:szCs w:val="22"/>
              </w:rPr>
              <w:t>:</w:t>
            </w:r>
            <w:r w:rsidR="002B1EA8" w:rsidRPr="00196AAB">
              <w:rPr>
                <w:rFonts w:ascii="Arial" w:hAnsi="Arial" w:cs="Arial"/>
                <w:bCs/>
                <w:color w:val="000000"/>
                <w:sz w:val="22"/>
                <w:szCs w:val="22"/>
              </w:rPr>
              <w:t xml:space="preserve"> </w:t>
            </w:r>
          </w:p>
        </w:tc>
      </w:tr>
      <w:tr w:rsidR="002B1EA8" w:rsidRPr="00484BE7" w14:paraId="66712D0B" w14:textId="77777777" w:rsidTr="00484BE7">
        <w:trPr>
          <w:trHeight w:val="420"/>
        </w:trPr>
        <w:tc>
          <w:tcPr>
            <w:tcW w:w="1691" w:type="dxa"/>
            <w:shd w:val="clear" w:color="auto" w:fill="auto"/>
            <w:tcMar>
              <w:top w:w="100" w:type="dxa"/>
              <w:left w:w="100" w:type="dxa"/>
              <w:bottom w:w="100" w:type="dxa"/>
              <w:right w:w="100" w:type="dxa"/>
            </w:tcMar>
          </w:tcPr>
          <w:p w14:paraId="0ABC063B" w14:textId="7E472E95" w:rsidR="00647CAA" w:rsidRPr="00196AAB" w:rsidRDefault="0056370C"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Control de documentos</w:t>
            </w:r>
          </w:p>
        </w:tc>
        <w:tc>
          <w:tcPr>
            <w:tcW w:w="8080" w:type="dxa"/>
            <w:shd w:val="clear" w:color="auto" w:fill="auto"/>
            <w:tcMar>
              <w:top w:w="100" w:type="dxa"/>
              <w:left w:w="100" w:type="dxa"/>
              <w:bottom w:w="100" w:type="dxa"/>
              <w:right w:w="100" w:type="dxa"/>
            </w:tcMar>
          </w:tcPr>
          <w:p w14:paraId="1C46DAED" w14:textId="02F86B78" w:rsidR="00653F01" w:rsidRPr="00196AAB" w:rsidRDefault="00653F01" w:rsidP="00484BE7">
            <w:pPr>
              <w:spacing w:before="40" w:after="40" w:line="276" w:lineRule="auto"/>
              <w:rPr>
                <w:rFonts w:ascii="Arial" w:hAnsi="Arial" w:cs="Arial"/>
                <w:bCs/>
                <w:color w:val="000000"/>
                <w:sz w:val="22"/>
                <w:szCs w:val="22"/>
              </w:rPr>
            </w:pPr>
            <w:r w:rsidRPr="00196AAB">
              <w:rPr>
                <w:rFonts w:ascii="Arial" w:hAnsi="Arial" w:cs="Arial"/>
                <w:bCs/>
                <w:color w:val="000000"/>
                <w:sz w:val="22"/>
                <w:szCs w:val="22"/>
              </w:rPr>
              <w:t>En el control de documentos se debe:</w:t>
            </w:r>
          </w:p>
          <w:p w14:paraId="65923616" w14:textId="77777777" w:rsidR="00653F01" w:rsidRPr="00484BE7" w:rsidRDefault="00653F01" w:rsidP="00484BE7">
            <w:pPr>
              <w:spacing w:before="40" w:after="40" w:line="276" w:lineRule="auto"/>
              <w:rPr>
                <w:rFonts w:ascii="Arial" w:hAnsi="Arial" w:cs="Arial"/>
                <w:bCs/>
                <w:color w:val="000000"/>
                <w:sz w:val="22"/>
                <w:szCs w:val="22"/>
              </w:rPr>
            </w:pPr>
          </w:p>
          <w:p w14:paraId="7FCB8D9E" w14:textId="39F23778" w:rsidR="0056370C" w:rsidRPr="00196AAB" w:rsidRDefault="0056370C" w:rsidP="00CA6586">
            <w:pPr>
              <w:pStyle w:val="ListParagraph"/>
              <w:numPr>
                <w:ilvl w:val="0"/>
                <w:numId w:val="2"/>
              </w:numPr>
              <w:spacing w:before="40" w:after="40"/>
              <w:ind w:left="470"/>
              <w:rPr>
                <w:bCs/>
                <w:color w:val="000000"/>
              </w:rPr>
            </w:pPr>
            <w:r w:rsidRPr="00934A99">
              <w:rPr>
                <w:bCs/>
                <w:color w:val="000000"/>
              </w:rPr>
              <w:t xml:space="preserve">Definir los mecanismos </w:t>
            </w:r>
            <w:r w:rsidRPr="00564872">
              <w:rPr>
                <w:bCs/>
                <w:color w:val="000000"/>
              </w:rPr>
              <w:t>relacionados con el control de documentos.</w:t>
            </w:r>
          </w:p>
          <w:p w14:paraId="3F04EA0C" w14:textId="77777777" w:rsidR="0056370C" w:rsidRPr="00196AAB" w:rsidRDefault="0056370C" w:rsidP="00CA6586">
            <w:pPr>
              <w:pStyle w:val="ListParagraph"/>
              <w:numPr>
                <w:ilvl w:val="0"/>
                <w:numId w:val="2"/>
              </w:numPr>
              <w:spacing w:before="40" w:after="40"/>
              <w:ind w:left="470"/>
              <w:rPr>
                <w:bCs/>
                <w:color w:val="000000"/>
              </w:rPr>
            </w:pPr>
            <w:r w:rsidRPr="00196AAB">
              <w:rPr>
                <w:bCs/>
                <w:color w:val="000000"/>
              </w:rPr>
              <w:t xml:space="preserve">Establecer los criterios que permitan revisar, actualizar y aprobar los documentos. </w:t>
            </w:r>
          </w:p>
          <w:p w14:paraId="3A93ADBE" w14:textId="6A1EB904" w:rsidR="0056370C" w:rsidRPr="00196AAB" w:rsidRDefault="00125DDE" w:rsidP="00CA6586">
            <w:pPr>
              <w:pStyle w:val="ListParagraph"/>
              <w:numPr>
                <w:ilvl w:val="0"/>
                <w:numId w:val="2"/>
              </w:numPr>
              <w:spacing w:before="40" w:after="40"/>
              <w:ind w:left="470"/>
              <w:rPr>
                <w:bCs/>
                <w:color w:val="000000"/>
              </w:rPr>
            </w:pPr>
            <w:r w:rsidRPr="00196AAB">
              <w:rPr>
                <w:bCs/>
                <w:color w:val="000000"/>
              </w:rPr>
              <w:t>Realizar una r</w:t>
            </w:r>
            <w:r w:rsidR="0056370C" w:rsidRPr="00196AAB">
              <w:rPr>
                <w:bCs/>
                <w:color w:val="000000"/>
              </w:rPr>
              <w:t>evisión periódica de los documentos para validar su pertinencia y validez y</w:t>
            </w:r>
            <w:r w:rsidR="004367F3">
              <w:rPr>
                <w:bCs/>
                <w:color w:val="000000"/>
              </w:rPr>
              <w:t>,</w:t>
            </w:r>
            <w:r w:rsidR="0056370C" w:rsidRPr="00196AAB">
              <w:rPr>
                <w:bCs/>
                <w:color w:val="000000"/>
              </w:rPr>
              <w:t xml:space="preserve"> de esta forma</w:t>
            </w:r>
            <w:r w:rsidR="004367F3">
              <w:rPr>
                <w:bCs/>
                <w:color w:val="000000"/>
              </w:rPr>
              <w:t>,</w:t>
            </w:r>
            <w:r w:rsidR="0056370C" w:rsidRPr="00196AAB">
              <w:rPr>
                <w:bCs/>
                <w:color w:val="000000"/>
              </w:rPr>
              <w:t xml:space="preserve"> ajustarlos, aprobarlos</w:t>
            </w:r>
            <w:r w:rsidR="00196AAB">
              <w:rPr>
                <w:bCs/>
                <w:color w:val="000000"/>
              </w:rPr>
              <w:t>,</w:t>
            </w:r>
            <w:r w:rsidR="0056370C" w:rsidRPr="00196AAB">
              <w:rPr>
                <w:bCs/>
                <w:color w:val="000000"/>
              </w:rPr>
              <w:t xml:space="preserve"> o declararlos obsoletos.</w:t>
            </w:r>
          </w:p>
          <w:p w14:paraId="4E7D34A1" w14:textId="5897AA00" w:rsidR="0056370C" w:rsidRPr="00196AAB" w:rsidRDefault="003C66EE" w:rsidP="00CA6586">
            <w:pPr>
              <w:pStyle w:val="ListParagraph"/>
              <w:numPr>
                <w:ilvl w:val="0"/>
                <w:numId w:val="2"/>
              </w:numPr>
              <w:spacing w:before="40" w:after="40"/>
              <w:ind w:left="470"/>
              <w:rPr>
                <w:bCs/>
                <w:color w:val="000000"/>
              </w:rPr>
            </w:pPr>
            <w:r w:rsidRPr="00196AAB">
              <w:rPr>
                <w:bCs/>
                <w:color w:val="000000"/>
              </w:rPr>
              <w:t>Realizar</w:t>
            </w:r>
            <w:r w:rsidR="0008340A" w:rsidRPr="00196AAB">
              <w:rPr>
                <w:bCs/>
                <w:color w:val="000000"/>
              </w:rPr>
              <w:t xml:space="preserve"> una d</w:t>
            </w:r>
            <w:r w:rsidR="0056370C" w:rsidRPr="00196AAB">
              <w:rPr>
                <w:bCs/>
                <w:color w:val="000000"/>
              </w:rPr>
              <w:t xml:space="preserve">efinición de procesos de auditoría interna de revisión documental. </w:t>
            </w:r>
          </w:p>
          <w:p w14:paraId="6A47C246" w14:textId="58976751" w:rsidR="0056370C" w:rsidRPr="00196AAB" w:rsidRDefault="000F3260" w:rsidP="00CA6586">
            <w:pPr>
              <w:pStyle w:val="ListParagraph"/>
              <w:numPr>
                <w:ilvl w:val="0"/>
                <w:numId w:val="2"/>
              </w:numPr>
              <w:shd w:val="clear" w:color="auto" w:fill="FFFFFF"/>
              <w:spacing w:before="40" w:after="40"/>
              <w:ind w:left="470"/>
              <w:textAlignment w:val="center"/>
              <w:rPr>
                <w:b/>
                <w:color w:val="000000"/>
              </w:rPr>
            </w:pPr>
            <w:r w:rsidRPr="00196AAB">
              <w:rPr>
                <w:bCs/>
                <w:color w:val="000000"/>
              </w:rPr>
              <w:t>Planificar</w:t>
            </w:r>
            <w:r w:rsidR="0056370C" w:rsidRPr="00196AAB">
              <w:rPr>
                <w:bCs/>
                <w:color w:val="000000"/>
              </w:rPr>
              <w:t xml:space="preserve"> y programa</w:t>
            </w:r>
            <w:r w:rsidRPr="00196AAB">
              <w:rPr>
                <w:bCs/>
                <w:color w:val="000000"/>
              </w:rPr>
              <w:t>r</w:t>
            </w:r>
            <w:r w:rsidR="0056370C" w:rsidRPr="00196AAB">
              <w:rPr>
                <w:bCs/>
                <w:color w:val="000000"/>
              </w:rPr>
              <w:t xml:space="preserve"> auditorías (abarcar la totalidad de documentos incluidos en el SG).</w:t>
            </w:r>
          </w:p>
        </w:tc>
        <w:tc>
          <w:tcPr>
            <w:tcW w:w="3640" w:type="dxa"/>
            <w:shd w:val="clear" w:color="auto" w:fill="auto"/>
            <w:tcMar>
              <w:top w:w="100" w:type="dxa"/>
              <w:left w:w="100" w:type="dxa"/>
              <w:bottom w:w="100" w:type="dxa"/>
              <w:right w:w="100" w:type="dxa"/>
            </w:tcMar>
          </w:tcPr>
          <w:p w14:paraId="16E17527" w14:textId="1BD17F26" w:rsidR="00647CAA" w:rsidRPr="00934A99" w:rsidRDefault="006F0EDF" w:rsidP="00484BE7">
            <w:pPr>
              <w:widowControl w:val="0"/>
              <w:spacing w:before="40" w:after="40" w:line="276" w:lineRule="auto"/>
              <w:rPr>
                <w:rFonts w:ascii="Arial" w:hAnsi="Arial" w:cs="Arial"/>
                <w:color w:val="000000" w:themeColor="text1"/>
                <w:sz w:val="22"/>
                <w:szCs w:val="22"/>
              </w:rPr>
            </w:pPr>
            <w:commentRangeStart w:id="17"/>
            <w:r w:rsidRPr="00934A99">
              <w:rPr>
                <w:rFonts w:ascii="Arial" w:hAnsi="Arial" w:cs="Arial"/>
                <w:noProof/>
                <w:color w:val="000000" w:themeColor="text1"/>
                <w:sz w:val="22"/>
                <w:szCs w:val="22"/>
              </w:rPr>
              <w:drawing>
                <wp:inline distT="0" distB="0" distL="0" distR="0" wp14:anchorId="4F07A7AD" wp14:editId="518F1BAD">
                  <wp:extent cx="2114550" cy="11984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1769" cy="1202494"/>
                          </a:xfrm>
                          <a:prstGeom prst="rect">
                            <a:avLst/>
                          </a:prstGeom>
                        </pic:spPr>
                      </pic:pic>
                    </a:graphicData>
                  </a:graphic>
                </wp:inline>
              </w:drawing>
            </w:r>
            <w:commentRangeEnd w:id="17"/>
            <w:r w:rsidRPr="00484BE7">
              <w:rPr>
                <w:rStyle w:val="CommentReference"/>
                <w:rFonts w:ascii="Arial" w:eastAsia="Arial" w:hAnsi="Arial" w:cs="Arial"/>
                <w:sz w:val="22"/>
                <w:szCs w:val="22"/>
                <w:lang w:val="es" w:eastAsia="es-CO"/>
              </w:rPr>
              <w:commentReference w:id="17"/>
            </w:r>
          </w:p>
          <w:p w14:paraId="6258097F" w14:textId="54899284" w:rsidR="00647CAA" w:rsidRPr="00196AAB" w:rsidRDefault="00647CAA"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104A1F" w:rsidRPr="00196AAB">
              <w:rPr>
                <w:rFonts w:ascii="Arial" w:hAnsi="Arial" w:cs="Arial"/>
                <w:color w:val="000000" w:themeColor="text1"/>
                <w:sz w:val="22"/>
                <w:szCs w:val="22"/>
              </w:rPr>
              <w:t>135401_i11</w:t>
            </w:r>
          </w:p>
        </w:tc>
      </w:tr>
      <w:tr w:rsidR="002B1EA8" w:rsidRPr="00484BE7" w14:paraId="2D03CDE0" w14:textId="77777777" w:rsidTr="00484BE7">
        <w:trPr>
          <w:trHeight w:val="420"/>
        </w:trPr>
        <w:tc>
          <w:tcPr>
            <w:tcW w:w="1691" w:type="dxa"/>
            <w:shd w:val="clear" w:color="auto" w:fill="auto"/>
            <w:tcMar>
              <w:top w:w="100" w:type="dxa"/>
              <w:left w:w="100" w:type="dxa"/>
              <w:bottom w:w="100" w:type="dxa"/>
              <w:right w:w="100" w:type="dxa"/>
            </w:tcMar>
          </w:tcPr>
          <w:p w14:paraId="1ED9EC05" w14:textId="3F1AAF80" w:rsidR="00647CAA" w:rsidRPr="00196AAB" w:rsidRDefault="0056370C" w:rsidP="00484BE7">
            <w:pPr>
              <w:spacing w:before="40" w:after="40" w:line="276" w:lineRule="auto"/>
              <w:rPr>
                <w:rFonts w:ascii="Arial" w:hAnsi="Arial" w:cs="Arial"/>
                <w:b/>
                <w:color w:val="000000"/>
                <w:sz w:val="22"/>
                <w:szCs w:val="22"/>
              </w:rPr>
            </w:pPr>
            <w:r w:rsidRPr="00934A99">
              <w:rPr>
                <w:rFonts w:ascii="Arial" w:hAnsi="Arial" w:cs="Arial"/>
                <w:b/>
                <w:color w:val="000000"/>
                <w:sz w:val="22"/>
                <w:szCs w:val="22"/>
              </w:rPr>
              <w:t xml:space="preserve">Documentos </w:t>
            </w:r>
            <w:r w:rsidRPr="00196AAB">
              <w:rPr>
                <w:rFonts w:ascii="Arial" w:hAnsi="Arial" w:cs="Arial"/>
                <w:b/>
                <w:color w:val="000000"/>
                <w:sz w:val="22"/>
                <w:szCs w:val="22"/>
              </w:rPr>
              <w:t>externos</w:t>
            </w:r>
          </w:p>
        </w:tc>
        <w:tc>
          <w:tcPr>
            <w:tcW w:w="8080" w:type="dxa"/>
            <w:shd w:val="clear" w:color="auto" w:fill="auto"/>
            <w:tcMar>
              <w:top w:w="100" w:type="dxa"/>
              <w:left w:w="100" w:type="dxa"/>
              <w:bottom w:w="100" w:type="dxa"/>
              <w:right w:w="100" w:type="dxa"/>
            </w:tcMar>
          </w:tcPr>
          <w:p w14:paraId="37938882" w14:textId="370EA049" w:rsidR="0056370C" w:rsidRPr="00EE1B4C" w:rsidRDefault="0056370C" w:rsidP="00484BE7">
            <w:pPr>
              <w:spacing w:before="40" w:after="40" w:line="276" w:lineRule="auto"/>
              <w:rPr>
                <w:rFonts w:ascii="Arial" w:hAnsi="Arial" w:cs="Arial"/>
                <w:bCs/>
                <w:color w:val="000000"/>
                <w:sz w:val="22"/>
                <w:szCs w:val="22"/>
              </w:rPr>
            </w:pPr>
            <w:r w:rsidRPr="00196AAB">
              <w:rPr>
                <w:rFonts w:ascii="Arial" w:hAnsi="Arial" w:cs="Arial"/>
                <w:bCs/>
                <w:color w:val="000000"/>
                <w:sz w:val="22"/>
                <w:szCs w:val="22"/>
              </w:rPr>
              <w:t xml:space="preserve">Abarca los documentos provenientes de entidades externas a la organización, pero que tienen alguna relación con los procesos </w:t>
            </w:r>
            <w:r w:rsidR="00830685" w:rsidRPr="00196AAB">
              <w:rPr>
                <w:rFonts w:ascii="Arial" w:hAnsi="Arial" w:cs="Arial"/>
                <w:bCs/>
                <w:color w:val="000000"/>
                <w:sz w:val="22"/>
                <w:szCs w:val="22"/>
              </w:rPr>
              <w:t>de</w:t>
            </w:r>
            <w:r w:rsidRPr="00196AAB">
              <w:rPr>
                <w:rFonts w:ascii="Arial" w:hAnsi="Arial" w:cs="Arial"/>
                <w:bCs/>
                <w:color w:val="000000"/>
                <w:sz w:val="22"/>
                <w:szCs w:val="22"/>
              </w:rPr>
              <w:t xml:space="preserve"> gestión en que se tiene implementado el SG</w:t>
            </w:r>
            <w:r w:rsidR="00EE1B4C">
              <w:rPr>
                <w:rFonts w:ascii="Arial" w:hAnsi="Arial" w:cs="Arial"/>
                <w:bCs/>
                <w:color w:val="000000"/>
                <w:sz w:val="22"/>
                <w:szCs w:val="22"/>
              </w:rPr>
              <w:t>;</w:t>
            </w:r>
            <w:r w:rsidRPr="00196AAB">
              <w:rPr>
                <w:rFonts w:ascii="Arial" w:hAnsi="Arial" w:cs="Arial"/>
                <w:bCs/>
                <w:color w:val="000000"/>
                <w:sz w:val="22"/>
                <w:szCs w:val="22"/>
              </w:rPr>
              <w:t xml:space="preserve"> entre estos se destacan:</w:t>
            </w:r>
          </w:p>
          <w:p w14:paraId="31E8B546" w14:textId="77777777" w:rsidR="0056370C" w:rsidRPr="000C132A" w:rsidRDefault="0056370C" w:rsidP="00484BE7">
            <w:pPr>
              <w:spacing w:before="40" w:after="40" w:line="276" w:lineRule="auto"/>
              <w:rPr>
                <w:rFonts w:ascii="Arial" w:hAnsi="Arial" w:cs="Arial"/>
                <w:bCs/>
                <w:color w:val="000000"/>
                <w:sz w:val="22"/>
                <w:szCs w:val="22"/>
              </w:rPr>
            </w:pPr>
          </w:p>
          <w:p w14:paraId="477F144C" w14:textId="77777777" w:rsidR="0056370C" w:rsidRPr="00484BE7" w:rsidRDefault="0056370C" w:rsidP="00CA6586">
            <w:pPr>
              <w:pStyle w:val="ListParagraph"/>
              <w:numPr>
                <w:ilvl w:val="0"/>
                <w:numId w:val="3"/>
              </w:numPr>
              <w:spacing w:before="40" w:after="40"/>
              <w:rPr>
                <w:bCs/>
                <w:color w:val="000000"/>
              </w:rPr>
            </w:pPr>
            <w:r w:rsidRPr="00FE54F6">
              <w:rPr>
                <w:bCs/>
                <w:color w:val="000000"/>
              </w:rPr>
              <w:t>Manuales de operación o solución de problemas relacionados con los equipos provenientes de los fabricantes.</w:t>
            </w:r>
          </w:p>
          <w:p w14:paraId="713A8797" w14:textId="77777777" w:rsidR="0056370C" w:rsidRPr="00484BE7" w:rsidRDefault="0056370C" w:rsidP="00CA6586">
            <w:pPr>
              <w:pStyle w:val="ListParagraph"/>
              <w:numPr>
                <w:ilvl w:val="0"/>
                <w:numId w:val="3"/>
              </w:numPr>
              <w:spacing w:before="40" w:after="40"/>
              <w:rPr>
                <w:bCs/>
                <w:color w:val="000000"/>
              </w:rPr>
            </w:pPr>
            <w:r w:rsidRPr="00484BE7">
              <w:rPr>
                <w:bCs/>
                <w:color w:val="000000"/>
              </w:rPr>
              <w:t>Procedimientos de prueba, especificaciones y planos de ingeniería publicados por clientes u otros organismos.</w:t>
            </w:r>
          </w:p>
          <w:p w14:paraId="6D709FD8" w14:textId="77777777" w:rsidR="0056370C" w:rsidRPr="00484BE7" w:rsidRDefault="0056370C" w:rsidP="00CA6586">
            <w:pPr>
              <w:pStyle w:val="ListParagraph"/>
              <w:numPr>
                <w:ilvl w:val="0"/>
                <w:numId w:val="3"/>
              </w:numPr>
              <w:spacing w:before="40" w:after="40"/>
              <w:rPr>
                <w:bCs/>
                <w:color w:val="000000"/>
              </w:rPr>
            </w:pPr>
            <w:r w:rsidRPr="00484BE7">
              <w:rPr>
                <w:bCs/>
                <w:color w:val="000000"/>
              </w:rPr>
              <w:t>Instrucciones, especificaciones y procedimientos provenientes de los proveedores.</w:t>
            </w:r>
          </w:p>
          <w:p w14:paraId="14B10234" w14:textId="77777777" w:rsidR="0056370C" w:rsidRPr="00484BE7" w:rsidRDefault="0056370C" w:rsidP="00CA6586">
            <w:pPr>
              <w:pStyle w:val="ListParagraph"/>
              <w:numPr>
                <w:ilvl w:val="0"/>
                <w:numId w:val="3"/>
              </w:numPr>
              <w:spacing w:before="40" w:after="40"/>
              <w:rPr>
                <w:bCs/>
                <w:color w:val="000000"/>
              </w:rPr>
            </w:pPr>
            <w:r w:rsidRPr="00484BE7">
              <w:rPr>
                <w:bCs/>
                <w:color w:val="000000"/>
              </w:rPr>
              <w:lastRenderedPageBreak/>
              <w:t>Normas publicadas por gremios o asociaciones que sean aplicables en la organización que implementa el SG.</w:t>
            </w:r>
          </w:p>
          <w:p w14:paraId="65AE4B8C" w14:textId="37ACC97C" w:rsidR="0056370C" w:rsidRPr="00EE1B4C" w:rsidRDefault="0056370C" w:rsidP="00CA6586">
            <w:pPr>
              <w:pStyle w:val="ListParagraph"/>
              <w:numPr>
                <w:ilvl w:val="0"/>
                <w:numId w:val="3"/>
              </w:numPr>
              <w:spacing w:before="40" w:after="40"/>
              <w:rPr>
                <w:bCs/>
                <w:color w:val="000000"/>
              </w:rPr>
            </w:pPr>
            <w:r w:rsidRPr="00484BE7">
              <w:rPr>
                <w:bCs/>
                <w:color w:val="000000"/>
              </w:rPr>
              <w:t>Normas de carácter internacional a las que se acoge la organización</w:t>
            </w:r>
            <w:r w:rsidR="004367F3">
              <w:rPr>
                <w:bCs/>
                <w:color w:val="000000"/>
              </w:rPr>
              <w:t>,</w:t>
            </w:r>
            <w:r w:rsidRPr="00484BE7">
              <w:rPr>
                <w:bCs/>
                <w:color w:val="000000"/>
              </w:rPr>
              <w:t xml:space="preserve"> como las ISO</w:t>
            </w:r>
            <w:r w:rsidR="00EE1B4C">
              <w:rPr>
                <w:bCs/>
                <w:color w:val="000000"/>
              </w:rPr>
              <w:t>.</w:t>
            </w:r>
          </w:p>
          <w:p w14:paraId="6A951EB6" w14:textId="77777777" w:rsidR="0056370C" w:rsidRPr="00EE1B4C" w:rsidRDefault="0056370C" w:rsidP="00484BE7">
            <w:pPr>
              <w:spacing w:before="40" w:after="40" w:line="276" w:lineRule="auto"/>
              <w:rPr>
                <w:rFonts w:ascii="Arial" w:hAnsi="Arial" w:cs="Arial"/>
                <w:bCs/>
                <w:color w:val="000000"/>
                <w:sz w:val="22"/>
                <w:szCs w:val="22"/>
              </w:rPr>
            </w:pPr>
          </w:p>
          <w:p w14:paraId="29403A4F" w14:textId="4727F2D3" w:rsidR="00647CAA" w:rsidRPr="00EE1B4C" w:rsidRDefault="0056370C" w:rsidP="00484BE7">
            <w:pPr>
              <w:spacing w:before="40" w:after="40" w:line="276" w:lineRule="auto"/>
              <w:rPr>
                <w:rFonts w:ascii="Arial" w:hAnsi="Arial" w:cs="Arial"/>
                <w:bCs/>
                <w:color w:val="000000"/>
                <w:sz w:val="22"/>
                <w:szCs w:val="22"/>
              </w:rPr>
            </w:pPr>
            <w:r w:rsidRPr="000C132A">
              <w:rPr>
                <w:rFonts w:ascii="Arial" w:hAnsi="Arial" w:cs="Arial"/>
                <w:bCs/>
                <w:color w:val="000000"/>
                <w:sz w:val="22"/>
                <w:szCs w:val="22"/>
              </w:rPr>
              <w:t>Una vez identificados los documentos externos, la organización debe estab</w:t>
            </w:r>
            <w:r w:rsidRPr="00FE54F6">
              <w:rPr>
                <w:rFonts w:ascii="Arial" w:hAnsi="Arial" w:cs="Arial"/>
                <w:bCs/>
                <w:color w:val="000000"/>
                <w:sz w:val="22"/>
                <w:szCs w:val="22"/>
              </w:rPr>
              <w:t>lecer los criterios para su control en el marco del sistema de gestión</w:t>
            </w:r>
            <w:r w:rsidR="00EE1B4C">
              <w:rPr>
                <w:rFonts w:ascii="Arial" w:hAnsi="Arial" w:cs="Arial"/>
                <w:bCs/>
                <w:color w:val="000000"/>
                <w:sz w:val="22"/>
                <w:szCs w:val="22"/>
              </w:rPr>
              <w:t>;</w:t>
            </w:r>
            <w:r w:rsidRPr="00EE1B4C">
              <w:rPr>
                <w:rFonts w:ascii="Arial" w:hAnsi="Arial" w:cs="Arial"/>
                <w:bCs/>
                <w:color w:val="000000"/>
                <w:sz w:val="22"/>
                <w:szCs w:val="22"/>
              </w:rPr>
              <w:t xml:space="preserve"> además se debe formular una lista de distribución, con el fin de determinar la ruta que siguen al interior de la organización y los criterios para su almacenamiento, dado que, en la mayoría de los casos, estos documentos son recibidos en formato físico y es necesario tener identificada su ubicación.</w:t>
            </w:r>
          </w:p>
        </w:tc>
        <w:tc>
          <w:tcPr>
            <w:tcW w:w="3640" w:type="dxa"/>
            <w:shd w:val="clear" w:color="auto" w:fill="auto"/>
            <w:tcMar>
              <w:top w:w="100" w:type="dxa"/>
              <w:left w:w="100" w:type="dxa"/>
              <w:bottom w:w="100" w:type="dxa"/>
              <w:right w:w="100" w:type="dxa"/>
            </w:tcMar>
          </w:tcPr>
          <w:p w14:paraId="60B473AE" w14:textId="7FD22410" w:rsidR="002B1EA8" w:rsidRPr="00934A99" w:rsidRDefault="006F0EDF" w:rsidP="00484BE7">
            <w:pPr>
              <w:widowControl w:val="0"/>
              <w:spacing w:before="40" w:after="40" w:line="276" w:lineRule="auto"/>
              <w:rPr>
                <w:rFonts w:ascii="Arial" w:hAnsi="Arial" w:cs="Arial"/>
                <w:color w:val="000000" w:themeColor="text1"/>
                <w:sz w:val="22"/>
                <w:szCs w:val="22"/>
              </w:rPr>
            </w:pPr>
            <w:commentRangeStart w:id="18"/>
            <w:r w:rsidRPr="00934A99">
              <w:rPr>
                <w:rFonts w:ascii="Arial" w:hAnsi="Arial" w:cs="Arial"/>
                <w:noProof/>
                <w:color w:val="000000" w:themeColor="text1"/>
                <w:sz w:val="22"/>
                <w:szCs w:val="22"/>
              </w:rPr>
              <w:lastRenderedPageBreak/>
              <w:drawing>
                <wp:inline distT="0" distB="0" distL="0" distR="0" wp14:anchorId="3BBE694E" wp14:editId="183D354E">
                  <wp:extent cx="2168329" cy="15367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5637" cy="1541880"/>
                          </a:xfrm>
                          <a:prstGeom prst="rect">
                            <a:avLst/>
                          </a:prstGeom>
                        </pic:spPr>
                      </pic:pic>
                    </a:graphicData>
                  </a:graphic>
                </wp:inline>
              </w:drawing>
            </w:r>
            <w:commentRangeEnd w:id="18"/>
            <w:r w:rsidRPr="00484BE7">
              <w:rPr>
                <w:rStyle w:val="CommentReference"/>
                <w:rFonts w:ascii="Arial" w:eastAsia="Arial" w:hAnsi="Arial" w:cs="Arial"/>
                <w:sz w:val="22"/>
                <w:szCs w:val="22"/>
                <w:lang w:val="es" w:eastAsia="es-CO"/>
              </w:rPr>
              <w:commentReference w:id="18"/>
            </w:r>
          </w:p>
          <w:p w14:paraId="2E87DBB0" w14:textId="226013FF" w:rsidR="00647CAA" w:rsidRPr="00196AAB" w:rsidRDefault="00647CAA"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104A1F" w:rsidRPr="00196AAB">
              <w:rPr>
                <w:rFonts w:ascii="Arial" w:hAnsi="Arial" w:cs="Arial"/>
                <w:color w:val="000000" w:themeColor="text1"/>
                <w:sz w:val="22"/>
                <w:szCs w:val="22"/>
              </w:rPr>
              <w:t>135401_i12</w:t>
            </w:r>
          </w:p>
        </w:tc>
      </w:tr>
      <w:tr w:rsidR="002B1EA8" w:rsidRPr="00484BE7" w14:paraId="68DEFD80" w14:textId="77777777" w:rsidTr="00484BE7">
        <w:trPr>
          <w:trHeight w:val="420"/>
        </w:trPr>
        <w:tc>
          <w:tcPr>
            <w:tcW w:w="1691" w:type="dxa"/>
            <w:shd w:val="clear" w:color="auto" w:fill="auto"/>
            <w:tcMar>
              <w:top w:w="100" w:type="dxa"/>
              <w:left w:w="100" w:type="dxa"/>
              <w:bottom w:w="100" w:type="dxa"/>
              <w:right w:w="100" w:type="dxa"/>
            </w:tcMar>
          </w:tcPr>
          <w:p w14:paraId="05FDC32D" w14:textId="6E6863F3" w:rsidR="00647CAA" w:rsidRPr="00196AAB" w:rsidRDefault="0056370C" w:rsidP="00484BE7">
            <w:pPr>
              <w:spacing w:before="40" w:after="40" w:line="276" w:lineRule="auto"/>
              <w:rPr>
                <w:rFonts w:ascii="Arial" w:hAnsi="Arial" w:cs="Arial"/>
                <w:b/>
                <w:color w:val="000000"/>
                <w:sz w:val="22"/>
                <w:szCs w:val="22"/>
              </w:rPr>
            </w:pPr>
            <w:r w:rsidRPr="00934A99">
              <w:rPr>
                <w:rFonts w:ascii="Arial" w:hAnsi="Arial" w:cs="Arial"/>
                <w:b/>
                <w:color w:val="000000"/>
                <w:sz w:val="22"/>
                <w:szCs w:val="22"/>
              </w:rPr>
              <w:t>Documentos obsoletos</w:t>
            </w:r>
          </w:p>
        </w:tc>
        <w:tc>
          <w:tcPr>
            <w:tcW w:w="8080" w:type="dxa"/>
            <w:shd w:val="clear" w:color="auto" w:fill="auto"/>
            <w:tcMar>
              <w:top w:w="100" w:type="dxa"/>
              <w:left w:w="100" w:type="dxa"/>
              <w:bottom w:w="100" w:type="dxa"/>
              <w:right w:w="100" w:type="dxa"/>
            </w:tcMar>
          </w:tcPr>
          <w:p w14:paraId="6C04F89C" w14:textId="64896AC5" w:rsidR="00431853" w:rsidRPr="006A0ABA" w:rsidRDefault="00431853" w:rsidP="00484BE7">
            <w:pPr>
              <w:spacing w:before="40" w:after="40" w:line="276" w:lineRule="auto"/>
              <w:rPr>
                <w:rFonts w:ascii="Arial" w:hAnsi="Arial" w:cs="Arial"/>
                <w:bCs/>
                <w:color w:val="000000"/>
                <w:sz w:val="22"/>
                <w:szCs w:val="22"/>
              </w:rPr>
            </w:pPr>
            <w:r w:rsidRPr="00196AAB">
              <w:rPr>
                <w:rFonts w:ascii="Arial" w:hAnsi="Arial" w:cs="Arial"/>
                <w:bCs/>
                <w:color w:val="000000"/>
                <w:sz w:val="22"/>
                <w:szCs w:val="22"/>
              </w:rPr>
              <w:t>Es necesario que la organización defina criterios para identificar e individualizar los documentos obsoletos</w:t>
            </w:r>
            <w:r w:rsidR="004367F3">
              <w:rPr>
                <w:rFonts w:ascii="Arial" w:hAnsi="Arial" w:cs="Arial"/>
                <w:bCs/>
                <w:color w:val="000000"/>
                <w:sz w:val="22"/>
                <w:szCs w:val="22"/>
              </w:rPr>
              <w:t>,</w:t>
            </w:r>
            <w:r w:rsidRPr="00196AAB">
              <w:rPr>
                <w:rFonts w:ascii="Arial" w:hAnsi="Arial" w:cs="Arial"/>
                <w:bCs/>
                <w:color w:val="000000"/>
                <w:sz w:val="22"/>
                <w:szCs w:val="22"/>
              </w:rPr>
              <w:t xml:space="preserve"> con el fin de </w:t>
            </w:r>
            <w:r w:rsidR="00426E9B">
              <w:rPr>
                <w:rFonts w:ascii="Arial" w:hAnsi="Arial" w:cs="Arial"/>
                <w:bCs/>
                <w:color w:val="000000"/>
                <w:sz w:val="22"/>
                <w:szCs w:val="22"/>
              </w:rPr>
              <w:t>instaurar</w:t>
            </w:r>
            <w:r w:rsidRPr="00196AAB">
              <w:rPr>
                <w:rFonts w:ascii="Arial" w:hAnsi="Arial" w:cs="Arial"/>
                <w:bCs/>
                <w:color w:val="000000"/>
                <w:sz w:val="22"/>
                <w:szCs w:val="22"/>
              </w:rPr>
              <w:t xml:space="preserve"> rutas de acción que permitan evitar riesgos derivados de su uso</w:t>
            </w:r>
            <w:r w:rsidR="00EE1B4C">
              <w:rPr>
                <w:rFonts w:ascii="Arial" w:hAnsi="Arial" w:cs="Arial"/>
                <w:bCs/>
                <w:color w:val="000000"/>
                <w:sz w:val="22"/>
                <w:szCs w:val="22"/>
              </w:rPr>
              <w:t>;</w:t>
            </w:r>
            <w:r w:rsidRPr="00196AAB">
              <w:rPr>
                <w:rFonts w:ascii="Arial" w:hAnsi="Arial" w:cs="Arial"/>
                <w:bCs/>
                <w:color w:val="000000"/>
                <w:sz w:val="22"/>
                <w:szCs w:val="22"/>
              </w:rPr>
              <w:t xml:space="preserve"> para </w:t>
            </w:r>
            <w:r w:rsidR="00426E9B">
              <w:rPr>
                <w:rFonts w:ascii="Arial" w:hAnsi="Arial" w:cs="Arial"/>
                <w:bCs/>
                <w:color w:val="000000"/>
                <w:sz w:val="22"/>
                <w:szCs w:val="22"/>
              </w:rPr>
              <w:t>establecerlas,</w:t>
            </w:r>
            <w:r w:rsidRPr="00196AAB">
              <w:rPr>
                <w:rFonts w:ascii="Arial" w:hAnsi="Arial" w:cs="Arial"/>
                <w:bCs/>
                <w:color w:val="000000"/>
                <w:sz w:val="22"/>
                <w:szCs w:val="22"/>
              </w:rPr>
              <w:t xml:space="preserve"> es necesario tener en cuenta los siguientes criterios:</w:t>
            </w:r>
          </w:p>
          <w:p w14:paraId="15C25CC7" w14:textId="77777777" w:rsidR="00431853" w:rsidRPr="000C132A" w:rsidRDefault="00431853" w:rsidP="00484BE7">
            <w:pPr>
              <w:spacing w:before="40" w:after="40" w:line="276" w:lineRule="auto"/>
              <w:rPr>
                <w:rFonts w:ascii="Arial" w:hAnsi="Arial" w:cs="Arial"/>
                <w:bCs/>
                <w:color w:val="000000"/>
                <w:sz w:val="22"/>
                <w:szCs w:val="22"/>
              </w:rPr>
            </w:pPr>
          </w:p>
          <w:p w14:paraId="5C6E0B8B" w14:textId="39C95FE6" w:rsidR="00431853" w:rsidRPr="00FE54F6" w:rsidRDefault="00431853" w:rsidP="00CA6586">
            <w:pPr>
              <w:pStyle w:val="ListParagraph"/>
              <w:numPr>
                <w:ilvl w:val="0"/>
                <w:numId w:val="4"/>
              </w:numPr>
              <w:spacing w:before="40" w:after="40"/>
              <w:rPr>
                <w:bCs/>
                <w:color w:val="000000"/>
              </w:rPr>
            </w:pPr>
            <w:r w:rsidRPr="00FE54F6">
              <w:rPr>
                <w:bCs/>
                <w:color w:val="000000"/>
              </w:rPr>
              <w:t>Mitigar el riesgo de uso involuntario</w:t>
            </w:r>
            <w:r w:rsidR="00F8314B" w:rsidRPr="00FE54F6">
              <w:rPr>
                <w:bCs/>
                <w:color w:val="000000"/>
              </w:rPr>
              <w:t>.</w:t>
            </w:r>
          </w:p>
          <w:p w14:paraId="04BDB7C1" w14:textId="7D70DEF5" w:rsidR="00431853" w:rsidRPr="00484BE7" w:rsidRDefault="00431853" w:rsidP="00CA6586">
            <w:pPr>
              <w:pStyle w:val="ListParagraph"/>
              <w:numPr>
                <w:ilvl w:val="0"/>
                <w:numId w:val="4"/>
              </w:numPr>
              <w:spacing w:before="40" w:after="40"/>
              <w:rPr>
                <w:bCs/>
                <w:color w:val="000000"/>
              </w:rPr>
            </w:pPr>
            <w:r w:rsidRPr="00484BE7">
              <w:rPr>
                <w:bCs/>
                <w:color w:val="000000"/>
              </w:rPr>
              <w:t>Identificación y disposición en caso de ser conservados</w:t>
            </w:r>
            <w:r w:rsidR="00F8314B" w:rsidRPr="00484BE7">
              <w:rPr>
                <w:bCs/>
                <w:color w:val="000000"/>
              </w:rPr>
              <w:t>.</w:t>
            </w:r>
          </w:p>
          <w:p w14:paraId="7D3F1BEF" w14:textId="77777777" w:rsidR="00431853" w:rsidRPr="00484BE7" w:rsidRDefault="00431853" w:rsidP="00484BE7">
            <w:pPr>
              <w:spacing w:before="40" w:after="40" w:line="276" w:lineRule="auto"/>
              <w:rPr>
                <w:rFonts w:ascii="Arial" w:hAnsi="Arial" w:cs="Arial"/>
                <w:bCs/>
                <w:color w:val="000000"/>
                <w:sz w:val="22"/>
                <w:szCs w:val="22"/>
              </w:rPr>
            </w:pPr>
          </w:p>
          <w:p w14:paraId="4D9E5A77" w14:textId="2ABF7A5F" w:rsidR="00431853" w:rsidRPr="00EE1B4C" w:rsidRDefault="00431853" w:rsidP="00484BE7">
            <w:pPr>
              <w:spacing w:before="40" w:after="40" w:line="276" w:lineRule="auto"/>
              <w:rPr>
                <w:rFonts w:ascii="Arial" w:hAnsi="Arial" w:cs="Arial"/>
                <w:bCs/>
                <w:color w:val="000000"/>
                <w:sz w:val="22"/>
                <w:szCs w:val="22"/>
              </w:rPr>
            </w:pPr>
            <w:r w:rsidRPr="00484BE7">
              <w:rPr>
                <w:rFonts w:ascii="Arial" w:hAnsi="Arial" w:cs="Arial"/>
                <w:bCs/>
                <w:color w:val="000000"/>
                <w:sz w:val="22"/>
                <w:szCs w:val="22"/>
              </w:rPr>
              <w:t>Con el fin de evitar hacer un uso involuntario de los documentos obsoletos, es necesario definir mecanismos y criterios que eviten la circulación de este tipo de documentos al interior de la organización</w:t>
            </w:r>
            <w:r w:rsidR="00EE1B4C">
              <w:rPr>
                <w:rFonts w:ascii="Arial" w:hAnsi="Arial" w:cs="Arial"/>
                <w:bCs/>
                <w:color w:val="000000"/>
                <w:sz w:val="22"/>
                <w:szCs w:val="22"/>
              </w:rPr>
              <w:t>;</w:t>
            </w:r>
            <w:r w:rsidRPr="00EE1B4C">
              <w:rPr>
                <w:rFonts w:ascii="Arial" w:hAnsi="Arial" w:cs="Arial"/>
                <w:bCs/>
                <w:color w:val="000000"/>
                <w:sz w:val="22"/>
                <w:szCs w:val="22"/>
              </w:rPr>
              <w:t xml:space="preserve"> para ello es necesario establecer y socializar listas de distribución de la documentación</w:t>
            </w:r>
            <w:r w:rsidR="00426E9B">
              <w:rPr>
                <w:rFonts w:ascii="Arial" w:hAnsi="Arial" w:cs="Arial"/>
                <w:bCs/>
                <w:color w:val="000000"/>
                <w:sz w:val="22"/>
                <w:szCs w:val="22"/>
              </w:rPr>
              <w:t>, debido a que,</w:t>
            </w:r>
            <w:r w:rsidRPr="00EE1B4C">
              <w:rPr>
                <w:rFonts w:ascii="Arial" w:hAnsi="Arial" w:cs="Arial"/>
                <w:bCs/>
                <w:color w:val="000000"/>
                <w:sz w:val="22"/>
                <w:szCs w:val="22"/>
              </w:rPr>
              <w:t xml:space="preserve"> de esta </w:t>
            </w:r>
            <w:r w:rsidRPr="00EE1B4C">
              <w:rPr>
                <w:rFonts w:ascii="Arial" w:hAnsi="Arial" w:cs="Arial"/>
                <w:bCs/>
                <w:color w:val="000000"/>
                <w:sz w:val="22"/>
                <w:szCs w:val="22"/>
              </w:rPr>
              <w:lastRenderedPageBreak/>
              <w:t>forma</w:t>
            </w:r>
            <w:r w:rsidR="00426E9B">
              <w:rPr>
                <w:rFonts w:ascii="Arial" w:hAnsi="Arial" w:cs="Arial"/>
                <w:bCs/>
                <w:color w:val="000000"/>
                <w:sz w:val="22"/>
                <w:szCs w:val="22"/>
              </w:rPr>
              <w:t>,</w:t>
            </w:r>
            <w:r w:rsidRPr="00EE1B4C">
              <w:rPr>
                <w:rFonts w:ascii="Arial" w:hAnsi="Arial" w:cs="Arial"/>
                <w:bCs/>
                <w:color w:val="000000"/>
                <w:sz w:val="22"/>
                <w:szCs w:val="22"/>
              </w:rPr>
              <w:t xml:space="preserve"> se puede garantizar su identificación oportuna, así como</w:t>
            </w:r>
            <w:r w:rsidR="00426E9B">
              <w:rPr>
                <w:rFonts w:ascii="Arial" w:hAnsi="Arial" w:cs="Arial"/>
                <w:bCs/>
                <w:color w:val="000000"/>
                <w:sz w:val="22"/>
                <w:szCs w:val="22"/>
              </w:rPr>
              <w:t xml:space="preserve"> también</w:t>
            </w:r>
            <w:r w:rsidRPr="00EE1B4C">
              <w:rPr>
                <w:rFonts w:ascii="Arial" w:hAnsi="Arial" w:cs="Arial"/>
                <w:bCs/>
                <w:color w:val="000000"/>
                <w:sz w:val="22"/>
                <w:szCs w:val="22"/>
              </w:rPr>
              <w:t xml:space="preserve"> </w:t>
            </w:r>
            <w:r w:rsidR="00EE1B4C">
              <w:rPr>
                <w:rFonts w:ascii="Arial" w:hAnsi="Arial" w:cs="Arial"/>
                <w:bCs/>
                <w:color w:val="000000"/>
                <w:sz w:val="22"/>
                <w:szCs w:val="22"/>
              </w:rPr>
              <w:t xml:space="preserve">la </w:t>
            </w:r>
            <w:r w:rsidRPr="00EE1B4C">
              <w:rPr>
                <w:rFonts w:ascii="Arial" w:hAnsi="Arial" w:cs="Arial"/>
                <w:bCs/>
                <w:color w:val="000000"/>
                <w:sz w:val="22"/>
                <w:szCs w:val="22"/>
              </w:rPr>
              <w:t>efectividad en su gestión.</w:t>
            </w:r>
          </w:p>
          <w:p w14:paraId="73353CAF" w14:textId="2278628B" w:rsidR="00647CAA" w:rsidRPr="000C132A" w:rsidRDefault="00431853" w:rsidP="00484BE7">
            <w:pPr>
              <w:spacing w:before="40" w:after="40" w:line="276" w:lineRule="auto"/>
              <w:rPr>
                <w:rFonts w:ascii="Arial" w:hAnsi="Arial" w:cs="Arial"/>
                <w:bCs/>
                <w:color w:val="000000"/>
                <w:sz w:val="22"/>
                <w:szCs w:val="22"/>
              </w:rPr>
            </w:pPr>
            <w:r w:rsidRPr="006A0ABA">
              <w:rPr>
                <w:rFonts w:ascii="Arial" w:hAnsi="Arial" w:cs="Arial"/>
                <w:bCs/>
                <w:color w:val="000000"/>
                <w:sz w:val="22"/>
                <w:szCs w:val="22"/>
              </w:rPr>
              <w:t>En caso de requerir el uso de algunos documentos obsoletos</w:t>
            </w:r>
            <w:r w:rsidR="00426E9B">
              <w:rPr>
                <w:rFonts w:ascii="Arial" w:hAnsi="Arial" w:cs="Arial"/>
                <w:bCs/>
                <w:color w:val="000000"/>
                <w:sz w:val="22"/>
                <w:szCs w:val="22"/>
              </w:rPr>
              <w:t>,</w:t>
            </w:r>
            <w:r w:rsidRPr="006A0ABA">
              <w:rPr>
                <w:rFonts w:ascii="Arial" w:hAnsi="Arial" w:cs="Arial"/>
                <w:bCs/>
                <w:color w:val="000000"/>
                <w:sz w:val="22"/>
                <w:szCs w:val="22"/>
              </w:rPr>
              <w:t xml:space="preserve"> como insumo para la </w:t>
            </w:r>
            <w:r w:rsidRPr="000C132A">
              <w:rPr>
                <w:rFonts w:ascii="Arial" w:hAnsi="Arial" w:cs="Arial"/>
                <w:bCs/>
                <w:color w:val="000000"/>
                <w:sz w:val="22"/>
                <w:szCs w:val="22"/>
              </w:rPr>
              <w:t xml:space="preserve">realización de seguimientos comparativos a lo largo de líneas de tiempo, la organización deberá establecer rótulos para identificarlos y que de esta forma </w:t>
            </w:r>
            <w:r w:rsidR="00426E9B">
              <w:rPr>
                <w:rFonts w:ascii="Arial" w:hAnsi="Arial" w:cs="Arial"/>
                <w:bCs/>
                <w:color w:val="000000"/>
                <w:sz w:val="22"/>
                <w:szCs w:val="22"/>
              </w:rPr>
              <w:t>se manifieste</w:t>
            </w:r>
            <w:r w:rsidRPr="000C132A">
              <w:rPr>
                <w:rFonts w:ascii="Arial" w:hAnsi="Arial" w:cs="Arial"/>
                <w:bCs/>
                <w:color w:val="000000"/>
                <w:sz w:val="22"/>
                <w:szCs w:val="22"/>
              </w:rPr>
              <w:t xml:space="preserve"> clara su condición de obsolescencia.</w:t>
            </w:r>
          </w:p>
        </w:tc>
        <w:tc>
          <w:tcPr>
            <w:tcW w:w="3640" w:type="dxa"/>
            <w:shd w:val="clear" w:color="auto" w:fill="auto"/>
            <w:tcMar>
              <w:top w:w="100" w:type="dxa"/>
              <w:left w:w="100" w:type="dxa"/>
              <w:bottom w:w="100" w:type="dxa"/>
              <w:right w:w="100" w:type="dxa"/>
            </w:tcMar>
          </w:tcPr>
          <w:p w14:paraId="0ABABEE0" w14:textId="71918876" w:rsidR="00647CAA" w:rsidRPr="00934A99" w:rsidRDefault="006F0EDF" w:rsidP="00484BE7">
            <w:pPr>
              <w:widowControl w:val="0"/>
              <w:spacing w:before="40" w:after="40" w:line="276" w:lineRule="auto"/>
              <w:rPr>
                <w:rFonts w:ascii="Arial" w:hAnsi="Arial" w:cs="Arial"/>
                <w:color w:val="000000" w:themeColor="text1"/>
                <w:sz w:val="22"/>
                <w:szCs w:val="22"/>
              </w:rPr>
            </w:pPr>
            <w:commentRangeStart w:id="19"/>
            <w:r w:rsidRPr="00934A99">
              <w:rPr>
                <w:rFonts w:ascii="Arial" w:hAnsi="Arial" w:cs="Arial"/>
                <w:noProof/>
                <w:color w:val="000000" w:themeColor="text1"/>
                <w:sz w:val="22"/>
                <w:szCs w:val="22"/>
              </w:rPr>
              <w:lastRenderedPageBreak/>
              <w:drawing>
                <wp:inline distT="0" distB="0" distL="0" distR="0" wp14:anchorId="772CFD84" wp14:editId="2393C8EA">
                  <wp:extent cx="1756776" cy="187402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65711" cy="1883554"/>
                          </a:xfrm>
                          <a:prstGeom prst="rect">
                            <a:avLst/>
                          </a:prstGeom>
                        </pic:spPr>
                      </pic:pic>
                    </a:graphicData>
                  </a:graphic>
                </wp:inline>
              </w:drawing>
            </w:r>
            <w:commentRangeEnd w:id="19"/>
            <w:r w:rsidRPr="00484BE7">
              <w:rPr>
                <w:rStyle w:val="CommentReference"/>
                <w:rFonts w:ascii="Arial" w:eastAsia="Arial" w:hAnsi="Arial" w:cs="Arial"/>
                <w:sz w:val="22"/>
                <w:szCs w:val="22"/>
                <w:lang w:val="es" w:eastAsia="es-CO"/>
              </w:rPr>
              <w:commentReference w:id="19"/>
            </w:r>
          </w:p>
          <w:p w14:paraId="39395E2F" w14:textId="523B8D31" w:rsidR="00647CAA" w:rsidRPr="00196AAB" w:rsidRDefault="00647CAA"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104A1F" w:rsidRPr="00196AAB">
              <w:rPr>
                <w:rFonts w:ascii="Arial" w:hAnsi="Arial" w:cs="Arial"/>
                <w:color w:val="000000" w:themeColor="text1"/>
                <w:sz w:val="22"/>
                <w:szCs w:val="22"/>
              </w:rPr>
              <w:t>135401_i13</w:t>
            </w:r>
          </w:p>
        </w:tc>
      </w:tr>
      <w:tr w:rsidR="002B1EA8" w:rsidRPr="00484BE7" w14:paraId="3EF0AFA5" w14:textId="77777777" w:rsidTr="00484BE7">
        <w:trPr>
          <w:trHeight w:val="420"/>
        </w:trPr>
        <w:tc>
          <w:tcPr>
            <w:tcW w:w="1691" w:type="dxa"/>
            <w:shd w:val="clear" w:color="auto" w:fill="auto"/>
            <w:tcMar>
              <w:top w:w="100" w:type="dxa"/>
              <w:left w:w="100" w:type="dxa"/>
              <w:bottom w:w="100" w:type="dxa"/>
              <w:right w:w="100" w:type="dxa"/>
            </w:tcMar>
          </w:tcPr>
          <w:p w14:paraId="4DAFFBD4" w14:textId="53BB51AC" w:rsidR="00647CAA" w:rsidRPr="006A0ABA" w:rsidRDefault="00431853"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Componentes de la</w:t>
            </w:r>
            <w:r w:rsidRPr="00196AAB">
              <w:rPr>
                <w:rFonts w:ascii="Arial" w:hAnsi="Arial" w:cs="Arial"/>
                <w:b/>
                <w:color w:val="FF0000"/>
                <w:sz w:val="22"/>
                <w:szCs w:val="22"/>
              </w:rPr>
              <w:t xml:space="preserve"> </w:t>
            </w:r>
            <w:r w:rsidRPr="00196AAB">
              <w:rPr>
                <w:rFonts w:ascii="Arial" w:hAnsi="Arial" w:cs="Arial"/>
                <w:b/>
                <w:color w:val="000000" w:themeColor="text1"/>
                <w:sz w:val="22"/>
                <w:szCs w:val="22"/>
              </w:rPr>
              <w:t xml:space="preserve">hoja de </w:t>
            </w:r>
            <w:r w:rsidRPr="00EE1B4C">
              <w:rPr>
                <w:rFonts w:ascii="Arial" w:hAnsi="Arial" w:cs="Arial"/>
                <w:b/>
                <w:color w:val="000000" w:themeColor="text1"/>
                <w:sz w:val="22"/>
                <w:szCs w:val="22"/>
              </w:rPr>
              <w:t>control de documentos</w:t>
            </w:r>
          </w:p>
        </w:tc>
        <w:tc>
          <w:tcPr>
            <w:tcW w:w="8080" w:type="dxa"/>
            <w:shd w:val="clear" w:color="auto" w:fill="auto"/>
            <w:tcMar>
              <w:top w:w="100" w:type="dxa"/>
              <w:left w:w="100" w:type="dxa"/>
              <w:bottom w:w="100" w:type="dxa"/>
              <w:right w:w="100" w:type="dxa"/>
            </w:tcMar>
          </w:tcPr>
          <w:p w14:paraId="08F44927" w14:textId="212B0389" w:rsidR="00431853" w:rsidRPr="00EE1B4C" w:rsidRDefault="00431853" w:rsidP="00484BE7">
            <w:pPr>
              <w:spacing w:before="40" w:after="40" w:line="276" w:lineRule="auto"/>
              <w:rPr>
                <w:rFonts w:ascii="Arial" w:hAnsi="Arial" w:cs="Arial"/>
                <w:bCs/>
                <w:color w:val="000000" w:themeColor="text1"/>
                <w:sz w:val="22"/>
                <w:szCs w:val="22"/>
              </w:rPr>
            </w:pPr>
            <w:r w:rsidRPr="000C132A">
              <w:rPr>
                <w:rFonts w:ascii="Arial" w:hAnsi="Arial" w:cs="Arial"/>
                <w:bCs/>
                <w:color w:val="000000" w:themeColor="text1"/>
                <w:sz w:val="22"/>
                <w:szCs w:val="22"/>
              </w:rPr>
              <w:t>Posterior a la selección del sistema de gestión documental, es necesario definir los criterios para su operación</w:t>
            </w:r>
            <w:r w:rsidR="00EE1B4C">
              <w:rPr>
                <w:rFonts w:ascii="Arial" w:hAnsi="Arial" w:cs="Arial"/>
                <w:bCs/>
                <w:color w:val="000000" w:themeColor="text1"/>
                <w:sz w:val="22"/>
                <w:szCs w:val="22"/>
              </w:rPr>
              <w:t>;</w:t>
            </w:r>
            <w:r w:rsidRPr="00EE1B4C">
              <w:rPr>
                <w:rFonts w:ascii="Arial" w:hAnsi="Arial" w:cs="Arial"/>
                <w:bCs/>
                <w:color w:val="000000" w:themeColor="text1"/>
                <w:sz w:val="22"/>
                <w:szCs w:val="22"/>
              </w:rPr>
              <w:t xml:space="preserve"> en ellos se deben incluir características como nombre, forma de archivo y almacenamiento</w:t>
            </w:r>
            <w:r w:rsidR="00EE1B4C">
              <w:rPr>
                <w:rFonts w:ascii="Arial" w:hAnsi="Arial" w:cs="Arial"/>
                <w:bCs/>
                <w:color w:val="000000" w:themeColor="text1"/>
                <w:sz w:val="22"/>
                <w:szCs w:val="22"/>
              </w:rPr>
              <w:t>;</w:t>
            </w:r>
            <w:r w:rsidRPr="00EE1B4C">
              <w:rPr>
                <w:rFonts w:ascii="Arial" w:hAnsi="Arial" w:cs="Arial"/>
                <w:bCs/>
                <w:color w:val="000000" w:themeColor="text1"/>
                <w:sz w:val="22"/>
                <w:szCs w:val="22"/>
              </w:rPr>
              <w:t xml:space="preserve"> de esta </w:t>
            </w:r>
            <w:r w:rsidR="00EE1B4C">
              <w:rPr>
                <w:rFonts w:ascii="Arial" w:hAnsi="Arial" w:cs="Arial"/>
                <w:bCs/>
                <w:color w:val="000000" w:themeColor="text1"/>
                <w:sz w:val="22"/>
                <w:szCs w:val="22"/>
              </w:rPr>
              <w:t>manera</w:t>
            </w:r>
            <w:r w:rsidR="00EE1B4C" w:rsidRPr="00EE1B4C">
              <w:rPr>
                <w:rFonts w:ascii="Arial" w:hAnsi="Arial" w:cs="Arial"/>
                <w:bCs/>
                <w:color w:val="000000" w:themeColor="text1"/>
                <w:sz w:val="22"/>
                <w:szCs w:val="22"/>
              </w:rPr>
              <w:t xml:space="preserve"> </w:t>
            </w:r>
            <w:r w:rsidRPr="00EE1B4C">
              <w:rPr>
                <w:rFonts w:ascii="Arial" w:hAnsi="Arial" w:cs="Arial"/>
                <w:bCs/>
                <w:color w:val="000000" w:themeColor="text1"/>
                <w:sz w:val="22"/>
                <w:szCs w:val="22"/>
              </w:rPr>
              <w:t xml:space="preserve">se espera dar fluidez al sistema y </w:t>
            </w:r>
            <w:r w:rsidR="00853632">
              <w:rPr>
                <w:rFonts w:ascii="Arial" w:hAnsi="Arial" w:cs="Arial"/>
                <w:bCs/>
                <w:color w:val="000000" w:themeColor="text1"/>
                <w:sz w:val="22"/>
                <w:szCs w:val="22"/>
              </w:rPr>
              <w:t xml:space="preserve">a </w:t>
            </w:r>
            <w:r w:rsidRPr="00EE1B4C">
              <w:rPr>
                <w:rFonts w:ascii="Arial" w:hAnsi="Arial" w:cs="Arial"/>
                <w:bCs/>
                <w:color w:val="000000" w:themeColor="text1"/>
                <w:sz w:val="22"/>
                <w:szCs w:val="22"/>
              </w:rPr>
              <w:t>sus procesos de administración documental.</w:t>
            </w:r>
          </w:p>
          <w:p w14:paraId="1EA717D7" w14:textId="77777777" w:rsidR="00431853" w:rsidRPr="006A0ABA" w:rsidRDefault="00431853" w:rsidP="00484BE7">
            <w:pPr>
              <w:spacing w:before="40" w:after="40" w:line="276" w:lineRule="auto"/>
              <w:rPr>
                <w:rFonts w:ascii="Arial" w:hAnsi="Arial" w:cs="Arial"/>
                <w:bCs/>
                <w:color w:val="FF0000"/>
                <w:sz w:val="22"/>
                <w:szCs w:val="22"/>
              </w:rPr>
            </w:pPr>
          </w:p>
          <w:p w14:paraId="0B4A4F34" w14:textId="120AE302" w:rsidR="00431853" w:rsidRPr="00484BE7" w:rsidRDefault="00431853" w:rsidP="00484BE7">
            <w:pPr>
              <w:spacing w:before="40" w:after="40" w:line="276" w:lineRule="auto"/>
              <w:rPr>
                <w:rFonts w:ascii="Arial" w:hAnsi="Arial" w:cs="Arial"/>
                <w:bCs/>
                <w:color w:val="000000" w:themeColor="text1"/>
                <w:sz w:val="22"/>
                <w:szCs w:val="22"/>
              </w:rPr>
            </w:pPr>
            <w:r w:rsidRPr="000C132A">
              <w:rPr>
                <w:rFonts w:ascii="Arial" w:hAnsi="Arial" w:cs="Arial"/>
                <w:bCs/>
                <w:color w:val="000000" w:themeColor="text1"/>
                <w:sz w:val="22"/>
                <w:szCs w:val="22"/>
              </w:rPr>
              <w:t xml:space="preserve">Algunos criterios </w:t>
            </w:r>
            <w:r w:rsidR="00975CD2">
              <w:rPr>
                <w:rFonts w:ascii="Arial" w:hAnsi="Arial" w:cs="Arial"/>
                <w:bCs/>
                <w:color w:val="000000" w:themeColor="text1"/>
                <w:sz w:val="22"/>
                <w:szCs w:val="22"/>
              </w:rPr>
              <w:t xml:space="preserve">que se encuentran </w:t>
            </w:r>
            <w:r w:rsidRPr="000C132A">
              <w:rPr>
                <w:rFonts w:ascii="Arial" w:hAnsi="Arial" w:cs="Arial"/>
                <w:bCs/>
                <w:color w:val="000000" w:themeColor="text1"/>
                <w:sz w:val="22"/>
                <w:szCs w:val="22"/>
              </w:rPr>
              <w:t>relacionados con el archivo de documentos</w:t>
            </w:r>
            <w:r w:rsidR="00975CD2">
              <w:rPr>
                <w:rFonts w:ascii="Arial" w:hAnsi="Arial" w:cs="Arial"/>
                <w:bCs/>
                <w:color w:val="000000" w:themeColor="text1"/>
                <w:sz w:val="22"/>
                <w:szCs w:val="22"/>
              </w:rPr>
              <w:t>,</w:t>
            </w:r>
            <w:r w:rsidRPr="000C132A">
              <w:rPr>
                <w:rFonts w:ascii="Arial" w:hAnsi="Arial" w:cs="Arial"/>
                <w:bCs/>
                <w:color w:val="000000" w:themeColor="text1"/>
                <w:sz w:val="22"/>
                <w:szCs w:val="22"/>
              </w:rPr>
              <w:t xml:space="preserve"> se mencionan a continuación:</w:t>
            </w:r>
          </w:p>
          <w:p w14:paraId="4FBB393E" w14:textId="77777777" w:rsidR="003139CF" w:rsidRPr="00484BE7" w:rsidRDefault="003139CF" w:rsidP="00484BE7">
            <w:pPr>
              <w:spacing w:before="40" w:after="40" w:line="276" w:lineRule="auto"/>
              <w:rPr>
                <w:rFonts w:ascii="Arial" w:hAnsi="Arial" w:cs="Arial"/>
                <w:bCs/>
                <w:color w:val="000000" w:themeColor="text1"/>
                <w:sz w:val="22"/>
                <w:szCs w:val="22"/>
              </w:rPr>
            </w:pPr>
          </w:p>
          <w:p w14:paraId="3CCD24EE" w14:textId="483BB938" w:rsidR="00431853" w:rsidRPr="00EE1B4C" w:rsidRDefault="00431853" w:rsidP="00CA6586">
            <w:pPr>
              <w:pStyle w:val="ListParagraph"/>
              <w:numPr>
                <w:ilvl w:val="0"/>
                <w:numId w:val="5"/>
              </w:numPr>
              <w:spacing w:before="40" w:after="40"/>
              <w:rPr>
                <w:bCs/>
                <w:color w:val="000000" w:themeColor="text1"/>
              </w:rPr>
            </w:pPr>
            <w:r w:rsidRPr="00484BE7">
              <w:rPr>
                <w:bCs/>
                <w:color w:val="000000" w:themeColor="text1"/>
              </w:rPr>
              <w:t>Nombre de</w:t>
            </w:r>
            <w:r w:rsidR="00EE1B4C">
              <w:rPr>
                <w:bCs/>
                <w:color w:val="000000" w:themeColor="text1"/>
              </w:rPr>
              <w:t>l</w:t>
            </w:r>
            <w:r w:rsidRPr="00EE1B4C">
              <w:rPr>
                <w:bCs/>
                <w:color w:val="000000" w:themeColor="text1"/>
              </w:rPr>
              <w:t xml:space="preserve"> proyecto.</w:t>
            </w:r>
          </w:p>
          <w:p w14:paraId="250E8A4A" w14:textId="363D6373" w:rsidR="00431853" w:rsidRPr="00EE1B4C" w:rsidRDefault="00431853" w:rsidP="00CA6586">
            <w:pPr>
              <w:pStyle w:val="ListParagraph"/>
              <w:numPr>
                <w:ilvl w:val="0"/>
                <w:numId w:val="5"/>
              </w:numPr>
              <w:spacing w:before="40" w:after="40"/>
              <w:rPr>
                <w:bCs/>
                <w:color w:val="000000" w:themeColor="text1"/>
              </w:rPr>
            </w:pPr>
            <w:r w:rsidRPr="00EE1B4C">
              <w:rPr>
                <w:bCs/>
                <w:color w:val="000000" w:themeColor="text1"/>
              </w:rPr>
              <w:t>Nombre de</w:t>
            </w:r>
            <w:r w:rsidR="00EE1B4C">
              <w:rPr>
                <w:bCs/>
                <w:color w:val="000000" w:themeColor="text1"/>
              </w:rPr>
              <w:t>l</w:t>
            </w:r>
            <w:r w:rsidRPr="00EE1B4C">
              <w:rPr>
                <w:bCs/>
                <w:color w:val="000000" w:themeColor="text1"/>
              </w:rPr>
              <w:t xml:space="preserve"> equipo.</w:t>
            </w:r>
          </w:p>
          <w:p w14:paraId="39DC0BD4" w14:textId="77777777" w:rsidR="00431853" w:rsidRPr="006A0ABA" w:rsidRDefault="00431853" w:rsidP="00CA6586">
            <w:pPr>
              <w:pStyle w:val="ListParagraph"/>
              <w:numPr>
                <w:ilvl w:val="0"/>
                <w:numId w:val="5"/>
              </w:numPr>
              <w:spacing w:before="40" w:after="40"/>
              <w:rPr>
                <w:bCs/>
                <w:color w:val="000000" w:themeColor="text1"/>
              </w:rPr>
            </w:pPr>
            <w:r w:rsidRPr="006A0ABA">
              <w:rPr>
                <w:bCs/>
                <w:color w:val="000000" w:themeColor="text1"/>
              </w:rPr>
              <w:t xml:space="preserve">Marco de tiempo. </w:t>
            </w:r>
          </w:p>
          <w:p w14:paraId="49BEA0C7" w14:textId="77777777" w:rsidR="00431853" w:rsidRPr="00FE54F6" w:rsidRDefault="00431853" w:rsidP="00CA6586">
            <w:pPr>
              <w:pStyle w:val="ListParagraph"/>
              <w:numPr>
                <w:ilvl w:val="0"/>
                <w:numId w:val="5"/>
              </w:numPr>
              <w:spacing w:before="40" w:after="40"/>
              <w:rPr>
                <w:bCs/>
                <w:color w:val="000000" w:themeColor="text1"/>
              </w:rPr>
            </w:pPr>
            <w:r w:rsidRPr="000C132A">
              <w:rPr>
                <w:bCs/>
                <w:color w:val="000000" w:themeColor="text1"/>
              </w:rPr>
              <w:t>Tema.</w:t>
            </w:r>
          </w:p>
          <w:p w14:paraId="312AC730" w14:textId="77777777" w:rsidR="00431853" w:rsidRPr="00484BE7" w:rsidRDefault="00431853" w:rsidP="00CA6586">
            <w:pPr>
              <w:pStyle w:val="ListParagraph"/>
              <w:numPr>
                <w:ilvl w:val="0"/>
                <w:numId w:val="5"/>
              </w:numPr>
              <w:spacing w:before="40" w:after="40"/>
              <w:rPr>
                <w:bCs/>
                <w:color w:val="000000" w:themeColor="text1"/>
              </w:rPr>
            </w:pPr>
            <w:r w:rsidRPr="00484BE7">
              <w:rPr>
                <w:bCs/>
                <w:color w:val="000000" w:themeColor="text1"/>
              </w:rPr>
              <w:t xml:space="preserve">Combinación de los anteriores. </w:t>
            </w:r>
          </w:p>
          <w:p w14:paraId="51284E8F" w14:textId="77777777" w:rsidR="00431853" w:rsidRPr="00484BE7" w:rsidRDefault="00431853" w:rsidP="00484BE7">
            <w:pPr>
              <w:spacing w:before="40" w:after="40" w:line="276" w:lineRule="auto"/>
              <w:rPr>
                <w:rFonts w:ascii="Arial" w:hAnsi="Arial" w:cs="Arial"/>
                <w:bCs/>
                <w:color w:val="FF0000"/>
                <w:sz w:val="22"/>
                <w:szCs w:val="22"/>
              </w:rPr>
            </w:pPr>
          </w:p>
          <w:p w14:paraId="125AA0CA" w14:textId="1E240B64" w:rsidR="00431853" w:rsidRPr="00484BE7" w:rsidRDefault="00431853"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 xml:space="preserve">Se recomienda establecer una nomenclatura para los documentos del sistema, </w:t>
            </w:r>
            <w:r w:rsidR="0095790D" w:rsidRPr="00484BE7">
              <w:rPr>
                <w:rFonts w:ascii="Arial" w:hAnsi="Arial" w:cs="Arial"/>
                <w:bCs/>
                <w:color w:val="000000" w:themeColor="text1"/>
                <w:sz w:val="22"/>
                <w:szCs w:val="22"/>
              </w:rPr>
              <w:t>con el fin de</w:t>
            </w:r>
            <w:r w:rsidRPr="00484BE7">
              <w:rPr>
                <w:rFonts w:ascii="Arial" w:hAnsi="Arial" w:cs="Arial"/>
                <w:bCs/>
                <w:color w:val="000000" w:themeColor="text1"/>
                <w:sz w:val="22"/>
                <w:szCs w:val="22"/>
              </w:rPr>
              <w:t xml:space="preserve"> facilitar los procesos de identificación y revisión, evitando conflictos en las búsquedas y/o actualizaciones de las versiones de documentos incluidos </w:t>
            </w:r>
            <w:r w:rsidRPr="00484BE7">
              <w:rPr>
                <w:rFonts w:ascii="Arial" w:hAnsi="Arial" w:cs="Arial"/>
                <w:bCs/>
                <w:color w:val="000000" w:themeColor="text1"/>
                <w:sz w:val="22"/>
                <w:szCs w:val="22"/>
              </w:rPr>
              <w:lastRenderedPageBreak/>
              <w:t>en el sistema. La nomenclatura debe ser clara, coherente y socializada entre los miembros de la organización.</w:t>
            </w:r>
          </w:p>
          <w:p w14:paraId="39D71AE2" w14:textId="77777777" w:rsidR="00431853" w:rsidRPr="00484BE7" w:rsidRDefault="00431853" w:rsidP="00484BE7">
            <w:pPr>
              <w:spacing w:before="40" w:after="40" w:line="276" w:lineRule="auto"/>
              <w:rPr>
                <w:rFonts w:ascii="Arial" w:hAnsi="Arial" w:cs="Arial"/>
                <w:bCs/>
                <w:color w:val="FF0000"/>
                <w:sz w:val="22"/>
                <w:szCs w:val="22"/>
              </w:rPr>
            </w:pPr>
          </w:p>
          <w:p w14:paraId="0C2F1E1B" w14:textId="77777777" w:rsidR="00431853" w:rsidRPr="00484BE7" w:rsidRDefault="00431853"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La denominación de los documentos puede variar en relación con su origen (proveedores, clientes, personal, etc.).</w:t>
            </w:r>
          </w:p>
          <w:p w14:paraId="06A2A8A9" w14:textId="77777777" w:rsidR="00431853" w:rsidRPr="00484BE7" w:rsidRDefault="00431853" w:rsidP="00484BE7">
            <w:pPr>
              <w:spacing w:before="40" w:after="40" w:line="276" w:lineRule="auto"/>
              <w:rPr>
                <w:rFonts w:ascii="Arial" w:hAnsi="Arial" w:cs="Arial"/>
                <w:bCs/>
                <w:color w:val="000000" w:themeColor="text1"/>
                <w:sz w:val="22"/>
                <w:szCs w:val="22"/>
              </w:rPr>
            </w:pPr>
          </w:p>
          <w:p w14:paraId="292D0D60" w14:textId="77777777" w:rsidR="00431853" w:rsidRPr="00484BE7" w:rsidRDefault="00431853" w:rsidP="00484BE7">
            <w:pPr>
              <w:spacing w:before="40" w:after="40" w:line="276" w:lineRule="auto"/>
              <w:rPr>
                <w:rFonts w:ascii="Arial" w:hAnsi="Arial" w:cs="Arial"/>
                <w:bCs/>
                <w:color w:val="000000" w:themeColor="text1"/>
                <w:sz w:val="22"/>
                <w:szCs w:val="22"/>
              </w:rPr>
            </w:pPr>
            <w:r w:rsidRPr="00484BE7">
              <w:rPr>
                <w:rFonts w:ascii="Arial" w:hAnsi="Arial" w:cs="Arial"/>
                <w:bCs/>
                <w:color w:val="000000" w:themeColor="text1"/>
                <w:sz w:val="22"/>
                <w:szCs w:val="22"/>
              </w:rPr>
              <w:t>La hoja de control de documentos debe indicar los siguientes aspectos:</w:t>
            </w:r>
          </w:p>
          <w:p w14:paraId="4066D545" w14:textId="77777777" w:rsidR="00431853" w:rsidRPr="00484BE7" w:rsidRDefault="00431853" w:rsidP="00484BE7">
            <w:pPr>
              <w:spacing w:before="40" w:after="40" w:line="276" w:lineRule="auto"/>
              <w:rPr>
                <w:rFonts w:ascii="Arial" w:hAnsi="Arial" w:cs="Arial"/>
                <w:bCs/>
                <w:color w:val="FF0000"/>
                <w:sz w:val="22"/>
                <w:szCs w:val="22"/>
              </w:rPr>
            </w:pPr>
          </w:p>
          <w:p w14:paraId="44109727" w14:textId="5BBBF21C" w:rsidR="00431853" w:rsidRPr="00484BE7" w:rsidRDefault="00431853" w:rsidP="00CA6586">
            <w:pPr>
              <w:pStyle w:val="ListParagraph"/>
              <w:numPr>
                <w:ilvl w:val="0"/>
                <w:numId w:val="6"/>
              </w:numPr>
              <w:spacing w:before="40" w:after="40"/>
              <w:rPr>
                <w:bCs/>
                <w:color w:val="000000" w:themeColor="text1"/>
              </w:rPr>
            </w:pPr>
            <w:r w:rsidRPr="00484BE7">
              <w:rPr>
                <w:bCs/>
                <w:color w:val="000000" w:themeColor="text1"/>
              </w:rPr>
              <w:t>Nombre del autor del documento</w:t>
            </w:r>
            <w:r w:rsidR="00104A1F" w:rsidRPr="00484BE7">
              <w:rPr>
                <w:bCs/>
                <w:color w:val="000000" w:themeColor="text1"/>
              </w:rPr>
              <w:t>.</w:t>
            </w:r>
          </w:p>
          <w:p w14:paraId="4B8379E6" w14:textId="5443F350" w:rsidR="00431853" w:rsidRPr="00484BE7" w:rsidRDefault="00431853" w:rsidP="00CA6586">
            <w:pPr>
              <w:pStyle w:val="ListParagraph"/>
              <w:numPr>
                <w:ilvl w:val="0"/>
                <w:numId w:val="6"/>
              </w:numPr>
              <w:spacing w:before="40" w:after="40"/>
              <w:rPr>
                <w:bCs/>
                <w:color w:val="000000" w:themeColor="text1"/>
              </w:rPr>
            </w:pPr>
            <w:r w:rsidRPr="00484BE7">
              <w:rPr>
                <w:bCs/>
                <w:color w:val="000000" w:themeColor="text1"/>
              </w:rPr>
              <w:t>Nombre de quien verifica el documento y sus datos</w:t>
            </w:r>
            <w:r w:rsidR="00104A1F" w:rsidRPr="00484BE7">
              <w:rPr>
                <w:bCs/>
                <w:color w:val="000000" w:themeColor="text1"/>
              </w:rPr>
              <w:t>.</w:t>
            </w:r>
          </w:p>
          <w:p w14:paraId="0DE85861" w14:textId="43B0BE3C" w:rsidR="00431853" w:rsidRPr="00484BE7" w:rsidRDefault="00431853" w:rsidP="00CA6586">
            <w:pPr>
              <w:pStyle w:val="ListParagraph"/>
              <w:numPr>
                <w:ilvl w:val="0"/>
                <w:numId w:val="6"/>
              </w:numPr>
              <w:spacing w:before="40" w:after="40"/>
              <w:rPr>
                <w:bCs/>
                <w:color w:val="000000" w:themeColor="text1"/>
              </w:rPr>
            </w:pPr>
            <w:r w:rsidRPr="00484BE7">
              <w:rPr>
                <w:bCs/>
                <w:color w:val="000000" w:themeColor="text1"/>
              </w:rPr>
              <w:t xml:space="preserve">Nombre de quien aprueba el documento y </w:t>
            </w:r>
            <w:r w:rsidR="00975CD2">
              <w:rPr>
                <w:bCs/>
                <w:color w:val="000000" w:themeColor="text1"/>
              </w:rPr>
              <w:t xml:space="preserve">la </w:t>
            </w:r>
            <w:r w:rsidRPr="00484BE7">
              <w:rPr>
                <w:bCs/>
                <w:color w:val="000000" w:themeColor="text1"/>
              </w:rPr>
              <w:t>fecha</w:t>
            </w:r>
            <w:r w:rsidR="00104A1F" w:rsidRPr="00484BE7">
              <w:rPr>
                <w:bCs/>
                <w:color w:val="000000" w:themeColor="text1"/>
              </w:rPr>
              <w:t>.</w:t>
            </w:r>
          </w:p>
          <w:p w14:paraId="25934354" w14:textId="4F12417F" w:rsidR="00431853" w:rsidRPr="00484BE7" w:rsidRDefault="00431853" w:rsidP="00CA6586">
            <w:pPr>
              <w:pStyle w:val="ListParagraph"/>
              <w:numPr>
                <w:ilvl w:val="0"/>
                <w:numId w:val="6"/>
              </w:numPr>
              <w:spacing w:before="40" w:after="40"/>
              <w:rPr>
                <w:bCs/>
                <w:color w:val="000000" w:themeColor="text1"/>
              </w:rPr>
            </w:pPr>
            <w:r w:rsidRPr="00484BE7">
              <w:rPr>
                <w:bCs/>
                <w:color w:val="000000" w:themeColor="text1"/>
              </w:rPr>
              <w:t xml:space="preserve">Estado del documento (válido, borrador, en revisión, </w:t>
            </w:r>
            <w:r w:rsidR="00975CD2">
              <w:rPr>
                <w:bCs/>
                <w:color w:val="000000" w:themeColor="text1"/>
              </w:rPr>
              <w:t>en</w:t>
            </w:r>
            <w:r w:rsidRPr="00484BE7">
              <w:rPr>
                <w:bCs/>
                <w:color w:val="000000" w:themeColor="text1"/>
              </w:rPr>
              <w:t xml:space="preserve"> espera de aprobación)</w:t>
            </w:r>
            <w:r w:rsidR="00104A1F" w:rsidRPr="00484BE7">
              <w:rPr>
                <w:bCs/>
                <w:color w:val="000000" w:themeColor="text1"/>
              </w:rPr>
              <w:t>.</w:t>
            </w:r>
          </w:p>
          <w:p w14:paraId="1D8AA8F0" w14:textId="77777777" w:rsidR="00431853" w:rsidRPr="00484BE7" w:rsidRDefault="00431853" w:rsidP="00CA6586">
            <w:pPr>
              <w:pStyle w:val="ListParagraph"/>
              <w:numPr>
                <w:ilvl w:val="0"/>
                <w:numId w:val="6"/>
              </w:numPr>
              <w:spacing w:before="40" w:after="40"/>
              <w:rPr>
                <w:bCs/>
                <w:color w:val="000000" w:themeColor="text1"/>
              </w:rPr>
            </w:pPr>
            <w:r w:rsidRPr="00484BE7">
              <w:rPr>
                <w:bCs/>
                <w:color w:val="000000" w:themeColor="text1"/>
              </w:rPr>
              <w:t>El número de revisión del documento.</w:t>
            </w:r>
          </w:p>
          <w:p w14:paraId="735CD62B" w14:textId="0C1C8AE2" w:rsidR="00431853" w:rsidRPr="00F34545" w:rsidRDefault="00431853" w:rsidP="00CA6586">
            <w:pPr>
              <w:pStyle w:val="ListParagraph"/>
              <w:numPr>
                <w:ilvl w:val="0"/>
                <w:numId w:val="6"/>
              </w:numPr>
              <w:spacing w:before="40" w:after="40"/>
              <w:rPr>
                <w:bCs/>
                <w:color w:val="000000" w:themeColor="text1"/>
              </w:rPr>
            </w:pPr>
            <w:r w:rsidRPr="00484BE7">
              <w:rPr>
                <w:bCs/>
                <w:color w:val="000000" w:themeColor="text1"/>
              </w:rPr>
              <w:t>Autorización (copia controlada / registrada</w:t>
            </w:r>
            <w:r w:rsidR="00014306">
              <w:rPr>
                <w:bCs/>
                <w:color w:val="000000" w:themeColor="text1"/>
              </w:rPr>
              <w:t>,</w:t>
            </w:r>
            <w:r w:rsidRPr="00484BE7">
              <w:rPr>
                <w:bCs/>
                <w:color w:val="000000" w:themeColor="text1"/>
              </w:rPr>
              <w:t xml:space="preserve"> o impresión autorizada)</w:t>
            </w:r>
            <w:r w:rsidR="00104A1F" w:rsidRPr="00484BE7">
              <w:rPr>
                <w:bCs/>
                <w:color w:val="000000" w:themeColor="text1"/>
              </w:rPr>
              <w:t>.</w:t>
            </w:r>
          </w:p>
        </w:tc>
        <w:tc>
          <w:tcPr>
            <w:tcW w:w="3640" w:type="dxa"/>
            <w:shd w:val="clear" w:color="auto" w:fill="auto"/>
            <w:tcMar>
              <w:top w:w="100" w:type="dxa"/>
              <w:left w:w="100" w:type="dxa"/>
              <w:bottom w:w="100" w:type="dxa"/>
              <w:right w:w="100" w:type="dxa"/>
            </w:tcMar>
          </w:tcPr>
          <w:p w14:paraId="756AFF41" w14:textId="2320B649" w:rsidR="00647CAA" w:rsidRPr="00934A99" w:rsidRDefault="00C702E4" w:rsidP="00484BE7">
            <w:pPr>
              <w:widowControl w:val="0"/>
              <w:spacing w:before="40" w:after="40" w:line="276" w:lineRule="auto"/>
              <w:rPr>
                <w:rFonts w:ascii="Arial" w:hAnsi="Arial" w:cs="Arial"/>
                <w:color w:val="000000" w:themeColor="text1"/>
                <w:sz w:val="22"/>
                <w:szCs w:val="22"/>
              </w:rPr>
            </w:pPr>
            <w:commentRangeStart w:id="20"/>
            <w:r w:rsidRPr="00934A99">
              <w:rPr>
                <w:rFonts w:ascii="Arial" w:hAnsi="Arial" w:cs="Arial"/>
                <w:noProof/>
                <w:color w:val="000000" w:themeColor="text1"/>
                <w:sz w:val="22"/>
                <w:szCs w:val="22"/>
              </w:rPr>
              <w:lastRenderedPageBreak/>
              <w:drawing>
                <wp:inline distT="0" distB="0" distL="0" distR="0" wp14:anchorId="38FDDA6D" wp14:editId="61B07469">
                  <wp:extent cx="2159000" cy="1581834"/>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9887" cy="1589810"/>
                          </a:xfrm>
                          <a:prstGeom prst="rect">
                            <a:avLst/>
                          </a:prstGeom>
                        </pic:spPr>
                      </pic:pic>
                    </a:graphicData>
                  </a:graphic>
                </wp:inline>
              </w:drawing>
            </w:r>
            <w:commentRangeEnd w:id="20"/>
            <w:r w:rsidRPr="00484BE7">
              <w:rPr>
                <w:rStyle w:val="CommentReference"/>
                <w:rFonts w:ascii="Arial" w:eastAsia="Arial" w:hAnsi="Arial" w:cs="Arial"/>
                <w:sz w:val="22"/>
                <w:szCs w:val="22"/>
                <w:lang w:val="es" w:eastAsia="es-CO"/>
              </w:rPr>
              <w:commentReference w:id="20"/>
            </w:r>
          </w:p>
          <w:p w14:paraId="24CF4758" w14:textId="65854455" w:rsidR="00647CAA" w:rsidRPr="003D005F" w:rsidRDefault="00647CAA" w:rsidP="00484BE7">
            <w:pPr>
              <w:widowControl w:val="0"/>
              <w:spacing w:before="40" w:after="40" w:line="276" w:lineRule="auto"/>
              <w:rPr>
                <w:rFonts w:ascii="Arial" w:hAnsi="Arial" w:cs="Arial"/>
                <w:color w:val="000000" w:themeColor="text1"/>
                <w:sz w:val="22"/>
                <w:szCs w:val="22"/>
              </w:rPr>
            </w:pPr>
            <w:r w:rsidRPr="00B41677">
              <w:rPr>
                <w:rFonts w:ascii="Arial" w:hAnsi="Arial" w:cs="Arial"/>
                <w:b/>
                <w:color w:val="000000" w:themeColor="text1"/>
                <w:sz w:val="22"/>
                <w:szCs w:val="22"/>
              </w:rPr>
              <w:t xml:space="preserve">Imagen: </w:t>
            </w:r>
            <w:r w:rsidR="00104A1F" w:rsidRPr="003D005F">
              <w:rPr>
                <w:rFonts w:ascii="Arial" w:hAnsi="Arial" w:cs="Arial"/>
                <w:color w:val="000000" w:themeColor="text1"/>
                <w:sz w:val="22"/>
                <w:szCs w:val="22"/>
              </w:rPr>
              <w:t>135401_i14</w:t>
            </w:r>
          </w:p>
        </w:tc>
      </w:tr>
    </w:tbl>
    <w:p w14:paraId="64BB90C1" w14:textId="77777777" w:rsidR="000607AF" w:rsidRPr="00564872" w:rsidRDefault="000607AF" w:rsidP="00484BE7">
      <w:pPr>
        <w:spacing w:before="40" w:after="40" w:line="276" w:lineRule="auto"/>
        <w:rPr>
          <w:rFonts w:ascii="Arial" w:hAnsi="Arial" w:cs="Arial"/>
          <w:b/>
          <w:color w:val="000000" w:themeColor="text1"/>
          <w:sz w:val="22"/>
          <w:szCs w:val="22"/>
        </w:rPr>
      </w:pPr>
    </w:p>
    <w:p w14:paraId="0950F788" w14:textId="341B2022" w:rsidR="00A533CE" w:rsidRPr="00196AAB" w:rsidRDefault="00A533CE" w:rsidP="00484BE7">
      <w:pPr>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Información documentada externa</w:t>
      </w:r>
    </w:p>
    <w:p w14:paraId="68D36ECC" w14:textId="77777777" w:rsidR="00A533CE" w:rsidRPr="00484BE7" w:rsidRDefault="00A533CE"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533CE" w:rsidRPr="00484BE7" w14:paraId="6A1253C2" w14:textId="77777777" w:rsidTr="001D032A">
        <w:trPr>
          <w:trHeight w:val="444"/>
        </w:trPr>
        <w:tc>
          <w:tcPr>
            <w:tcW w:w="13422" w:type="dxa"/>
            <w:shd w:val="clear" w:color="auto" w:fill="8DB3E2"/>
          </w:tcPr>
          <w:p w14:paraId="124E8A0A" w14:textId="77777777" w:rsidR="00A533CE" w:rsidRPr="00564872" w:rsidRDefault="00A533CE" w:rsidP="00484BE7">
            <w:pPr>
              <w:pStyle w:val="Heading1"/>
              <w:spacing w:before="40" w:after="40"/>
              <w:jc w:val="center"/>
              <w:rPr>
                <w:sz w:val="22"/>
                <w:szCs w:val="22"/>
              </w:rPr>
            </w:pPr>
            <w:r w:rsidRPr="00934A99">
              <w:rPr>
                <w:sz w:val="22"/>
                <w:szCs w:val="22"/>
              </w:rPr>
              <w:t>Cuadro de texto</w:t>
            </w:r>
          </w:p>
        </w:tc>
      </w:tr>
      <w:tr w:rsidR="00A533CE" w:rsidRPr="00484BE7" w14:paraId="2A13D040" w14:textId="77777777" w:rsidTr="001D032A">
        <w:tc>
          <w:tcPr>
            <w:tcW w:w="13422" w:type="dxa"/>
          </w:tcPr>
          <w:p w14:paraId="3C53277E" w14:textId="407474FE" w:rsidR="00E76E8E" w:rsidRPr="00EE1B4C" w:rsidRDefault="00014306" w:rsidP="00484BE7">
            <w:pPr>
              <w:spacing w:before="40" w:after="40" w:line="276" w:lineRule="auto"/>
              <w:jc w:val="both"/>
              <w:rPr>
                <w:rFonts w:ascii="Arial" w:hAnsi="Arial" w:cs="Arial"/>
                <w:color w:val="000000" w:themeColor="text1"/>
                <w:sz w:val="22"/>
                <w:szCs w:val="22"/>
              </w:rPr>
            </w:pPr>
            <w:r>
              <w:rPr>
                <w:rFonts w:ascii="Arial" w:hAnsi="Arial" w:cs="Arial"/>
                <w:color w:val="000000" w:themeColor="text1"/>
                <w:sz w:val="22"/>
                <w:szCs w:val="22"/>
              </w:rPr>
              <w:t>Considerando</w:t>
            </w:r>
            <w:r w:rsidR="00517D7A" w:rsidRPr="00934A99">
              <w:rPr>
                <w:rFonts w:ascii="Arial" w:hAnsi="Arial" w:cs="Arial"/>
                <w:color w:val="000000" w:themeColor="text1"/>
                <w:sz w:val="22"/>
                <w:szCs w:val="22"/>
              </w:rPr>
              <w:t xml:space="preserve"> que existen documentos de origen externo que ingresan a la organización y que tienen </w:t>
            </w:r>
            <w:r w:rsidR="00517D7A" w:rsidRPr="00564872">
              <w:rPr>
                <w:rFonts w:ascii="Arial" w:hAnsi="Arial" w:cs="Arial"/>
                <w:color w:val="000000" w:themeColor="text1"/>
                <w:sz w:val="22"/>
                <w:szCs w:val="22"/>
              </w:rPr>
              <w:t xml:space="preserve">relación con los diferentes procesos que en ella se desarrollan, es necesario que el SGD los contemple </w:t>
            </w:r>
            <w:r>
              <w:rPr>
                <w:rFonts w:ascii="Arial" w:hAnsi="Arial" w:cs="Arial"/>
                <w:color w:val="000000" w:themeColor="text1"/>
                <w:sz w:val="22"/>
                <w:szCs w:val="22"/>
              </w:rPr>
              <w:t>y los</w:t>
            </w:r>
            <w:r w:rsidR="00517D7A" w:rsidRPr="00564872">
              <w:rPr>
                <w:rFonts w:ascii="Arial" w:hAnsi="Arial" w:cs="Arial"/>
                <w:color w:val="000000" w:themeColor="text1"/>
                <w:sz w:val="22"/>
                <w:szCs w:val="22"/>
              </w:rPr>
              <w:t xml:space="preserve"> incluya como parte del flujo de la gestión documental, para que</w:t>
            </w:r>
            <w:r w:rsidR="00993055">
              <w:rPr>
                <w:rFonts w:ascii="Arial" w:hAnsi="Arial" w:cs="Arial"/>
                <w:color w:val="000000" w:themeColor="text1"/>
                <w:sz w:val="22"/>
                <w:szCs w:val="22"/>
              </w:rPr>
              <w:t>,</w:t>
            </w:r>
            <w:r w:rsidR="00517D7A" w:rsidRPr="00564872">
              <w:rPr>
                <w:rFonts w:ascii="Arial" w:hAnsi="Arial" w:cs="Arial"/>
                <w:color w:val="000000" w:themeColor="text1"/>
                <w:sz w:val="22"/>
                <w:szCs w:val="22"/>
              </w:rPr>
              <w:t xml:space="preserve"> de esta forma</w:t>
            </w:r>
            <w:r w:rsidR="00993055">
              <w:rPr>
                <w:rFonts w:ascii="Arial" w:hAnsi="Arial" w:cs="Arial"/>
                <w:color w:val="000000" w:themeColor="text1"/>
                <w:sz w:val="22"/>
                <w:szCs w:val="22"/>
              </w:rPr>
              <w:t>,</w:t>
            </w:r>
            <w:r w:rsidR="00517D7A" w:rsidRPr="00564872">
              <w:rPr>
                <w:rFonts w:ascii="Arial" w:hAnsi="Arial" w:cs="Arial"/>
                <w:color w:val="000000" w:themeColor="text1"/>
                <w:sz w:val="22"/>
                <w:szCs w:val="22"/>
              </w:rPr>
              <w:t xml:space="preserve"> sean caracterizados, identificados y puedan ser tenidos en cuenta para el</w:t>
            </w:r>
            <w:r w:rsidR="00517D7A" w:rsidRPr="00196AAB">
              <w:rPr>
                <w:rFonts w:ascii="Arial" w:hAnsi="Arial" w:cs="Arial"/>
                <w:color w:val="000000" w:themeColor="text1"/>
                <w:sz w:val="22"/>
                <w:szCs w:val="22"/>
              </w:rPr>
              <w:t xml:space="preserve"> proceso de análisis de información y toma de decisiones. La organización deberá identificar y determinar los registros externos de relevancia y definir las reglas para su control.</w:t>
            </w:r>
          </w:p>
          <w:p w14:paraId="5D1ED8F9" w14:textId="75BBAD0F" w:rsidR="00E76E8E" w:rsidRPr="00484BE7" w:rsidRDefault="00E76E8E" w:rsidP="00484BE7">
            <w:pPr>
              <w:spacing w:before="40" w:after="40" w:line="276" w:lineRule="auto"/>
              <w:rPr>
                <w:rFonts w:ascii="Arial" w:hAnsi="Arial" w:cs="Arial"/>
                <w:color w:val="000000" w:themeColor="text1"/>
                <w:sz w:val="22"/>
                <w:szCs w:val="22"/>
              </w:rPr>
            </w:pPr>
            <w:r w:rsidRPr="006A0ABA">
              <w:rPr>
                <w:rFonts w:ascii="Arial" w:hAnsi="Arial" w:cs="Arial"/>
                <w:bCs/>
                <w:color w:val="000000" w:themeColor="text1"/>
                <w:sz w:val="22"/>
                <w:szCs w:val="22"/>
              </w:rPr>
              <w:lastRenderedPageBreak/>
              <w:t>Los documentos de origen externo</w:t>
            </w:r>
            <w:r w:rsidR="00014306">
              <w:rPr>
                <w:rFonts w:ascii="Arial" w:hAnsi="Arial" w:cs="Arial"/>
                <w:bCs/>
                <w:color w:val="000000" w:themeColor="text1"/>
                <w:sz w:val="22"/>
                <w:szCs w:val="22"/>
              </w:rPr>
              <w:t>,</w:t>
            </w:r>
            <w:r w:rsidRPr="006A0ABA">
              <w:rPr>
                <w:rFonts w:ascii="Arial" w:hAnsi="Arial" w:cs="Arial"/>
                <w:bCs/>
                <w:color w:val="000000" w:themeColor="text1"/>
                <w:sz w:val="22"/>
                <w:szCs w:val="22"/>
              </w:rPr>
              <w:t xml:space="preserve"> de relevancia para el sistema de gestión documental</w:t>
            </w:r>
            <w:r w:rsidR="00014306">
              <w:rPr>
                <w:rFonts w:ascii="Arial" w:hAnsi="Arial" w:cs="Arial"/>
                <w:bCs/>
                <w:color w:val="000000" w:themeColor="text1"/>
                <w:sz w:val="22"/>
                <w:szCs w:val="22"/>
              </w:rPr>
              <w:t>,</w:t>
            </w:r>
            <w:r w:rsidRPr="006A0ABA">
              <w:rPr>
                <w:rFonts w:ascii="Arial" w:hAnsi="Arial" w:cs="Arial"/>
                <w:bCs/>
                <w:color w:val="000000" w:themeColor="text1"/>
                <w:sz w:val="22"/>
                <w:szCs w:val="22"/>
              </w:rPr>
              <w:t xml:space="preserve"> pueden contener aspectos como especificaciones logísticas </w:t>
            </w:r>
            <w:r w:rsidRPr="000C132A">
              <w:rPr>
                <w:rFonts w:ascii="Arial" w:hAnsi="Arial" w:cs="Arial"/>
                <w:bCs/>
                <w:color w:val="000000" w:themeColor="text1"/>
                <w:sz w:val="22"/>
                <w:szCs w:val="22"/>
              </w:rPr>
              <w:t xml:space="preserve">y </w:t>
            </w:r>
            <w:r w:rsidRPr="00FE54F6">
              <w:rPr>
                <w:rFonts w:ascii="Arial" w:hAnsi="Arial" w:cs="Arial"/>
                <w:bCs/>
                <w:color w:val="000000" w:themeColor="text1"/>
                <w:sz w:val="22"/>
                <w:szCs w:val="22"/>
              </w:rPr>
              <w:t>de producto, hojas de datos de materiales, legislación, normativa, reglamentos externos, instrucciones, entre o</w:t>
            </w:r>
            <w:r w:rsidRPr="00484BE7">
              <w:rPr>
                <w:rFonts w:ascii="Arial" w:hAnsi="Arial" w:cs="Arial"/>
                <w:bCs/>
                <w:color w:val="000000" w:themeColor="text1"/>
                <w:sz w:val="22"/>
                <w:szCs w:val="22"/>
              </w:rPr>
              <w:t>tros. La organización puede registrar los documentos externos, incluyendo</w:t>
            </w:r>
            <w:r w:rsidR="00014306">
              <w:rPr>
                <w:rFonts w:ascii="Arial" w:hAnsi="Arial" w:cs="Arial"/>
                <w:bCs/>
                <w:color w:val="000000" w:themeColor="text1"/>
                <w:sz w:val="22"/>
                <w:szCs w:val="22"/>
              </w:rPr>
              <w:t xml:space="preserve"> en ellos</w:t>
            </w:r>
            <w:r w:rsidRPr="00484BE7">
              <w:rPr>
                <w:rFonts w:ascii="Arial" w:hAnsi="Arial" w:cs="Arial"/>
                <w:bCs/>
                <w:color w:val="000000" w:themeColor="text1"/>
                <w:sz w:val="22"/>
                <w:szCs w:val="22"/>
              </w:rPr>
              <w:t xml:space="preserve"> información como</w:t>
            </w:r>
            <w:r w:rsidR="00014306">
              <w:rPr>
                <w:rFonts w:ascii="Arial" w:hAnsi="Arial" w:cs="Arial"/>
                <w:bCs/>
                <w:color w:val="000000" w:themeColor="text1"/>
                <w:sz w:val="22"/>
                <w:szCs w:val="22"/>
              </w:rPr>
              <w:t xml:space="preserve"> la que se presenta a continuación</w:t>
            </w:r>
            <w:r w:rsidRPr="00484BE7">
              <w:rPr>
                <w:rFonts w:ascii="Arial" w:hAnsi="Arial" w:cs="Arial"/>
                <w:bCs/>
                <w:color w:val="000000" w:themeColor="text1"/>
                <w:sz w:val="22"/>
                <w:szCs w:val="22"/>
              </w:rPr>
              <w:t>:</w:t>
            </w:r>
          </w:p>
          <w:p w14:paraId="7D6D3F0A" w14:textId="77777777" w:rsidR="00E76E8E" w:rsidRPr="00484BE7" w:rsidRDefault="00E76E8E" w:rsidP="00484BE7">
            <w:pPr>
              <w:spacing w:before="40" w:after="40" w:line="276" w:lineRule="auto"/>
              <w:jc w:val="both"/>
              <w:rPr>
                <w:rFonts w:ascii="Arial" w:hAnsi="Arial" w:cs="Arial"/>
                <w:color w:val="7F7F7F"/>
                <w:sz w:val="22"/>
                <w:szCs w:val="22"/>
              </w:rPr>
            </w:pPr>
          </w:p>
          <w:p w14:paraId="579BEEB7" w14:textId="2E4D1117" w:rsidR="00E76E8E" w:rsidRPr="00484BE7" w:rsidRDefault="00E76E8E" w:rsidP="00CA6586">
            <w:pPr>
              <w:pStyle w:val="ListParagraph"/>
              <w:numPr>
                <w:ilvl w:val="0"/>
                <w:numId w:val="7"/>
              </w:numPr>
              <w:spacing w:before="40" w:after="40"/>
              <w:rPr>
                <w:bCs/>
                <w:color w:val="000000" w:themeColor="text1"/>
              </w:rPr>
            </w:pPr>
            <w:r w:rsidRPr="00484BE7">
              <w:rPr>
                <w:bCs/>
                <w:color w:val="000000" w:themeColor="text1"/>
              </w:rPr>
              <w:t>Nombre del documento.</w:t>
            </w:r>
          </w:p>
          <w:p w14:paraId="1421B907" w14:textId="5D9564BD" w:rsidR="00E76E8E" w:rsidRPr="00484BE7" w:rsidRDefault="00E76E8E" w:rsidP="00CA6586">
            <w:pPr>
              <w:pStyle w:val="ListParagraph"/>
              <w:numPr>
                <w:ilvl w:val="0"/>
                <w:numId w:val="7"/>
              </w:numPr>
              <w:spacing w:before="40" w:after="40"/>
              <w:rPr>
                <w:bCs/>
                <w:color w:val="000000" w:themeColor="text1"/>
              </w:rPr>
            </w:pPr>
            <w:r w:rsidRPr="00484BE7">
              <w:rPr>
                <w:bCs/>
                <w:color w:val="000000" w:themeColor="text1"/>
              </w:rPr>
              <w:t>Emisor del documento.</w:t>
            </w:r>
          </w:p>
          <w:p w14:paraId="6CC3ED26" w14:textId="289C2239" w:rsidR="00E76E8E" w:rsidRPr="00484BE7" w:rsidRDefault="00E76E8E" w:rsidP="00CA6586">
            <w:pPr>
              <w:pStyle w:val="ListParagraph"/>
              <w:numPr>
                <w:ilvl w:val="0"/>
                <w:numId w:val="7"/>
              </w:numPr>
              <w:spacing w:before="40" w:after="40"/>
              <w:rPr>
                <w:bCs/>
                <w:color w:val="000000" w:themeColor="text1"/>
              </w:rPr>
            </w:pPr>
            <w:r w:rsidRPr="00484BE7">
              <w:rPr>
                <w:bCs/>
                <w:color w:val="000000" w:themeColor="text1"/>
              </w:rPr>
              <w:t>Versión y fecha actualizadas.</w:t>
            </w:r>
          </w:p>
          <w:p w14:paraId="336DC012" w14:textId="47468824" w:rsidR="00E76E8E" w:rsidRPr="00484BE7" w:rsidRDefault="00E76E8E" w:rsidP="00CA6586">
            <w:pPr>
              <w:pStyle w:val="ListParagraph"/>
              <w:numPr>
                <w:ilvl w:val="0"/>
                <w:numId w:val="7"/>
              </w:numPr>
              <w:spacing w:before="40" w:after="40"/>
              <w:rPr>
                <w:bCs/>
                <w:color w:val="000000" w:themeColor="text1"/>
              </w:rPr>
            </w:pPr>
            <w:r w:rsidRPr="00484BE7">
              <w:rPr>
                <w:bCs/>
                <w:color w:val="000000" w:themeColor="text1"/>
              </w:rPr>
              <w:t>Distribución interna.</w:t>
            </w:r>
          </w:p>
          <w:p w14:paraId="5E6A2B81" w14:textId="77E1B2FA" w:rsidR="00E76E8E" w:rsidRPr="00484BE7" w:rsidRDefault="00E76E8E" w:rsidP="00CA6586">
            <w:pPr>
              <w:pStyle w:val="ListParagraph"/>
              <w:numPr>
                <w:ilvl w:val="0"/>
                <w:numId w:val="7"/>
              </w:numPr>
              <w:spacing w:before="40" w:after="40"/>
              <w:rPr>
                <w:bCs/>
                <w:color w:val="000000" w:themeColor="text1"/>
              </w:rPr>
            </w:pPr>
            <w:r w:rsidRPr="00484BE7">
              <w:rPr>
                <w:bCs/>
                <w:color w:val="000000" w:themeColor="text1"/>
              </w:rPr>
              <w:t xml:space="preserve">Responsabilidad de control. </w:t>
            </w:r>
          </w:p>
        </w:tc>
      </w:tr>
    </w:tbl>
    <w:p w14:paraId="0E525894" w14:textId="77777777" w:rsidR="000607AF" w:rsidRPr="00484BE7" w:rsidRDefault="000607AF" w:rsidP="00484BE7">
      <w:pPr>
        <w:spacing w:before="40" w:after="40" w:line="276" w:lineRule="auto"/>
        <w:rPr>
          <w:rFonts w:ascii="Arial" w:hAnsi="Arial" w:cs="Arial"/>
          <w:sz w:val="22"/>
          <w:szCs w:val="22"/>
        </w:rPr>
      </w:pPr>
    </w:p>
    <w:tbl>
      <w:tblPr>
        <w:tblStyle w:val="afff2"/>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0607AF" w:rsidRPr="00484BE7" w14:paraId="28EAF28D" w14:textId="77777777" w:rsidTr="001D032A">
        <w:trPr>
          <w:trHeight w:val="580"/>
        </w:trPr>
        <w:tc>
          <w:tcPr>
            <w:tcW w:w="1534" w:type="dxa"/>
            <w:shd w:val="clear" w:color="auto" w:fill="C9DAF8"/>
            <w:tcMar>
              <w:top w:w="100" w:type="dxa"/>
              <w:left w:w="100" w:type="dxa"/>
              <w:bottom w:w="100" w:type="dxa"/>
              <w:right w:w="100" w:type="dxa"/>
            </w:tcMar>
          </w:tcPr>
          <w:p w14:paraId="081CCFA7" w14:textId="77777777" w:rsidR="000607AF" w:rsidRPr="00484BE7" w:rsidRDefault="000607AF" w:rsidP="00484BE7">
            <w:pPr>
              <w:widowControl w:val="0"/>
              <w:spacing w:before="40" w:after="40" w:line="276" w:lineRule="auto"/>
              <w:jc w:val="center"/>
              <w:rPr>
                <w:rFonts w:ascii="Arial" w:hAnsi="Arial" w:cs="Arial"/>
                <w:b/>
                <w:sz w:val="22"/>
                <w:szCs w:val="22"/>
              </w:rPr>
            </w:pPr>
            <w:bookmarkStart w:id="21" w:name="_heading=h.1y810tw" w:colFirst="0" w:colLast="0"/>
            <w:bookmarkEnd w:id="21"/>
            <w:r w:rsidRPr="00484BE7">
              <w:rPr>
                <w:rFonts w:ascii="Arial" w:hAnsi="Arial" w:cs="Arial"/>
                <w:b/>
                <w:sz w:val="22"/>
                <w:szCs w:val="22"/>
              </w:rPr>
              <w:t>Tipo de recurso</w:t>
            </w:r>
          </w:p>
        </w:tc>
        <w:tc>
          <w:tcPr>
            <w:tcW w:w="11878" w:type="dxa"/>
            <w:shd w:val="clear" w:color="auto" w:fill="C9DAF8"/>
            <w:tcMar>
              <w:top w:w="100" w:type="dxa"/>
              <w:left w:w="100" w:type="dxa"/>
              <w:bottom w:w="100" w:type="dxa"/>
              <w:right w:w="100" w:type="dxa"/>
            </w:tcMar>
          </w:tcPr>
          <w:p w14:paraId="545701C0" w14:textId="77777777" w:rsidR="000607AF" w:rsidRPr="00564872" w:rsidRDefault="000607AF" w:rsidP="00484BE7">
            <w:pPr>
              <w:pStyle w:val="Title"/>
              <w:widowControl w:val="0"/>
              <w:spacing w:before="40" w:after="40"/>
              <w:jc w:val="center"/>
              <w:rPr>
                <w:color w:val="000000" w:themeColor="text1"/>
                <w:sz w:val="22"/>
                <w:szCs w:val="22"/>
              </w:rPr>
            </w:pPr>
            <w:bookmarkStart w:id="22" w:name="_heading=h.4i7ojhp" w:colFirst="0" w:colLast="0"/>
            <w:bookmarkEnd w:id="22"/>
            <w:r w:rsidRPr="00934A99">
              <w:rPr>
                <w:color w:val="000000" w:themeColor="text1"/>
                <w:sz w:val="22"/>
                <w:szCs w:val="22"/>
              </w:rPr>
              <w:t>Acordeón tipo 1</w:t>
            </w:r>
          </w:p>
        </w:tc>
      </w:tr>
      <w:tr w:rsidR="000607AF" w:rsidRPr="00484BE7" w14:paraId="429D2761" w14:textId="77777777" w:rsidTr="001D032A">
        <w:trPr>
          <w:trHeight w:val="420"/>
        </w:trPr>
        <w:tc>
          <w:tcPr>
            <w:tcW w:w="1534" w:type="dxa"/>
            <w:shd w:val="clear" w:color="auto" w:fill="auto"/>
            <w:tcMar>
              <w:top w:w="100" w:type="dxa"/>
              <w:left w:w="100" w:type="dxa"/>
              <w:bottom w:w="100" w:type="dxa"/>
              <w:right w:w="100" w:type="dxa"/>
            </w:tcMar>
          </w:tcPr>
          <w:p w14:paraId="5867CFDB" w14:textId="77777777" w:rsidR="000607AF" w:rsidRPr="00564872" w:rsidRDefault="000607AF" w:rsidP="00484BE7">
            <w:pPr>
              <w:widowControl w:val="0"/>
              <w:spacing w:before="40" w:after="40" w:line="276" w:lineRule="auto"/>
              <w:rPr>
                <w:rFonts w:ascii="Arial" w:hAnsi="Arial" w:cs="Arial"/>
                <w:b/>
                <w:sz w:val="22"/>
                <w:szCs w:val="22"/>
              </w:rPr>
            </w:pPr>
            <w:r w:rsidRPr="00934A99">
              <w:rPr>
                <w:rFonts w:ascii="Arial" w:hAnsi="Arial" w:cs="Arial"/>
                <w:b/>
                <w:sz w:val="22"/>
                <w:szCs w:val="22"/>
              </w:rPr>
              <w:t>Introducción</w:t>
            </w:r>
          </w:p>
        </w:tc>
        <w:tc>
          <w:tcPr>
            <w:tcW w:w="11878" w:type="dxa"/>
            <w:shd w:val="clear" w:color="auto" w:fill="auto"/>
            <w:tcMar>
              <w:top w:w="100" w:type="dxa"/>
              <w:left w:w="100" w:type="dxa"/>
              <w:bottom w:w="100" w:type="dxa"/>
              <w:right w:w="100" w:type="dxa"/>
            </w:tcMar>
          </w:tcPr>
          <w:p w14:paraId="219DED16" w14:textId="03B51360" w:rsidR="000607AF" w:rsidRPr="00196AAB" w:rsidRDefault="002F0263" w:rsidP="00484BE7">
            <w:pPr>
              <w:spacing w:before="40" w:after="40" w:line="276" w:lineRule="auto"/>
              <w:rPr>
                <w:rFonts w:ascii="Arial" w:hAnsi="Arial" w:cs="Arial"/>
                <w:bCs/>
                <w:color w:val="000000" w:themeColor="text1"/>
                <w:sz w:val="22"/>
                <w:szCs w:val="22"/>
              </w:rPr>
            </w:pPr>
            <w:r w:rsidRPr="00196AAB">
              <w:rPr>
                <w:rFonts w:ascii="Arial" w:hAnsi="Arial" w:cs="Arial"/>
                <w:bCs/>
                <w:color w:val="000000" w:themeColor="text1"/>
                <w:sz w:val="22"/>
                <w:szCs w:val="22"/>
              </w:rPr>
              <w:t>El reglamento de gestión de documentos externos</w:t>
            </w:r>
            <w:r w:rsidR="00993055">
              <w:rPr>
                <w:rFonts w:ascii="Arial" w:hAnsi="Arial" w:cs="Arial"/>
                <w:bCs/>
                <w:color w:val="000000" w:themeColor="text1"/>
                <w:sz w:val="22"/>
                <w:szCs w:val="22"/>
              </w:rPr>
              <w:t>,</w:t>
            </w:r>
            <w:r w:rsidRPr="00196AAB">
              <w:rPr>
                <w:rFonts w:ascii="Arial" w:hAnsi="Arial" w:cs="Arial"/>
                <w:bCs/>
                <w:color w:val="000000" w:themeColor="text1"/>
                <w:sz w:val="22"/>
                <w:szCs w:val="22"/>
              </w:rPr>
              <w:t xml:space="preserve"> debe contemplar aspectos tales como: </w:t>
            </w:r>
          </w:p>
        </w:tc>
      </w:tr>
      <w:tr w:rsidR="000607AF" w:rsidRPr="00484BE7" w14:paraId="6974FB2B" w14:textId="77777777" w:rsidTr="001D032A">
        <w:trPr>
          <w:trHeight w:val="420"/>
        </w:trPr>
        <w:tc>
          <w:tcPr>
            <w:tcW w:w="13412" w:type="dxa"/>
            <w:gridSpan w:val="2"/>
            <w:shd w:val="clear" w:color="auto" w:fill="auto"/>
            <w:tcMar>
              <w:top w:w="100" w:type="dxa"/>
              <w:left w:w="100" w:type="dxa"/>
              <w:bottom w:w="100" w:type="dxa"/>
              <w:right w:w="100" w:type="dxa"/>
            </w:tcMar>
          </w:tcPr>
          <w:p w14:paraId="7081AB55" w14:textId="6FF66894" w:rsidR="000607AF" w:rsidRPr="00934A99" w:rsidRDefault="006D2BA6" w:rsidP="00484BE7">
            <w:pPr>
              <w:widowControl w:val="0"/>
              <w:spacing w:before="40" w:after="40" w:line="276" w:lineRule="auto"/>
              <w:jc w:val="center"/>
              <w:rPr>
                <w:rFonts w:ascii="Arial" w:hAnsi="Arial" w:cs="Arial"/>
                <w:color w:val="000000" w:themeColor="text1"/>
                <w:sz w:val="22"/>
                <w:szCs w:val="22"/>
              </w:rPr>
            </w:pPr>
            <w:commentRangeStart w:id="23"/>
            <w:r w:rsidRPr="00934A99">
              <w:rPr>
                <w:rFonts w:ascii="Arial" w:hAnsi="Arial" w:cs="Arial"/>
                <w:noProof/>
                <w:color w:val="000000" w:themeColor="text1"/>
                <w:sz w:val="22"/>
                <w:szCs w:val="22"/>
              </w:rPr>
              <w:drawing>
                <wp:inline distT="0" distB="0" distL="0" distR="0" wp14:anchorId="5B16E422" wp14:editId="4604C028">
                  <wp:extent cx="2197100" cy="1612639"/>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13715" cy="1624834"/>
                          </a:xfrm>
                          <a:prstGeom prst="rect">
                            <a:avLst/>
                          </a:prstGeom>
                        </pic:spPr>
                      </pic:pic>
                    </a:graphicData>
                  </a:graphic>
                </wp:inline>
              </w:drawing>
            </w:r>
            <w:commentRangeEnd w:id="23"/>
            <w:r w:rsidRPr="00484BE7">
              <w:rPr>
                <w:rStyle w:val="CommentReference"/>
                <w:rFonts w:ascii="Arial" w:eastAsia="Arial" w:hAnsi="Arial" w:cs="Arial"/>
                <w:sz w:val="22"/>
                <w:szCs w:val="22"/>
                <w:lang w:val="es" w:eastAsia="es-CO"/>
              </w:rPr>
              <w:commentReference w:id="23"/>
            </w:r>
          </w:p>
          <w:p w14:paraId="3996CE4C" w14:textId="13343722" w:rsidR="000607AF" w:rsidRPr="00196AAB" w:rsidRDefault="000607AF" w:rsidP="00484BE7">
            <w:pPr>
              <w:widowControl w:val="0"/>
              <w:spacing w:before="40" w:after="40" w:line="276" w:lineRule="auto"/>
              <w:jc w:val="center"/>
              <w:rPr>
                <w:rFonts w:ascii="Arial" w:hAnsi="Arial" w:cs="Arial"/>
                <w:b/>
                <w:color w:val="000000" w:themeColor="text1"/>
                <w:sz w:val="22"/>
                <w:szCs w:val="22"/>
              </w:rPr>
            </w:pPr>
            <w:r w:rsidRPr="00196AAB">
              <w:rPr>
                <w:rFonts w:ascii="Arial" w:hAnsi="Arial" w:cs="Arial"/>
                <w:b/>
                <w:color w:val="000000" w:themeColor="text1"/>
                <w:sz w:val="22"/>
                <w:szCs w:val="22"/>
              </w:rPr>
              <w:lastRenderedPageBreak/>
              <w:t xml:space="preserve">Imagen: </w:t>
            </w:r>
            <w:r w:rsidR="00AE5541" w:rsidRPr="00196AAB">
              <w:rPr>
                <w:rFonts w:ascii="Arial" w:hAnsi="Arial" w:cs="Arial"/>
                <w:color w:val="000000" w:themeColor="text1"/>
                <w:sz w:val="22"/>
                <w:szCs w:val="22"/>
              </w:rPr>
              <w:t>135401_i15</w:t>
            </w:r>
          </w:p>
        </w:tc>
      </w:tr>
      <w:tr w:rsidR="000607AF" w:rsidRPr="00484BE7" w14:paraId="1BDBF327" w14:textId="77777777" w:rsidTr="001D032A">
        <w:trPr>
          <w:trHeight w:val="420"/>
        </w:trPr>
        <w:tc>
          <w:tcPr>
            <w:tcW w:w="13412" w:type="dxa"/>
            <w:gridSpan w:val="2"/>
            <w:shd w:val="clear" w:color="auto" w:fill="auto"/>
            <w:tcMar>
              <w:top w:w="100" w:type="dxa"/>
              <w:left w:w="100" w:type="dxa"/>
              <w:bottom w:w="100" w:type="dxa"/>
              <w:right w:w="100" w:type="dxa"/>
            </w:tcMar>
          </w:tcPr>
          <w:p w14:paraId="42CBB498" w14:textId="0F21E83B" w:rsidR="000607AF" w:rsidRPr="00196AAB" w:rsidRDefault="002F0263" w:rsidP="00484BE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lastRenderedPageBreak/>
              <w:t xml:space="preserve">El </w:t>
            </w:r>
            <w:r w:rsidRPr="00564872">
              <w:rPr>
                <w:rFonts w:ascii="Arial" w:hAnsi="Arial" w:cs="Arial"/>
                <w:bCs/>
                <w:color w:val="000000" w:themeColor="text1"/>
                <w:sz w:val="22"/>
                <w:szCs w:val="22"/>
              </w:rPr>
              <w:t>control de cambios</w:t>
            </w:r>
            <w:r w:rsidRPr="00B41677">
              <w:rPr>
                <w:rFonts w:ascii="Arial" w:hAnsi="Arial" w:cs="Arial"/>
                <w:bCs/>
                <w:color w:val="000000" w:themeColor="text1"/>
                <w:sz w:val="22"/>
                <w:szCs w:val="22"/>
              </w:rPr>
              <w:t xml:space="preserve"> y </w:t>
            </w:r>
            <w:r w:rsidRPr="003D005F">
              <w:rPr>
                <w:rFonts w:ascii="Arial" w:hAnsi="Arial" w:cs="Arial"/>
                <w:bCs/>
                <w:color w:val="000000" w:themeColor="text1"/>
                <w:sz w:val="22"/>
                <w:szCs w:val="22"/>
              </w:rPr>
              <w:t>pertinencia de los mismos, así como su vigencia y el impacto que los cambios realizados por el emisor</w:t>
            </w:r>
            <w:r w:rsidR="00993055">
              <w:rPr>
                <w:rFonts w:ascii="Arial" w:hAnsi="Arial" w:cs="Arial"/>
                <w:bCs/>
                <w:color w:val="000000" w:themeColor="text1"/>
                <w:sz w:val="22"/>
                <w:szCs w:val="22"/>
              </w:rPr>
              <w:t>,</w:t>
            </w:r>
            <w:r w:rsidRPr="003D005F">
              <w:rPr>
                <w:rFonts w:ascii="Arial" w:hAnsi="Arial" w:cs="Arial"/>
                <w:bCs/>
                <w:color w:val="000000" w:themeColor="text1"/>
                <w:sz w:val="22"/>
                <w:szCs w:val="22"/>
              </w:rPr>
              <w:t xml:space="preserve"> puedan tener en los procesos internos</w:t>
            </w:r>
            <w:r w:rsidR="00993055">
              <w:rPr>
                <w:rFonts w:ascii="Arial" w:hAnsi="Arial" w:cs="Arial"/>
                <w:bCs/>
                <w:color w:val="000000" w:themeColor="text1"/>
                <w:sz w:val="22"/>
                <w:szCs w:val="22"/>
              </w:rPr>
              <w:t>;</w:t>
            </w:r>
            <w:r w:rsidRPr="003D005F">
              <w:rPr>
                <w:rFonts w:ascii="Arial" w:hAnsi="Arial" w:cs="Arial"/>
                <w:bCs/>
                <w:color w:val="000000" w:themeColor="text1"/>
                <w:sz w:val="22"/>
                <w:szCs w:val="22"/>
              </w:rPr>
              <w:t xml:space="preserve"> una vez definidos, es posible diseñar una matriz de relación entre la empresa, los procesos de gestión documental y los emisores de los documentos externos.</w:t>
            </w:r>
          </w:p>
        </w:tc>
      </w:tr>
      <w:tr w:rsidR="000607AF" w:rsidRPr="00484BE7" w14:paraId="108B2C6F" w14:textId="77777777" w:rsidTr="001D032A">
        <w:trPr>
          <w:trHeight w:val="420"/>
        </w:trPr>
        <w:tc>
          <w:tcPr>
            <w:tcW w:w="13412" w:type="dxa"/>
            <w:gridSpan w:val="2"/>
            <w:shd w:val="clear" w:color="auto" w:fill="auto"/>
            <w:tcMar>
              <w:top w:w="100" w:type="dxa"/>
              <w:left w:w="100" w:type="dxa"/>
              <w:bottom w:w="100" w:type="dxa"/>
              <w:right w:w="100" w:type="dxa"/>
            </w:tcMar>
          </w:tcPr>
          <w:p w14:paraId="42C4BCC8" w14:textId="22D6C86C" w:rsidR="000607AF" w:rsidRPr="00196AAB" w:rsidRDefault="002F0263" w:rsidP="00484BE7">
            <w:pPr>
              <w:spacing w:before="40" w:after="40" w:line="276" w:lineRule="auto"/>
              <w:rPr>
                <w:rFonts w:ascii="Arial" w:hAnsi="Arial" w:cs="Arial"/>
                <w:color w:val="000000" w:themeColor="text1"/>
                <w:sz w:val="22"/>
                <w:szCs w:val="22"/>
              </w:rPr>
            </w:pPr>
            <w:r w:rsidRPr="00934A99">
              <w:rPr>
                <w:rFonts w:ascii="Arial" w:hAnsi="Arial" w:cs="Arial"/>
                <w:bCs/>
                <w:color w:val="000000" w:themeColor="text1"/>
                <w:sz w:val="22"/>
                <w:szCs w:val="22"/>
              </w:rPr>
              <w:t xml:space="preserve">Documentos de origen externo </w:t>
            </w:r>
            <w:r w:rsidR="0053117D" w:rsidRPr="00564872">
              <w:rPr>
                <w:rFonts w:ascii="Arial" w:hAnsi="Arial" w:cs="Arial"/>
                <w:bCs/>
                <w:color w:val="000000" w:themeColor="text1"/>
                <w:sz w:val="22"/>
                <w:szCs w:val="22"/>
              </w:rPr>
              <w:t xml:space="preserve">que sean </w:t>
            </w:r>
            <w:r w:rsidRPr="00B41677">
              <w:rPr>
                <w:rFonts w:ascii="Arial" w:hAnsi="Arial" w:cs="Arial"/>
                <w:bCs/>
                <w:color w:val="000000" w:themeColor="text1"/>
                <w:sz w:val="22"/>
                <w:szCs w:val="22"/>
              </w:rPr>
              <w:t>relevantes.</w:t>
            </w:r>
          </w:p>
        </w:tc>
      </w:tr>
      <w:tr w:rsidR="000607AF" w:rsidRPr="00484BE7" w14:paraId="54D751CB" w14:textId="77777777" w:rsidTr="001D032A">
        <w:trPr>
          <w:trHeight w:val="420"/>
        </w:trPr>
        <w:tc>
          <w:tcPr>
            <w:tcW w:w="13412" w:type="dxa"/>
            <w:gridSpan w:val="2"/>
            <w:shd w:val="clear" w:color="auto" w:fill="auto"/>
            <w:tcMar>
              <w:top w:w="100" w:type="dxa"/>
              <w:left w:w="100" w:type="dxa"/>
              <w:bottom w:w="100" w:type="dxa"/>
              <w:right w:w="100" w:type="dxa"/>
            </w:tcMar>
          </w:tcPr>
          <w:p w14:paraId="637D3140" w14:textId="39AB755C" w:rsidR="000607AF" w:rsidRPr="00B41677" w:rsidRDefault="005127B4" w:rsidP="00484BE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Responsabilidad</w:t>
            </w:r>
            <w:r w:rsidR="0053117D" w:rsidRPr="00564872">
              <w:rPr>
                <w:rFonts w:ascii="Arial" w:hAnsi="Arial" w:cs="Arial"/>
                <w:color w:val="000000" w:themeColor="text1"/>
                <w:sz w:val="22"/>
                <w:szCs w:val="22"/>
              </w:rPr>
              <w:t xml:space="preserve"> y frecuencia </w:t>
            </w:r>
            <w:r w:rsidR="00095C62">
              <w:rPr>
                <w:rFonts w:ascii="Arial" w:hAnsi="Arial" w:cs="Arial"/>
                <w:color w:val="000000" w:themeColor="text1"/>
                <w:sz w:val="22"/>
                <w:szCs w:val="22"/>
              </w:rPr>
              <w:t>en la</w:t>
            </w:r>
            <w:r w:rsidR="0053117D" w:rsidRPr="00564872">
              <w:rPr>
                <w:rFonts w:ascii="Arial" w:hAnsi="Arial" w:cs="Arial"/>
                <w:color w:val="000000" w:themeColor="text1"/>
                <w:sz w:val="22"/>
                <w:szCs w:val="22"/>
              </w:rPr>
              <w:t xml:space="preserve"> verificación de cambios y publicación de documentos externos.</w:t>
            </w:r>
          </w:p>
        </w:tc>
      </w:tr>
      <w:tr w:rsidR="000607AF" w:rsidRPr="00484BE7" w14:paraId="4B3ECF60" w14:textId="77777777" w:rsidTr="001D032A">
        <w:trPr>
          <w:trHeight w:val="420"/>
        </w:trPr>
        <w:tc>
          <w:tcPr>
            <w:tcW w:w="13412" w:type="dxa"/>
            <w:gridSpan w:val="2"/>
            <w:shd w:val="clear" w:color="auto" w:fill="auto"/>
            <w:tcMar>
              <w:top w:w="100" w:type="dxa"/>
              <w:left w:w="100" w:type="dxa"/>
              <w:bottom w:w="100" w:type="dxa"/>
              <w:right w:w="100" w:type="dxa"/>
            </w:tcMar>
          </w:tcPr>
          <w:p w14:paraId="69A77C0B" w14:textId="4A0A5D4E" w:rsidR="005127B4" w:rsidRPr="00B41677" w:rsidRDefault="005127B4" w:rsidP="00484BE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Acciones por realizar en caso de cambios o aparición de nuevos documentos</w:t>
            </w:r>
            <w:r w:rsidRPr="00564872">
              <w:rPr>
                <w:rFonts w:ascii="Arial" w:hAnsi="Arial" w:cs="Arial"/>
                <w:color w:val="000000" w:themeColor="text1"/>
                <w:sz w:val="22"/>
                <w:szCs w:val="22"/>
              </w:rPr>
              <w:t>.</w:t>
            </w:r>
          </w:p>
          <w:p w14:paraId="01B64F3C" w14:textId="77777777" w:rsidR="005127B4" w:rsidRPr="00196AAB" w:rsidRDefault="005127B4" w:rsidP="00484BE7">
            <w:pPr>
              <w:widowControl w:val="0"/>
              <w:spacing w:before="40" w:after="40" w:line="276" w:lineRule="auto"/>
              <w:rPr>
                <w:rFonts w:ascii="Arial" w:hAnsi="Arial" w:cs="Arial"/>
                <w:color w:val="000000" w:themeColor="text1"/>
                <w:sz w:val="22"/>
                <w:szCs w:val="22"/>
              </w:rPr>
            </w:pPr>
          </w:p>
          <w:p w14:paraId="594EA875" w14:textId="6BEEBCCA" w:rsidR="005127B4" w:rsidRPr="00196AAB" w:rsidRDefault="005127B4" w:rsidP="00CA6586">
            <w:pPr>
              <w:pStyle w:val="ListParagraph"/>
              <w:widowControl w:val="0"/>
              <w:numPr>
                <w:ilvl w:val="0"/>
                <w:numId w:val="8"/>
              </w:numPr>
              <w:spacing w:before="40" w:after="40"/>
              <w:rPr>
                <w:color w:val="000000" w:themeColor="text1"/>
              </w:rPr>
            </w:pPr>
            <w:r w:rsidRPr="00196AAB">
              <w:rPr>
                <w:color w:val="000000" w:themeColor="text1"/>
              </w:rPr>
              <w:t>Obtener nuevas versiones o documentos.</w:t>
            </w:r>
          </w:p>
          <w:p w14:paraId="39A17103" w14:textId="331A170B" w:rsidR="005127B4" w:rsidRPr="00EE1B4C" w:rsidRDefault="005127B4" w:rsidP="00CA6586">
            <w:pPr>
              <w:pStyle w:val="ListParagraph"/>
              <w:widowControl w:val="0"/>
              <w:numPr>
                <w:ilvl w:val="0"/>
                <w:numId w:val="8"/>
              </w:numPr>
              <w:spacing w:before="40" w:after="40"/>
              <w:rPr>
                <w:color w:val="000000" w:themeColor="text1"/>
              </w:rPr>
            </w:pPr>
            <w:r w:rsidRPr="00EE1B4C">
              <w:rPr>
                <w:color w:val="000000" w:themeColor="text1"/>
              </w:rPr>
              <w:t>Actualizar registros.</w:t>
            </w:r>
          </w:p>
          <w:p w14:paraId="01795822" w14:textId="1C177E8B" w:rsidR="005127B4" w:rsidRPr="006A0ABA" w:rsidRDefault="005127B4" w:rsidP="00CA6586">
            <w:pPr>
              <w:pStyle w:val="ListParagraph"/>
              <w:widowControl w:val="0"/>
              <w:numPr>
                <w:ilvl w:val="0"/>
                <w:numId w:val="8"/>
              </w:numPr>
              <w:spacing w:before="40" w:after="40"/>
              <w:rPr>
                <w:color w:val="000000" w:themeColor="text1"/>
              </w:rPr>
            </w:pPr>
            <w:r w:rsidRPr="004945E7">
              <w:rPr>
                <w:color w:val="000000" w:themeColor="text1"/>
              </w:rPr>
              <w:t>Distribuir nueva versión o nuevo documento.</w:t>
            </w:r>
          </w:p>
          <w:p w14:paraId="2736D43D" w14:textId="2C0BCE7A" w:rsidR="005127B4" w:rsidRPr="00FE54F6" w:rsidRDefault="005127B4" w:rsidP="00CA6586">
            <w:pPr>
              <w:pStyle w:val="ListParagraph"/>
              <w:widowControl w:val="0"/>
              <w:numPr>
                <w:ilvl w:val="0"/>
                <w:numId w:val="8"/>
              </w:numPr>
              <w:spacing w:before="40" w:after="40"/>
              <w:rPr>
                <w:color w:val="000000" w:themeColor="text1"/>
              </w:rPr>
            </w:pPr>
            <w:r w:rsidRPr="000C132A">
              <w:rPr>
                <w:color w:val="000000" w:themeColor="text1"/>
              </w:rPr>
              <w:t>Verificar su aplicabilidad.</w:t>
            </w:r>
          </w:p>
          <w:p w14:paraId="7D78F15D" w14:textId="2FE4BBBA" w:rsidR="005127B4" w:rsidRPr="00484BE7" w:rsidRDefault="005127B4" w:rsidP="00CA6586">
            <w:pPr>
              <w:pStyle w:val="ListParagraph"/>
              <w:widowControl w:val="0"/>
              <w:numPr>
                <w:ilvl w:val="0"/>
                <w:numId w:val="8"/>
              </w:numPr>
              <w:spacing w:before="40" w:after="40"/>
              <w:rPr>
                <w:color w:val="000000" w:themeColor="text1"/>
              </w:rPr>
            </w:pPr>
            <w:r w:rsidRPr="00484BE7">
              <w:rPr>
                <w:color w:val="000000" w:themeColor="text1"/>
              </w:rPr>
              <w:t>Cambios de plan.</w:t>
            </w:r>
          </w:p>
          <w:p w14:paraId="23D073E3" w14:textId="2F4E791B" w:rsidR="005127B4" w:rsidRPr="00484BE7" w:rsidRDefault="005127B4" w:rsidP="00CA6586">
            <w:pPr>
              <w:pStyle w:val="ListParagraph"/>
              <w:widowControl w:val="0"/>
              <w:numPr>
                <w:ilvl w:val="0"/>
                <w:numId w:val="8"/>
              </w:numPr>
              <w:spacing w:before="40" w:after="40"/>
              <w:rPr>
                <w:color w:val="000000" w:themeColor="text1"/>
              </w:rPr>
            </w:pPr>
            <w:r w:rsidRPr="00484BE7">
              <w:rPr>
                <w:color w:val="000000" w:themeColor="text1"/>
              </w:rPr>
              <w:t>Implementar cambios.</w:t>
            </w:r>
          </w:p>
          <w:p w14:paraId="6C2B112D" w14:textId="5F3DB28A" w:rsidR="000607AF" w:rsidRPr="00484BE7" w:rsidRDefault="005127B4" w:rsidP="00CA6586">
            <w:pPr>
              <w:pStyle w:val="ListParagraph"/>
              <w:widowControl w:val="0"/>
              <w:numPr>
                <w:ilvl w:val="0"/>
                <w:numId w:val="8"/>
              </w:numPr>
              <w:spacing w:before="40" w:after="40"/>
              <w:rPr>
                <w:color w:val="000000" w:themeColor="text1"/>
              </w:rPr>
            </w:pPr>
            <w:r w:rsidRPr="00484BE7">
              <w:rPr>
                <w:color w:val="000000" w:themeColor="text1"/>
              </w:rPr>
              <w:t>Confirmar la implementación de cambios</w:t>
            </w:r>
            <w:r w:rsidR="00376052" w:rsidRPr="00484BE7">
              <w:rPr>
                <w:color w:val="000000" w:themeColor="text1"/>
              </w:rPr>
              <w:t>.</w:t>
            </w:r>
          </w:p>
        </w:tc>
      </w:tr>
    </w:tbl>
    <w:p w14:paraId="53088265" w14:textId="77777777" w:rsidR="00C605CD" w:rsidRPr="00484BE7" w:rsidRDefault="00C605CD"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C605CD" w:rsidRPr="00484BE7" w14:paraId="47C2195B" w14:textId="77777777" w:rsidTr="001D032A">
        <w:trPr>
          <w:trHeight w:val="580"/>
        </w:trPr>
        <w:tc>
          <w:tcPr>
            <w:tcW w:w="1432" w:type="dxa"/>
            <w:shd w:val="clear" w:color="auto" w:fill="C9DAF8"/>
            <w:tcMar>
              <w:top w:w="100" w:type="dxa"/>
              <w:left w:w="100" w:type="dxa"/>
              <w:bottom w:w="100" w:type="dxa"/>
              <w:right w:w="100" w:type="dxa"/>
            </w:tcMar>
          </w:tcPr>
          <w:p w14:paraId="087F4F69" w14:textId="77777777" w:rsidR="00C605CD" w:rsidRPr="00196AAB" w:rsidRDefault="00C605CD"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Tipo de recurso</w:t>
            </w:r>
          </w:p>
        </w:tc>
        <w:tc>
          <w:tcPr>
            <w:tcW w:w="11980" w:type="dxa"/>
            <w:shd w:val="clear" w:color="auto" w:fill="C9DAF8"/>
            <w:tcMar>
              <w:top w:w="100" w:type="dxa"/>
              <w:left w:w="100" w:type="dxa"/>
              <w:bottom w:w="100" w:type="dxa"/>
              <w:right w:w="100" w:type="dxa"/>
            </w:tcMar>
          </w:tcPr>
          <w:p w14:paraId="17162625" w14:textId="77777777" w:rsidR="00C605CD" w:rsidRPr="00196AAB" w:rsidRDefault="00C605CD" w:rsidP="00484BE7">
            <w:pPr>
              <w:pStyle w:val="Title"/>
              <w:spacing w:before="40" w:after="40"/>
              <w:jc w:val="center"/>
              <w:rPr>
                <w:color w:val="000000" w:themeColor="text1"/>
                <w:sz w:val="22"/>
                <w:szCs w:val="22"/>
              </w:rPr>
            </w:pPr>
            <w:r w:rsidRPr="00196AAB">
              <w:rPr>
                <w:color w:val="000000" w:themeColor="text1"/>
                <w:sz w:val="22"/>
                <w:szCs w:val="22"/>
              </w:rPr>
              <w:t>Cajón de texto de color</w:t>
            </w:r>
          </w:p>
        </w:tc>
      </w:tr>
      <w:tr w:rsidR="00C605CD" w:rsidRPr="00484BE7" w14:paraId="2CB7DA3D" w14:textId="77777777" w:rsidTr="001D032A">
        <w:trPr>
          <w:trHeight w:val="420"/>
        </w:trPr>
        <w:tc>
          <w:tcPr>
            <w:tcW w:w="13412" w:type="dxa"/>
            <w:gridSpan w:val="2"/>
            <w:shd w:val="clear" w:color="auto" w:fill="auto"/>
            <w:tcMar>
              <w:top w:w="100" w:type="dxa"/>
              <w:left w:w="100" w:type="dxa"/>
              <w:bottom w:w="100" w:type="dxa"/>
              <w:right w:w="100" w:type="dxa"/>
            </w:tcMar>
          </w:tcPr>
          <w:p w14:paraId="77EC367A" w14:textId="24D3986D" w:rsidR="00C605CD" w:rsidRPr="00196AAB" w:rsidRDefault="00C605CD" w:rsidP="00484BE7">
            <w:pPr>
              <w:spacing w:before="40" w:after="40" w:line="276" w:lineRule="auto"/>
              <w:jc w:val="both"/>
              <w:rPr>
                <w:rFonts w:ascii="Arial" w:hAnsi="Arial" w:cs="Arial"/>
                <w:bCs/>
                <w:color w:val="000000" w:themeColor="text1"/>
                <w:sz w:val="22"/>
                <w:szCs w:val="22"/>
              </w:rPr>
            </w:pPr>
            <w:r w:rsidRPr="00934A99">
              <w:rPr>
                <w:rFonts w:ascii="Arial" w:hAnsi="Arial" w:cs="Arial"/>
                <w:bCs/>
                <w:color w:val="000000" w:themeColor="text1"/>
                <w:sz w:val="22"/>
                <w:szCs w:val="22"/>
              </w:rPr>
              <w:lastRenderedPageBreak/>
              <w:t xml:space="preserve">La práctica </w:t>
            </w:r>
            <w:r w:rsidR="00CF2812" w:rsidRPr="00564872">
              <w:rPr>
                <w:rFonts w:ascii="Arial" w:hAnsi="Arial" w:cs="Arial"/>
                <w:bCs/>
                <w:color w:val="000000" w:themeColor="text1"/>
                <w:sz w:val="22"/>
                <w:szCs w:val="22"/>
              </w:rPr>
              <w:t>adecuada</w:t>
            </w:r>
            <w:r w:rsidRPr="00B41677">
              <w:rPr>
                <w:rFonts w:ascii="Arial" w:hAnsi="Arial" w:cs="Arial"/>
                <w:bCs/>
                <w:color w:val="000000" w:themeColor="text1"/>
                <w:sz w:val="22"/>
                <w:szCs w:val="22"/>
              </w:rPr>
              <w:t xml:space="preserve"> de</w:t>
            </w:r>
            <w:r w:rsidRPr="003D005F">
              <w:rPr>
                <w:rFonts w:ascii="Arial" w:hAnsi="Arial" w:cs="Arial"/>
                <w:bCs/>
                <w:color w:val="000000" w:themeColor="text1"/>
                <w:sz w:val="22"/>
                <w:szCs w:val="22"/>
              </w:rPr>
              <w:t>l control de documentos externos</w:t>
            </w:r>
            <w:r w:rsidR="00BB7859">
              <w:rPr>
                <w:rFonts w:ascii="Arial" w:hAnsi="Arial" w:cs="Arial"/>
                <w:bCs/>
                <w:color w:val="000000" w:themeColor="text1"/>
                <w:sz w:val="22"/>
                <w:szCs w:val="22"/>
              </w:rPr>
              <w:t>,</w:t>
            </w:r>
            <w:r w:rsidRPr="003D005F">
              <w:rPr>
                <w:rFonts w:ascii="Arial" w:hAnsi="Arial" w:cs="Arial"/>
                <w:bCs/>
                <w:color w:val="000000" w:themeColor="text1"/>
                <w:sz w:val="22"/>
                <w:szCs w:val="22"/>
              </w:rPr>
              <w:t xml:space="preserve"> brinda efectividad a la gestión documental y a los procesos organizacionales que esta abarca, evitando dificultades, reprocesos y sobrecostos.</w:t>
            </w:r>
          </w:p>
          <w:p w14:paraId="7C538F92" w14:textId="180B50C0" w:rsidR="00C605CD" w:rsidRPr="004945E7" w:rsidRDefault="00C605CD" w:rsidP="00484BE7">
            <w:pPr>
              <w:spacing w:before="40" w:after="40" w:line="276" w:lineRule="auto"/>
              <w:jc w:val="both"/>
              <w:rPr>
                <w:rFonts w:ascii="Arial" w:hAnsi="Arial" w:cs="Arial"/>
                <w:bCs/>
                <w:color w:val="000000" w:themeColor="text1"/>
                <w:sz w:val="22"/>
                <w:szCs w:val="22"/>
              </w:rPr>
            </w:pPr>
            <w:r w:rsidRPr="00EE1B4C">
              <w:rPr>
                <w:rFonts w:ascii="Arial" w:hAnsi="Arial" w:cs="Arial"/>
                <w:bCs/>
                <w:color w:val="000000" w:themeColor="text1"/>
                <w:sz w:val="22"/>
                <w:szCs w:val="22"/>
              </w:rPr>
              <w:t xml:space="preserve">Teniendo en cuenta la dinámica empresarial, el desarrollo de redes de trabajo y </w:t>
            </w:r>
            <w:r w:rsidRPr="00993055">
              <w:rPr>
                <w:rFonts w:ascii="Arial" w:hAnsi="Arial" w:cs="Arial"/>
                <w:bCs/>
                <w:color w:val="000000" w:themeColor="text1"/>
                <w:sz w:val="22"/>
                <w:szCs w:val="22"/>
              </w:rPr>
              <w:t>la interconexión de procesos, la interdependencia de los procesos cobra cada vez mayor importancia en el contexto de la gestión organizacional y</w:t>
            </w:r>
            <w:r w:rsidR="00DE6938" w:rsidRPr="00BB7859">
              <w:rPr>
                <w:rFonts w:ascii="Arial" w:hAnsi="Arial" w:cs="Arial"/>
                <w:bCs/>
                <w:color w:val="000000" w:themeColor="text1"/>
                <w:sz w:val="22"/>
                <w:szCs w:val="22"/>
              </w:rPr>
              <w:t>,</w:t>
            </w:r>
            <w:r w:rsidRPr="00BB7859">
              <w:rPr>
                <w:rFonts w:ascii="Arial" w:hAnsi="Arial" w:cs="Arial"/>
                <w:bCs/>
                <w:color w:val="000000" w:themeColor="text1"/>
                <w:sz w:val="22"/>
                <w:szCs w:val="22"/>
              </w:rPr>
              <w:t xml:space="preserve"> por ende, </w:t>
            </w:r>
            <w:r w:rsidR="00E21509">
              <w:rPr>
                <w:rFonts w:ascii="Arial" w:hAnsi="Arial" w:cs="Arial"/>
                <w:bCs/>
                <w:color w:val="000000" w:themeColor="text1"/>
                <w:sz w:val="22"/>
                <w:szCs w:val="22"/>
              </w:rPr>
              <w:t>en</w:t>
            </w:r>
            <w:r w:rsidRPr="00BB7859">
              <w:rPr>
                <w:rFonts w:ascii="Arial" w:hAnsi="Arial" w:cs="Arial"/>
                <w:bCs/>
                <w:color w:val="000000" w:themeColor="text1"/>
                <w:sz w:val="22"/>
                <w:szCs w:val="22"/>
              </w:rPr>
              <w:t xml:space="preserve"> la gestión documental, motivo por el cual un S</w:t>
            </w:r>
            <w:r w:rsidRPr="00484BE7">
              <w:rPr>
                <w:rFonts w:ascii="Arial" w:hAnsi="Arial" w:cs="Arial"/>
                <w:bCs/>
                <w:color w:val="000000" w:themeColor="text1"/>
                <w:sz w:val="22"/>
                <w:szCs w:val="22"/>
              </w:rPr>
              <w:t>G</w:t>
            </w:r>
            <w:r w:rsidR="00BB7859">
              <w:rPr>
                <w:rFonts w:ascii="Arial" w:hAnsi="Arial" w:cs="Arial"/>
                <w:bCs/>
                <w:color w:val="000000" w:themeColor="text1"/>
                <w:sz w:val="22"/>
                <w:szCs w:val="22"/>
              </w:rPr>
              <w:t>D</w:t>
            </w:r>
            <w:r w:rsidRPr="00BB7859">
              <w:rPr>
                <w:rFonts w:ascii="Arial" w:hAnsi="Arial" w:cs="Arial"/>
                <w:bCs/>
                <w:color w:val="000000" w:themeColor="text1"/>
                <w:sz w:val="22"/>
                <w:szCs w:val="22"/>
              </w:rPr>
              <w:t xml:space="preserve"> que no contemple la documentación externa, estará incompleto y dará apertura</w:t>
            </w:r>
            <w:r w:rsidR="00DE6938" w:rsidRPr="00BB7859">
              <w:rPr>
                <w:rFonts w:ascii="Arial" w:hAnsi="Arial" w:cs="Arial"/>
                <w:bCs/>
                <w:color w:val="000000" w:themeColor="text1"/>
                <w:sz w:val="22"/>
                <w:szCs w:val="22"/>
              </w:rPr>
              <w:t xml:space="preserve"> a</w:t>
            </w:r>
            <w:r w:rsidRPr="004945E7">
              <w:rPr>
                <w:rFonts w:ascii="Arial" w:hAnsi="Arial" w:cs="Arial"/>
                <w:bCs/>
                <w:color w:val="000000" w:themeColor="text1"/>
                <w:sz w:val="22"/>
                <w:szCs w:val="22"/>
              </w:rPr>
              <w:t xml:space="preserve"> la aparición de sesgos en la toma de decisiones</w:t>
            </w:r>
            <w:r w:rsidRPr="006D3BA4">
              <w:rPr>
                <w:rFonts w:ascii="Arial" w:hAnsi="Arial" w:cs="Arial"/>
                <w:bCs/>
                <w:color w:val="000000" w:themeColor="text1"/>
                <w:sz w:val="22"/>
                <w:szCs w:val="22"/>
              </w:rPr>
              <w:t>.</w:t>
            </w:r>
            <w:r w:rsidR="006D3BA4" w:rsidRPr="006D3BA4">
              <w:rPr>
                <w:rFonts w:ascii="Arial" w:hAnsi="Arial" w:cs="Arial"/>
                <w:bCs/>
                <w:color w:val="000000" w:themeColor="text1"/>
                <w:sz w:val="22"/>
                <w:szCs w:val="22"/>
              </w:rPr>
              <w:t xml:space="preserve"> </w:t>
            </w:r>
            <w:r w:rsidRPr="006D3BA4">
              <w:rPr>
                <w:rFonts w:ascii="Arial" w:hAnsi="Arial" w:cs="Arial"/>
                <w:bCs/>
                <w:color w:val="000000" w:themeColor="text1"/>
                <w:sz w:val="22"/>
                <w:szCs w:val="22"/>
              </w:rPr>
              <w:t>(ISO 9001:2015, 2019)</w:t>
            </w:r>
          </w:p>
        </w:tc>
      </w:tr>
    </w:tbl>
    <w:p w14:paraId="5585C109" w14:textId="074B5F8D" w:rsidR="005338EB" w:rsidRPr="00564872" w:rsidRDefault="005338EB" w:rsidP="00484BE7">
      <w:pPr>
        <w:spacing w:before="40" w:after="40" w:line="276" w:lineRule="auto"/>
        <w:rPr>
          <w:rFonts w:ascii="Arial" w:hAnsi="Arial" w:cs="Arial"/>
          <w:bCs/>
          <w:color w:val="000000" w:themeColor="text1"/>
          <w:sz w:val="22"/>
          <w:szCs w:val="22"/>
        </w:rPr>
      </w:pPr>
    </w:p>
    <w:p w14:paraId="5D83358F" w14:textId="77777777" w:rsidR="005338EB" w:rsidRPr="00196AAB" w:rsidRDefault="005338EB" w:rsidP="00484BE7">
      <w:pPr>
        <w:spacing w:before="40" w:after="40" w:line="276" w:lineRule="auto"/>
        <w:jc w:val="both"/>
        <w:rPr>
          <w:rFonts w:ascii="Arial" w:hAnsi="Arial" w:cs="Arial"/>
          <w:b/>
          <w:color w:val="000000"/>
          <w:sz w:val="22"/>
          <w:szCs w:val="22"/>
        </w:rPr>
      </w:pPr>
      <w:r w:rsidRPr="00196AAB">
        <w:rPr>
          <w:rFonts w:ascii="Arial" w:hAnsi="Arial" w:cs="Arial"/>
          <w:b/>
          <w:color w:val="000000"/>
          <w:sz w:val="22"/>
          <w:szCs w:val="22"/>
        </w:rPr>
        <w:t>2. Métodos de codificación</w:t>
      </w:r>
    </w:p>
    <w:p w14:paraId="4CDB2560" w14:textId="77777777" w:rsidR="005338EB" w:rsidRPr="00484BE7" w:rsidRDefault="005338EB"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5338EB" w:rsidRPr="00484BE7" w14:paraId="3DA0A848" w14:textId="77777777" w:rsidTr="001D032A">
        <w:trPr>
          <w:trHeight w:val="444"/>
        </w:trPr>
        <w:tc>
          <w:tcPr>
            <w:tcW w:w="13422" w:type="dxa"/>
            <w:shd w:val="clear" w:color="auto" w:fill="8DB3E2"/>
          </w:tcPr>
          <w:p w14:paraId="0E35B656" w14:textId="77777777" w:rsidR="005338EB" w:rsidRPr="00564872" w:rsidRDefault="005338EB" w:rsidP="00484BE7">
            <w:pPr>
              <w:pStyle w:val="Heading1"/>
              <w:spacing w:before="40" w:after="40"/>
              <w:jc w:val="center"/>
              <w:rPr>
                <w:sz w:val="22"/>
                <w:szCs w:val="22"/>
              </w:rPr>
            </w:pPr>
            <w:r w:rsidRPr="00934A99">
              <w:rPr>
                <w:sz w:val="22"/>
                <w:szCs w:val="22"/>
              </w:rPr>
              <w:t>Cuadro de texto</w:t>
            </w:r>
          </w:p>
        </w:tc>
      </w:tr>
      <w:tr w:rsidR="005338EB" w:rsidRPr="00484BE7" w14:paraId="364AFB58" w14:textId="77777777" w:rsidTr="001D032A">
        <w:tc>
          <w:tcPr>
            <w:tcW w:w="13422" w:type="dxa"/>
          </w:tcPr>
          <w:p w14:paraId="1852A9DB" w14:textId="3E3739DC" w:rsidR="005338EB" w:rsidRPr="00993055" w:rsidRDefault="009E4C11" w:rsidP="00484BE7">
            <w:pPr>
              <w:spacing w:before="40" w:after="40" w:line="276" w:lineRule="auto"/>
              <w:jc w:val="both"/>
              <w:rPr>
                <w:rFonts w:ascii="Arial" w:hAnsi="Arial" w:cs="Arial"/>
                <w:bCs/>
                <w:color w:val="000000"/>
                <w:sz w:val="22"/>
                <w:szCs w:val="22"/>
              </w:rPr>
            </w:pPr>
            <w:r>
              <w:rPr>
                <w:rFonts w:ascii="Arial" w:hAnsi="Arial" w:cs="Arial"/>
                <w:bCs/>
                <w:color w:val="000000"/>
                <w:sz w:val="22"/>
                <w:szCs w:val="22"/>
              </w:rPr>
              <w:t>A continuación</w:t>
            </w:r>
            <w:r w:rsidR="002412A0" w:rsidRPr="00934A99">
              <w:rPr>
                <w:rFonts w:ascii="Arial" w:hAnsi="Arial" w:cs="Arial"/>
                <w:bCs/>
                <w:color w:val="000000"/>
                <w:sz w:val="22"/>
                <w:szCs w:val="22"/>
              </w:rPr>
              <w:t>,</w:t>
            </w:r>
            <w:r>
              <w:rPr>
                <w:rFonts w:ascii="Arial" w:hAnsi="Arial" w:cs="Arial"/>
                <w:bCs/>
                <w:color w:val="000000"/>
                <w:sz w:val="22"/>
                <w:szCs w:val="22"/>
              </w:rPr>
              <w:t xml:space="preserve"> profundizaremos</w:t>
            </w:r>
            <w:r w:rsidR="006C1759">
              <w:rPr>
                <w:rFonts w:ascii="Arial" w:hAnsi="Arial" w:cs="Arial"/>
                <w:bCs/>
                <w:color w:val="000000"/>
                <w:sz w:val="22"/>
                <w:szCs w:val="22"/>
              </w:rPr>
              <w:t xml:space="preserve"> en los métodos de codificación en el ámbito de</w:t>
            </w:r>
            <w:r w:rsidR="002412A0" w:rsidRPr="00934A99">
              <w:rPr>
                <w:rFonts w:ascii="Arial" w:hAnsi="Arial" w:cs="Arial"/>
                <w:bCs/>
                <w:color w:val="000000"/>
                <w:sz w:val="22"/>
                <w:szCs w:val="22"/>
              </w:rPr>
              <w:t xml:space="preserve"> l</w:t>
            </w:r>
            <w:r w:rsidR="004B7DD1" w:rsidRPr="00564872">
              <w:rPr>
                <w:rFonts w:ascii="Arial" w:hAnsi="Arial" w:cs="Arial"/>
                <w:bCs/>
                <w:color w:val="000000"/>
                <w:sz w:val="22"/>
                <w:szCs w:val="22"/>
              </w:rPr>
              <w:t xml:space="preserve">a organización, </w:t>
            </w:r>
            <w:r w:rsidR="004B7DD1" w:rsidRPr="00B41677">
              <w:rPr>
                <w:rFonts w:ascii="Arial" w:hAnsi="Arial" w:cs="Arial"/>
                <w:bCs/>
                <w:color w:val="000000"/>
                <w:sz w:val="22"/>
                <w:szCs w:val="22"/>
              </w:rPr>
              <w:t>de acuerdo con</w:t>
            </w:r>
            <w:r w:rsidR="004B7DD1" w:rsidRPr="003D005F">
              <w:rPr>
                <w:rFonts w:ascii="Arial" w:hAnsi="Arial" w:cs="Arial"/>
                <w:bCs/>
                <w:color w:val="000000"/>
                <w:sz w:val="22"/>
                <w:szCs w:val="22"/>
              </w:rPr>
              <w:t xml:space="preserve"> sus características y particularidades </w:t>
            </w:r>
            <w:r w:rsidR="006C1759">
              <w:rPr>
                <w:rFonts w:ascii="Arial" w:hAnsi="Arial" w:cs="Arial"/>
                <w:bCs/>
                <w:color w:val="000000"/>
                <w:sz w:val="22"/>
                <w:szCs w:val="22"/>
              </w:rPr>
              <w:t xml:space="preserve">y, cómo esta, </w:t>
            </w:r>
            <w:r w:rsidR="004B7DD1" w:rsidRPr="003D005F">
              <w:rPr>
                <w:rFonts w:ascii="Arial" w:hAnsi="Arial" w:cs="Arial"/>
                <w:bCs/>
                <w:color w:val="000000"/>
                <w:sz w:val="22"/>
                <w:szCs w:val="22"/>
              </w:rPr>
              <w:t xml:space="preserve">deberá </w:t>
            </w:r>
            <w:r w:rsidR="004B7DD1" w:rsidRPr="00E50931">
              <w:rPr>
                <w:rFonts w:ascii="Arial" w:hAnsi="Arial" w:cs="Arial"/>
                <w:bCs/>
                <w:color w:val="000000"/>
                <w:sz w:val="22"/>
                <w:szCs w:val="22"/>
              </w:rPr>
              <w:t xml:space="preserve">diseñar y </w:t>
            </w:r>
            <w:r w:rsidR="004B7DD1" w:rsidRPr="00675E49">
              <w:rPr>
                <w:rFonts w:ascii="Arial" w:hAnsi="Arial" w:cs="Arial"/>
                <w:bCs/>
                <w:color w:val="000000"/>
                <w:sz w:val="22"/>
                <w:szCs w:val="22"/>
              </w:rPr>
              <w:t xml:space="preserve">establecer una guía que permita </w:t>
            </w:r>
            <w:r w:rsidR="004B7DD1" w:rsidRPr="00196AAB">
              <w:rPr>
                <w:rFonts w:ascii="Arial" w:hAnsi="Arial" w:cs="Arial"/>
                <w:bCs/>
                <w:color w:val="000000"/>
                <w:sz w:val="22"/>
                <w:szCs w:val="22"/>
              </w:rPr>
              <w:t>orientar la elaboración y codificación de documentos en el marco de su sistema de gestión documental</w:t>
            </w:r>
            <w:r w:rsidR="004945E7">
              <w:rPr>
                <w:rFonts w:ascii="Arial" w:hAnsi="Arial" w:cs="Arial"/>
                <w:bCs/>
                <w:color w:val="000000"/>
                <w:sz w:val="22"/>
                <w:szCs w:val="22"/>
              </w:rPr>
              <w:t>;</w:t>
            </w:r>
            <w:r w:rsidR="004B7DD1" w:rsidRPr="00196AAB">
              <w:rPr>
                <w:rFonts w:ascii="Arial" w:hAnsi="Arial" w:cs="Arial"/>
                <w:bCs/>
                <w:color w:val="000000"/>
                <w:sz w:val="22"/>
                <w:szCs w:val="22"/>
              </w:rPr>
              <w:t xml:space="preserve"> esta herramienta debe facilitar los procesos</w:t>
            </w:r>
            <w:r w:rsidR="004945E7">
              <w:rPr>
                <w:rFonts w:ascii="Arial" w:hAnsi="Arial" w:cs="Arial"/>
                <w:bCs/>
                <w:color w:val="000000"/>
                <w:sz w:val="22"/>
                <w:szCs w:val="22"/>
              </w:rPr>
              <w:t>,</w:t>
            </w:r>
            <w:r w:rsidR="004B7DD1" w:rsidRPr="00196AAB">
              <w:rPr>
                <w:rFonts w:ascii="Arial" w:hAnsi="Arial" w:cs="Arial"/>
                <w:bCs/>
                <w:color w:val="000000"/>
                <w:sz w:val="22"/>
                <w:szCs w:val="22"/>
              </w:rPr>
              <w:t xml:space="preserve"> i</w:t>
            </w:r>
            <w:r w:rsidR="004B7DD1" w:rsidRPr="00EE1B4C">
              <w:rPr>
                <w:rFonts w:ascii="Arial" w:hAnsi="Arial" w:cs="Arial"/>
                <w:bCs/>
                <w:color w:val="000000"/>
                <w:sz w:val="22"/>
                <w:szCs w:val="22"/>
              </w:rPr>
              <w:t>ncluyendo los elementos</w:t>
            </w:r>
            <w:r w:rsidR="00DE121E">
              <w:rPr>
                <w:rFonts w:ascii="Arial" w:hAnsi="Arial" w:cs="Arial"/>
                <w:bCs/>
                <w:color w:val="000000"/>
                <w:sz w:val="22"/>
                <w:szCs w:val="22"/>
              </w:rPr>
              <w:t xml:space="preserve"> que se entenderán a continuación.</w:t>
            </w:r>
          </w:p>
        </w:tc>
      </w:tr>
    </w:tbl>
    <w:p w14:paraId="60C3DF89" w14:textId="55638414" w:rsidR="00832E05" w:rsidRPr="00196AAB" w:rsidRDefault="00832E05" w:rsidP="00484BE7">
      <w:pPr>
        <w:spacing w:before="40" w:after="40" w:line="276" w:lineRule="auto"/>
        <w:rPr>
          <w:rFonts w:ascii="Arial" w:hAnsi="Arial" w:cs="Arial"/>
          <w:bCs/>
          <w:color w:val="000000" w:themeColor="text1"/>
          <w:sz w:val="22"/>
          <w:szCs w:val="22"/>
        </w:rPr>
      </w:pPr>
    </w:p>
    <w:p w14:paraId="4A0F7170" w14:textId="3B7E8CFC" w:rsidR="00832E05" w:rsidRPr="00993055" w:rsidRDefault="00832E05" w:rsidP="00484BE7">
      <w:pPr>
        <w:spacing w:before="40" w:after="40" w:line="276" w:lineRule="auto"/>
        <w:jc w:val="both"/>
        <w:rPr>
          <w:rFonts w:ascii="Arial" w:hAnsi="Arial" w:cs="Arial"/>
          <w:b/>
          <w:color w:val="000000"/>
          <w:sz w:val="22"/>
          <w:szCs w:val="22"/>
        </w:rPr>
      </w:pPr>
      <w:r w:rsidRPr="00EE1B4C">
        <w:rPr>
          <w:rFonts w:ascii="Arial" w:hAnsi="Arial" w:cs="Arial"/>
          <w:b/>
          <w:color w:val="000000"/>
          <w:sz w:val="22"/>
          <w:szCs w:val="22"/>
        </w:rPr>
        <w:t xml:space="preserve">Elementos para la elaboración de documentos y estructura </w:t>
      </w:r>
      <w:r w:rsidRPr="00993055">
        <w:rPr>
          <w:rFonts w:ascii="Arial" w:hAnsi="Arial" w:cs="Arial"/>
          <w:b/>
          <w:color w:val="000000"/>
          <w:sz w:val="22"/>
          <w:szCs w:val="22"/>
        </w:rPr>
        <w:t>documental</w:t>
      </w:r>
    </w:p>
    <w:p w14:paraId="65CED006" w14:textId="1307F917" w:rsidR="00832E05" w:rsidRDefault="00832E05" w:rsidP="00484BE7">
      <w:pPr>
        <w:spacing w:before="40" w:after="40" w:line="276" w:lineRule="auto"/>
        <w:rPr>
          <w:rFonts w:ascii="Arial" w:hAnsi="Arial" w:cs="Arial"/>
          <w:bCs/>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6D3BA4" w:rsidRPr="00484BE7" w14:paraId="74F8724F" w14:textId="77777777" w:rsidTr="00132C00">
        <w:trPr>
          <w:trHeight w:val="444"/>
        </w:trPr>
        <w:tc>
          <w:tcPr>
            <w:tcW w:w="13422" w:type="dxa"/>
            <w:shd w:val="clear" w:color="auto" w:fill="8DB3E2"/>
          </w:tcPr>
          <w:p w14:paraId="764FF860" w14:textId="77777777" w:rsidR="006D3BA4" w:rsidRPr="00484BE7" w:rsidRDefault="006D3BA4"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6D3BA4" w:rsidRPr="00484BE7" w14:paraId="718E4E2F" w14:textId="77777777" w:rsidTr="00132C00">
        <w:tc>
          <w:tcPr>
            <w:tcW w:w="13422" w:type="dxa"/>
          </w:tcPr>
          <w:p w14:paraId="7A462F37" w14:textId="33AC4205" w:rsidR="006D3BA4" w:rsidRPr="00675E49" w:rsidRDefault="006D3BA4" w:rsidP="00132C00">
            <w:pPr>
              <w:spacing w:before="40" w:after="40" w:line="276" w:lineRule="auto"/>
              <w:jc w:val="both"/>
              <w:rPr>
                <w:rFonts w:ascii="Arial" w:hAnsi="Arial" w:cs="Arial"/>
                <w:color w:val="000000" w:themeColor="text1"/>
                <w:sz w:val="22"/>
                <w:szCs w:val="22"/>
              </w:rPr>
            </w:pPr>
            <w:r w:rsidRPr="00196AAB">
              <w:rPr>
                <w:rFonts w:ascii="Arial" w:hAnsi="Arial" w:cs="Arial"/>
                <w:bCs/>
                <w:color w:val="000000"/>
                <w:sz w:val="22"/>
                <w:szCs w:val="22"/>
              </w:rPr>
              <w:t>Al momento de establecer la estructura de elaboración documental, el SGD deberá definir los lineamientos para la elaboración de documentos</w:t>
            </w:r>
            <w:r>
              <w:rPr>
                <w:rFonts w:ascii="Arial" w:hAnsi="Arial" w:cs="Arial"/>
                <w:bCs/>
                <w:color w:val="000000"/>
                <w:sz w:val="22"/>
                <w:szCs w:val="22"/>
              </w:rPr>
              <w:t>;</w:t>
            </w:r>
            <w:r w:rsidRPr="00196AAB">
              <w:rPr>
                <w:rFonts w:ascii="Arial" w:hAnsi="Arial" w:cs="Arial"/>
                <w:bCs/>
                <w:color w:val="000000"/>
                <w:sz w:val="22"/>
                <w:szCs w:val="22"/>
              </w:rPr>
              <w:t xml:space="preserve"> dicha estructura </w:t>
            </w:r>
            <w:r w:rsidR="00AC243E">
              <w:rPr>
                <w:rFonts w:ascii="Arial" w:hAnsi="Arial" w:cs="Arial"/>
                <w:bCs/>
                <w:color w:val="000000"/>
                <w:sz w:val="22"/>
                <w:szCs w:val="22"/>
              </w:rPr>
              <w:t xml:space="preserve">o guía, </w:t>
            </w:r>
            <w:r w:rsidRPr="00196AAB">
              <w:rPr>
                <w:rFonts w:ascii="Arial" w:hAnsi="Arial" w:cs="Arial"/>
                <w:bCs/>
                <w:color w:val="000000"/>
                <w:sz w:val="22"/>
                <w:szCs w:val="22"/>
              </w:rPr>
              <w:t>deberá ser oficializada en el marco de la implementación del sistema</w:t>
            </w:r>
            <w:r w:rsidR="00A51CF7">
              <w:rPr>
                <w:rFonts w:ascii="Arial" w:hAnsi="Arial" w:cs="Arial"/>
                <w:bCs/>
                <w:color w:val="000000"/>
                <w:sz w:val="22"/>
                <w:szCs w:val="22"/>
              </w:rPr>
              <w:t xml:space="preserve"> y</w:t>
            </w:r>
            <w:r w:rsidRPr="00196AAB">
              <w:rPr>
                <w:rFonts w:ascii="Arial" w:hAnsi="Arial" w:cs="Arial"/>
                <w:bCs/>
                <w:color w:val="000000"/>
                <w:sz w:val="22"/>
                <w:szCs w:val="22"/>
              </w:rPr>
              <w:t xml:space="preserve"> todas las áreas y funcionarios implicados</w:t>
            </w:r>
            <w:r w:rsidR="00A51CF7">
              <w:rPr>
                <w:rFonts w:ascii="Arial" w:hAnsi="Arial" w:cs="Arial"/>
                <w:bCs/>
                <w:color w:val="000000"/>
                <w:sz w:val="22"/>
                <w:szCs w:val="22"/>
              </w:rPr>
              <w:t>,</w:t>
            </w:r>
            <w:r w:rsidRPr="00196AAB">
              <w:rPr>
                <w:rFonts w:ascii="Arial" w:hAnsi="Arial" w:cs="Arial"/>
                <w:bCs/>
                <w:color w:val="000000"/>
                <w:sz w:val="22"/>
                <w:szCs w:val="22"/>
              </w:rPr>
              <w:t xml:space="preserve"> deberán apropiarla </w:t>
            </w:r>
            <w:r w:rsidR="00A51CF7">
              <w:rPr>
                <w:rFonts w:ascii="Arial" w:hAnsi="Arial" w:cs="Arial"/>
                <w:bCs/>
                <w:color w:val="000000"/>
                <w:sz w:val="22"/>
                <w:szCs w:val="22"/>
              </w:rPr>
              <w:t>y ponerla en marcha</w:t>
            </w:r>
            <w:r w:rsidR="00AC243E">
              <w:rPr>
                <w:rFonts w:ascii="Arial" w:hAnsi="Arial" w:cs="Arial"/>
                <w:bCs/>
                <w:color w:val="000000"/>
                <w:sz w:val="22"/>
                <w:szCs w:val="22"/>
              </w:rPr>
              <w:t xml:space="preserve"> para lograr una </w:t>
            </w:r>
            <w:r w:rsidR="006569B1">
              <w:rPr>
                <w:rFonts w:ascii="Arial" w:hAnsi="Arial" w:cs="Arial"/>
                <w:bCs/>
                <w:color w:val="000000"/>
                <w:sz w:val="22"/>
                <w:szCs w:val="22"/>
              </w:rPr>
              <w:t>document</w:t>
            </w:r>
            <w:r w:rsidR="00AC243E">
              <w:rPr>
                <w:rFonts w:ascii="Arial" w:hAnsi="Arial" w:cs="Arial"/>
                <w:bCs/>
                <w:color w:val="000000"/>
                <w:sz w:val="22"/>
                <w:szCs w:val="22"/>
              </w:rPr>
              <w:t>ación</w:t>
            </w:r>
            <w:r w:rsidR="002B5ADF">
              <w:rPr>
                <w:rFonts w:ascii="Arial" w:hAnsi="Arial" w:cs="Arial"/>
                <w:bCs/>
                <w:color w:val="000000"/>
                <w:sz w:val="22"/>
                <w:szCs w:val="22"/>
              </w:rPr>
              <w:t xml:space="preserve"> estructurada</w:t>
            </w:r>
            <w:r w:rsidRPr="00196AAB">
              <w:rPr>
                <w:rFonts w:ascii="Arial" w:hAnsi="Arial" w:cs="Arial"/>
                <w:bCs/>
                <w:color w:val="000000"/>
                <w:sz w:val="22"/>
                <w:szCs w:val="22"/>
              </w:rPr>
              <w:t>.</w:t>
            </w:r>
          </w:p>
        </w:tc>
      </w:tr>
    </w:tbl>
    <w:p w14:paraId="4493D49A" w14:textId="77777777" w:rsidR="006D3BA4" w:rsidRPr="00484BE7" w:rsidRDefault="006D3BA4" w:rsidP="00484BE7">
      <w:pPr>
        <w:spacing w:before="40" w:after="40" w:line="276" w:lineRule="auto"/>
        <w:rPr>
          <w:rFonts w:ascii="Arial" w:hAnsi="Arial" w:cs="Arial"/>
          <w:bCs/>
          <w:color w:val="000000" w:themeColor="text1"/>
          <w:sz w:val="22"/>
          <w:szCs w:val="22"/>
        </w:rPr>
      </w:pPr>
    </w:p>
    <w:tbl>
      <w:tblPr>
        <w:tblStyle w:val="affd"/>
        <w:tblW w:w="138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83"/>
        <w:gridCol w:w="8513"/>
        <w:gridCol w:w="3686"/>
        <w:tblGridChange w:id="24">
          <w:tblGrid>
            <w:gridCol w:w="1683"/>
            <w:gridCol w:w="8513"/>
            <w:gridCol w:w="3686"/>
          </w:tblGrid>
        </w:tblGridChange>
      </w:tblGrid>
      <w:tr w:rsidR="000079DC" w:rsidRPr="00484BE7" w14:paraId="74CE2062" w14:textId="77777777" w:rsidTr="001F0DCF">
        <w:trPr>
          <w:trHeight w:val="580"/>
        </w:trPr>
        <w:tc>
          <w:tcPr>
            <w:tcW w:w="1683" w:type="dxa"/>
            <w:shd w:val="clear" w:color="auto" w:fill="C9DAF8"/>
            <w:tcMar>
              <w:top w:w="100" w:type="dxa"/>
              <w:left w:w="100" w:type="dxa"/>
              <w:bottom w:w="100" w:type="dxa"/>
              <w:right w:w="100" w:type="dxa"/>
            </w:tcMar>
          </w:tcPr>
          <w:p w14:paraId="0407E5EC" w14:textId="77777777" w:rsidR="000079DC" w:rsidRPr="00484BE7" w:rsidRDefault="000079DC" w:rsidP="00484BE7">
            <w:pPr>
              <w:widowControl w:val="0"/>
              <w:spacing w:before="40" w:after="40" w:line="276" w:lineRule="auto"/>
              <w:jc w:val="center"/>
              <w:rPr>
                <w:rFonts w:ascii="Arial" w:hAnsi="Arial" w:cs="Arial"/>
                <w:b/>
                <w:color w:val="000000" w:themeColor="text1"/>
                <w:sz w:val="22"/>
                <w:szCs w:val="22"/>
              </w:rPr>
            </w:pPr>
            <w:r w:rsidRPr="00484BE7">
              <w:rPr>
                <w:rFonts w:ascii="Arial" w:hAnsi="Arial" w:cs="Arial"/>
                <w:b/>
                <w:color w:val="000000" w:themeColor="text1"/>
                <w:sz w:val="22"/>
                <w:szCs w:val="22"/>
              </w:rPr>
              <w:lastRenderedPageBreak/>
              <w:t>Tipo de recurso</w:t>
            </w:r>
          </w:p>
        </w:tc>
        <w:tc>
          <w:tcPr>
            <w:tcW w:w="12199" w:type="dxa"/>
            <w:gridSpan w:val="2"/>
            <w:shd w:val="clear" w:color="auto" w:fill="C9DAF8"/>
            <w:tcMar>
              <w:top w:w="100" w:type="dxa"/>
              <w:left w:w="100" w:type="dxa"/>
              <w:bottom w:w="100" w:type="dxa"/>
              <w:right w:w="100" w:type="dxa"/>
            </w:tcMar>
          </w:tcPr>
          <w:p w14:paraId="3E0C315A" w14:textId="77777777" w:rsidR="000079DC" w:rsidRPr="00484BE7" w:rsidRDefault="000079DC" w:rsidP="00484BE7">
            <w:pPr>
              <w:pStyle w:val="Title"/>
              <w:widowControl w:val="0"/>
              <w:spacing w:before="40" w:after="40"/>
              <w:jc w:val="center"/>
              <w:rPr>
                <w:color w:val="000000" w:themeColor="text1"/>
                <w:sz w:val="22"/>
                <w:szCs w:val="22"/>
              </w:rPr>
            </w:pPr>
            <w:r w:rsidRPr="00484BE7">
              <w:rPr>
                <w:color w:val="000000" w:themeColor="text1"/>
                <w:sz w:val="22"/>
                <w:szCs w:val="22"/>
              </w:rPr>
              <w:t>Slider Hitos/ Línea de tiempo horizontal</w:t>
            </w:r>
          </w:p>
        </w:tc>
      </w:tr>
      <w:tr w:rsidR="000079DC" w:rsidRPr="00484BE7" w14:paraId="555CCCC2" w14:textId="77777777" w:rsidTr="001F0DCF">
        <w:trPr>
          <w:trHeight w:val="420"/>
        </w:trPr>
        <w:tc>
          <w:tcPr>
            <w:tcW w:w="1683" w:type="dxa"/>
            <w:shd w:val="clear" w:color="auto" w:fill="auto"/>
            <w:tcMar>
              <w:top w:w="100" w:type="dxa"/>
              <w:left w:w="100" w:type="dxa"/>
              <w:bottom w:w="100" w:type="dxa"/>
              <w:right w:w="100" w:type="dxa"/>
            </w:tcMar>
          </w:tcPr>
          <w:p w14:paraId="22BD55E0" w14:textId="77777777" w:rsidR="000079DC" w:rsidRPr="00564872" w:rsidRDefault="000079DC"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2199" w:type="dxa"/>
            <w:gridSpan w:val="2"/>
            <w:shd w:val="clear" w:color="auto" w:fill="auto"/>
            <w:tcMar>
              <w:top w:w="100" w:type="dxa"/>
              <w:left w:w="100" w:type="dxa"/>
              <w:bottom w:w="100" w:type="dxa"/>
              <w:right w:w="100" w:type="dxa"/>
            </w:tcMar>
          </w:tcPr>
          <w:p w14:paraId="54943908" w14:textId="26027246" w:rsidR="000079DC" w:rsidRPr="00196AAB" w:rsidRDefault="001E4B03" w:rsidP="00484BE7">
            <w:pPr>
              <w:spacing w:before="40" w:after="40" w:line="276" w:lineRule="auto"/>
              <w:jc w:val="both"/>
              <w:rPr>
                <w:rFonts w:ascii="Arial" w:hAnsi="Arial" w:cs="Arial"/>
                <w:bCs/>
                <w:color w:val="000000"/>
                <w:sz w:val="22"/>
                <w:szCs w:val="22"/>
              </w:rPr>
            </w:pPr>
            <w:r w:rsidRPr="006D3BA4">
              <w:rPr>
                <w:rFonts w:ascii="Arial" w:hAnsi="Arial" w:cs="Arial"/>
                <w:bCs/>
                <w:color w:val="000000"/>
                <w:sz w:val="22"/>
                <w:szCs w:val="22"/>
              </w:rPr>
              <w:t>La guía deberá contemplar aspectos como:</w:t>
            </w:r>
          </w:p>
        </w:tc>
      </w:tr>
      <w:tr w:rsidR="00F30210" w:rsidRPr="00484BE7" w14:paraId="56B8F008" w14:textId="77777777" w:rsidTr="001F0DCF">
        <w:trPr>
          <w:trHeight w:val="420"/>
        </w:trPr>
        <w:tc>
          <w:tcPr>
            <w:tcW w:w="1683" w:type="dxa"/>
            <w:shd w:val="clear" w:color="auto" w:fill="auto"/>
            <w:tcMar>
              <w:top w:w="100" w:type="dxa"/>
              <w:left w:w="100" w:type="dxa"/>
              <w:bottom w:w="100" w:type="dxa"/>
              <w:right w:w="100" w:type="dxa"/>
            </w:tcMar>
          </w:tcPr>
          <w:p w14:paraId="64281B0C" w14:textId="4C91BBCF" w:rsidR="000079DC" w:rsidRPr="00B41677" w:rsidRDefault="00FC2008" w:rsidP="00484BE7">
            <w:pPr>
              <w:widowControl w:val="0"/>
              <w:spacing w:before="40" w:after="40" w:line="276" w:lineRule="auto"/>
              <w:ind w:left="720" w:hanging="720"/>
              <w:rPr>
                <w:rFonts w:ascii="Arial" w:hAnsi="Arial" w:cs="Arial"/>
                <w:b/>
                <w:color w:val="000000" w:themeColor="text1"/>
                <w:sz w:val="22"/>
                <w:szCs w:val="22"/>
              </w:rPr>
            </w:pPr>
            <w:r w:rsidRPr="00934A99">
              <w:rPr>
                <w:rFonts w:ascii="Arial" w:hAnsi="Arial" w:cs="Arial"/>
                <w:b/>
                <w:color w:val="000000"/>
                <w:sz w:val="22"/>
                <w:szCs w:val="22"/>
              </w:rPr>
              <w:t>Objetivo</w:t>
            </w:r>
          </w:p>
        </w:tc>
        <w:tc>
          <w:tcPr>
            <w:tcW w:w="8513" w:type="dxa"/>
            <w:shd w:val="clear" w:color="auto" w:fill="auto"/>
            <w:tcMar>
              <w:top w:w="100" w:type="dxa"/>
              <w:left w:w="100" w:type="dxa"/>
              <w:bottom w:w="100" w:type="dxa"/>
              <w:right w:w="100" w:type="dxa"/>
            </w:tcMar>
          </w:tcPr>
          <w:p w14:paraId="71A27CC3" w14:textId="02E22F18" w:rsidR="000079DC" w:rsidRPr="00993055" w:rsidRDefault="00AC243E" w:rsidP="00484BE7">
            <w:pPr>
              <w:spacing w:before="40" w:after="40" w:line="276" w:lineRule="auto"/>
              <w:rPr>
                <w:rFonts w:ascii="Arial" w:hAnsi="Arial" w:cs="Arial"/>
                <w:color w:val="000000" w:themeColor="text1"/>
                <w:sz w:val="22"/>
                <w:szCs w:val="22"/>
              </w:rPr>
            </w:pPr>
            <w:r>
              <w:rPr>
                <w:rFonts w:ascii="Arial" w:hAnsi="Arial" w:cs="Arial"/>
                <w:bCs/>
                <w:color w:val="000000"/>
                <w:sz w:val="22"/>
                <w:szCs w:val="22"/>
              </w:rPr>
              <w:t>Se d</w:t>
            </w:r>
            <w:r w:rsidR="00FC2008" w:rsidRPr="00196AAB">
              <w:rPr>
                <w:rFonts w:ascii="Arial" w:hAnsi="Arial" w:cs="Arial"/>
                <w:bCs/>
                <w:color w:val="000000"/>
                <w:sz w:val="22"/>
                <w:szCs w:val="22"/>
              </w:rPr>
              <w:t>ebe detallar lo que se pretende</w:t>
            </w:r>
            <w:r>
              <w:rPr>
                <w:rFonts w:ascii="Arial" w:hAnsi="Arial" w:cs="Arial"/>
                <w:bCs/>
                <w:color w:val="000000"/>
                <w:sz w:val="22"/>
                <w:szCs w:val="22"/>
              </w:rPr>
              <w:t>,</w:t>
            </w:r>
            <w:r w:rsidR="00FC2008" w:rsidRPr="00196AAB">
              <w:rPr>
                <w:rFonts w:ascii="Arial" w:hAnsi="Arial" w:cs="Arial"/>
                <w:bCs/>
                <w:color w:val="000000"/>
                <w:sz w:val="22"/>
                <w:szCs w:val="22"/>
              </w:rPr>
              <w:t xml:space="preserve"> a través de la </w:t>
            </w:r>
            <w:r w:rsidR="00FC2008" w:rsidRPr="00EE1B4C">
              <w:rPr>
                <w:rFonts w:ascii="Arial" w:hAnsi="Arial" w:cs="Arial"/>
                <w:bCs/>
                <w:color w:val="000000"/>
                <w:sz w:val="22"/>
                <w:szCs w:val="22"/>
              </w:rPr>
              <w:t>implementación de la guía.</w:t>
            </w:r>
          </w:p>
        </w:tc>
        <w:tc>
          <w:tcPr>
            <w:tcW w:w="3686" w:type="dxa"/>
            <w:shd w:val="clear" w:color="auto" w:fill="auto"/>
            <w:tcMar>
              <w:top w:w="100" w:type="dxa"/>
              <w:left w:w="100" w:type="dxa"/>
              <w:bottom w:w="100" w:type="dxa"/>
              <w:right w:w="100" w:type="dxa"/>
            </w:tcMar>
          </w:tcPr>
          <w:p w14:paraId="70BDFFF2" w14:textId="74960545" w:rsidR="000079DC" w:rsidRPr="00934A99" w:rsidRDefault="00DF51F4" w:rsidP="00484BE7">
            <w:pPr>
              <w:widowControl w:val="0"/>
              <w:spacing w:before="40" w:after="40" w:line="276" w:lineRule="auto"/>
              <w:rPr>
                <w:rFonts w:ascii="Arial" w:hAnsi="Arial" w:cs="Arial"/>
                <w:color w:val="000000" w:themeColor="text1"/>
                <w:sz w:val="22"/>
                <w:szCs w:val="22"/>
              </w:rPr>
            </w:pPr>
            <w:commentRangeStart w:id="25"/>
            <w:r w:rsidRPr="00934A99">
              <w:rPr>
                <w:rFonts w:ascii="Arial" w:hAnsi="Arial" w:cs="Arial"/>
                <w:noProof/>
                <w:color w:val="000000" w:themeColor="text1"/>
                <w:sz w:val="22"/>
                <w:szCs w:val="22"/>
              </w:rPr>
              <w:drawing>
                <wp:inline distT="0" distB="0" distL="0" distR="0" wp14:anchorId="3A552606" wp14:editId="18571C71">
                  <wp:extent cx="1041797" cy="11112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55103" cy="1125443"/>
                          </a:xfrm>
                          <a:prstGeom prst="rect">
                            <a:avLst/>
                          </a:prstGeom>
                        </pic:spPr>
                      </pic:pic>
                    </a:graphicData>
                  </a:graphic>
                </wp:inline>
              </w:drawing>
            </w:r>
            <w:commentRangeEnd w:id="25"/>
            <w:r w:rsidRPr="00484BE7">
              <w:rPr>
                <w:rStyle w:val="CommentReference"/>
                <w:rFonts w:ascii="Arial" w:eastAsia="Arial" w:hAnsi="Arial" w:cs="Arial"/>
                <w:sz w:val="22"/>
                <w:szCs w:val="22"/>
                <w:lang w:val="es" w:eastAsia="es-CO"/>
              </w:rPr>
              <w:commentReference w:id="25"/>
            </w:r>
          </w:p>
          <w:p w14:paraId="4410E1F3" w14:textId="51C372A1" w:rsidR="003243B4" w:rsidRPr="00196AAB" w:rsidRDefault="000079DC"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00EB6D3F" w:rsidRPr="00196AAB">
              <w:rPr>
                <w:rFonts w:ascii="Arial" w:hAnsi="Arial" w:cs="Arial"/>
                <w:color w:val="000000" w:themeColor="text1"/>
                <w:sz w:val="22"/>
                <w:szCs w:val="22"/>
              </w:rPr>
              <w:t>135401_i16</w:t>
            </w:r>
          </w:p>
        </w:tc>
      </w:tr>
      <w:tr w:rsidR="00F30210" w:rsidRPr="00484BE7" w14:paraId="68C46F2F" w14:textId="77777777" w:rsidTr="001F0DCF">
        <w:trPr>
          <w:trHeight w:val="420"/>
        </w:trPr>
        <w:tc>
          <w:tcPr>
            <w:tcW w:w="1683" w:type="dxa"/>
            <w:shd w:val="clear" w:color="auto" w:fill="auto"/>
            <w:tcMar>
              <w:top w:w="100" w:type="dxa"/>
              <w:left w:w="100" w:type="dxa"/>
              <w:bottom w:w="100" w:type="dxa"/>
              <w:right w:w="100" w:type="dxa"/>
            </w:tcMar>
          </w:tcPr>
          <w:p w14:paraId="0FDD4B0F" w14:textId="3992D049" w:rsidR="000079DC" w:rsidRPr="00196AAB" w:rsidRDefault="003243B4"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Alcance</w:t>
            </w:r>
            <w:r w:rsidRPr="00B41677">
              <w:rPr>
                <w:rFonts w:ascii="Arial" w:hAnsi="Arial" w:cs="Arial"/>
                <w:b/>
                <w:color w:val="000000"/>
                <w:sz w:val="22"/>
                <w:szCs w:val="22"/>
              </w:rPr>
              <w:t xml:space="preserve"> y definiciones</w:t>
            </w:r>
          </w:p>
        </w:tc>
        <w:tc>
          <w:tcPr>
            <w:tcW w:w="8513" w:type="dxa"/>
            <w:shd w:val="clear" w:color="auto" w:fill="auto"/>
            <w:tcMar>
              <w:top w:w="100" w:type="dxa"/>
              <w:left w:w="100" w:type="dxa"/>
              <w:bottom w:w="100" w:type="dxa"/>
              <w:right w:w="100" w:type="dxa"/>
            </w:tcMar>
          </w:tcPr>
          <w:p w14:paraId="3795445C" w14:textId="08C016AD" w:rsidR="000079DC" w:rsidRPr="00993055" w:rsidRDefault="000E0AA4" w:rsidP="00484BE7">
            <w:pPr>
              <w:spacing w:before="40" w:after="40" w:line="276" w:lineRule="auto"/>
              <w:rPr>
                <w:rFonts w:ascii="Arial" w:hAnsi="Arial" w:cs="Arial"/>
                <w:b/>
                <w:color w:val="000000"/>
                <w:sz w:val="22"/>
                <w:szCs w:val="22"/>
              </w:rPr>
            </w:pPr>
            <w:r w:rsidRPr="00196AAB">
              <w:rPr>
                <w:rFonts w:ascii="Arial" w:hAnsi="Arial" w:cs="Arial"/>
                <w:bCs/>
                <w:color w:val="000000"/>
                <w:sz w:val="22"/>
                <w:szCs w:val="22"/>
              </w:rPr>
              <w:t>Después de explicar</w:t>
            </w:r>
            <w:r w:rsidR="003243B4" w:rsidRPr="00196AAB">
              <w:rPr>
                <w:rFonts w:ascii="Arial" w:hAnsi="Arial" w:cs="Arial"/>
                <w:bCs/>
                <w:color w:val="000000"/>
                <w:sz w:val="22"/>
                <w:szCs w:val="22"/>
              </w:rPr>
              <w:t xml:space="preserve"> el alcance de la guía</w:t>
            </w:r>
            <w:r w:rsidRPr="00196AAB">
              <w:rPr>
                <w:rFonts w:ascii="Arial" w:hAnsi="Arial" w:cs="Arial"/>
                <w:bCs/>
                <w:color w:val="000000"/>
                <w:sz w:val="22"/>
                <w:szCs w:val="22"/>
              </w:rPr>
              <w:t>, se</w:t>
            </w:r>
            <w:r w:rsidRPr="00196AAB">
              <w:rPr>
                <w:rFonts w:ascii="Arial" w:hAnsi="Arial" w:cs="Arial"/>
                <w:b/>
                <w:color w:val="000000"/>
                <w:sz w:val="22"/>
                <w:szCs w:val="22"/>
              </w:rPr>
              <w:t xml:space="preserve"> </w:t>
            </w:r>
            <w:r w:rsidR="003243B4" w:rsidRPr="00EE1B4C">
              <w:rPr>
                <w:rFonts w:ascii="Arial" w:hAnsi="Arial" w:cs="Arial"/>
                <w:bCs/>
                <w:color w:val="000000"/>
                <w:sz w:val="22"/>
                <w:szCs w:val="22"/>
              </w:rPr>
              <w:t xml:space="preserve">establece y </w:t>
            </w:r>
            <w:r w:rsidR="00FD4304">
              <w:rPr>
                <w:rFonts w:ascii="Arial" w:hAnsi="Arial" w:cs="Arial"/>
                <w:bCs/>
                <w:color w:val="000000"/>
                <w:sz w:val="22"/>
                <w:szCs w:val="22"/>
              </w:rPr>
              <w:t xml:space="preserve">se </w:t>
            </w:r>
            <w:r w:rsidR="003243B4" w:rsidRPr="00EE1B4C">
              <w:rPr>
                <w:rFonts w:ascii="Arial" w:hAnsi="Arial" w:cs="Arial"/>
                <w:bCs/>
                <w:color w:val="000000"/>
                <w:sz w:val="22"/>
                <w:szCs w:val="22"/>
              </w:rPr>
              <w:t xml:space="preserve">define un glosario de los elementos técnicos que se incluyen en </w:t>
            </w:r>
            <w:r w:rsidR="00030EA5" w:rsidRPr="00993055">
              <w:rPr>
                <w:rFonts w:ascii="Arial" w:hAnsi="Arial" w:cs="Arial"/>
                <w:bCs/>
                <w:color w:val="000000"/>
                <w:sz w:val="22"/>
                <w:szCs w:val="22"/>
              </w:rPr>
              <w:t>esta</w:t>
            </w:r>
            <w:r w:rsidR="003243B4" w:rsidRPr="00993055">
              <w:rPr>
                <w:rFonts w:ascii="Arial" w:hAnsi="Arial" w:cs="Arial"/>
                <w:bCs/>
                <w:color w:val="000000"/>
                <w:sz w:val="22"/>
                <w:szCs w:val="22"/>
              </w:rPr>
              <w:t>.</w:t>
            </w:r>
          </w:p>
        </w:tc>
        <w:tc>
          <w:tcPr>
            <w:tcW w:w="3686" w:type="dxa"/>
            <w:shd w:val="clear" w:color="auto" w:fill="auto"/>
            <w:tcMar>
              <w:top w:w="100" w:type="dxa"/>
              <w:left w:w="100" w:type="dxa"/>
              <w:bottom w:w="100" w:type="dxa"/>
              <w:right w:w="100" w:type="dxa"/>
            </w:tcMar>
          </w:tcPr>
          <w:p w14:paraId="746C42F4" w14:textId="6CA49344" w:rsidR="000079DC" w:rsidRPr="00934A99" w:rsidRDefault="00DF51F4" w:rsidP="00484BE7">
            <w:pPr>
              <w:widowControl w:val="0"/>
              <w:spacing w:before="40" w:after="40" w:line="276" w:lineRule="auto"/>
              <w:rPr>
                <w:rFonts w:ascii="Arial" w:hAnsi="Arial" w:cs="Arial"/>
                <w:color w:val="000000" w:themeColor="text1"/>
                <w:sz w:val="22"/>
                <w:szCs w:val="22"/>
              </w:rPr>
            </w:pPr>
            <w:commentRangeStart w:id="26"/>
            <w:r w:rsidRPr="00934A99">
              <w:rPr>
                <w:rFonts w:ascii="Arial" w:hAnsi="Arial" w:cs="Arial"/>
                <w:noProof/>
                <w:color w:val="000000" w:themeColor="text1"/>
                <w:sz w:val="22"/>
                <w:szCs w:val="22"/>
              </w:rPr>
              <w:drawing>
                <wp:inline distT="0" distB="0" distL="0" distR="0" wp14:anchorId="00B279DD" wp14:editId="79442A1E">
                  <wp:extent cx="1083469" cy="1155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93260" cy="1166144"/>
                          </a:xfrm>
                          <a:prstGeom prst="rect">
                            <a:avLst/>
                          </a:prstGeom>
                        </pic:spPr>
                      </pic:pic>
                    </a:graphicData>
                  </a:graphic>
                </wp:inline>
              </w:drawing>
            </w:r>
            <w:commentRangeEnd w:id="26"/>
            <w:r w:rsidRPr="00484BE7">
              <w:rPr>
                <w:rStyle w:val="CommentReference"/>
                <w:rFonts w:ascii="Arial" w:eastAsia="Arial" w:hAnsi="Arial" w:cs="Arial"/>
                <w:sz w:val="22"/>
                <w:szCs w:val="22"/>
                <w:lang w:val="es" w:eastAsia="es-CO"/>
              </w:rPr>
              <w:commentReference w:id="26"/>
            </w:r>
          </w:p>
          <w:p w14:paraId="78517A0E" w14:textId="5A08AA94" w:rsidR="000079DC" w:rsidRPr="00196AAB" w:rsidRDefault="000079DC"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EB6D3F" w:rsidRPr="00196AAB">
              <w:rPr>
                <w:rFonts w:ascii="Arial" w:hAnsi="Arial" w:cs="Arial"/>
                <w:color w:val="000000" w:themeColor="text1"/>
                <w:sz w:val="22"/>
                <w:szCs w:val="22"/>
              </w:rPr>
              <w:t>135401_i17</w:t>
            </w:r>
          </w:p>
        </w:tc>
      </w:tr>
      <w:tr w:rsidR="00F30210" w:rsidRPr="00484BE7" w14:paraId="4BB900D6" w14:textId="77777777" w:rsidTr="001F0DCF">
        <w:trPr>
          <w:trHeight w:val="420"/>
        </w:trPr>
        <w:tc>
          <w:tcPr>
            <w:tcW w:w="1683" w:type="dxa"/>
            <w:shd w:val="clear" w:color="auto" w:fill="auto"/>
            <w:tcMar>
              <w:top w:w="100" w:type="dxa"/>
              <w:left w:w="100" w:type="dxa"/>
              <w:bottom w:w="100" w:type="dxa"/>
              <w:right w:w="100" w:type="dxa"/>
            </w:tcMar>
          </w:tcPr>
          <w:p w14:paraId="52EA40E7" w14:textId="504D5543" w:rsidR="000079DC" w:rsidRPr="00196AAB" w:rsidRDefault="008825AF"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lastRenderedPageBreak/>
              <w:t xml:space="preserve">Condiciones </w:t>
            </w:r>
            <w:r w:rsidRPr="00196AAB">
              <w:rPr>
                <w:rFonts w:ascii="Arial" w:hAnsi="Arial" w:cs="Arial"/>
                <w:b/>
                <w:color w:val="000000"/>
                <w:sz w:val="22"/>
                <w:szCs w:val="22"/>
              </w:rPr>
              <w:t xml:space="preserve">generales </w:t>
            </w:r>
          </w:p>
        </w:tc>
        <w:tc>
          <w:tcPr>
            <w:tcW w:w="8513" w:type="dxa"/>
            <w:shd w:val="clear" w:color="auto" w:fill="auto"/>
            <w:tcMar>
              <w:top w:w="100" w:type="dxa"/>
              <w:left w:w="100" w:type="dxa"/>
              <w:bottom w:w="100" w:type="dxa"/>
              <w:right w:w="100" w:type="dxa"/>
            </w:tcMar>
          </w:tcPr>
          <w:p w14:paraId="7FC8CE28" w14:textId="26CCB93E" w:rsidR="000079DC" w:rsidRPr="00993055" w:rsidRDefault="009A1631" w:rsidP="00484BE7">
            <w:pPr>
              <w:spacing w:before="40" w:after="40" w:line="276" w:lineRule="auto"/>
              <w:rPr>
                <w:rFonts w:ascii="Arial" w:hAnsi="Arial" w:cs="Arial"/>
                <w:b/>
                <w:color w:val="000000"/>
                <w:sz w:val="22"/>
                <w:szCs w:val="22"/>
              </w:rPr>
            </w:pPr>
            <w:r w:rsidRPr="00EE1B4C">
              <w:rPr>
                <w:rFonts w:ascii="Arial" w:hAnsi="Arial" w:cs="Arial"/>
                <w:bCs/>
                <w:color w:val="000000"/>
                <w:sz w:val="22"/>
                <w:szCs w:val="22"/>
              </w:rPr>
              <w:t xml:space="preserve">Se </w:t>
            </w:r>
            <w:r w:rsidR="00FD4304">
              <w:rPr>
                <w:rFonts w:ascii="Arial" w:hAnsi="Arial" w:cs="Arial"/>
                <w:bCs/>
                <w:color w:val="000000"/>
                <w:sz w:val="22"/>
                <w:szCs w:val="22"/>
              </w:rPr>
              <w:t>optimiza la estructura organizacional</w:t>
            </w:r>
            <w:r w:rsidRPr="00993055">
              <w:rPr>
                <w:rFonts w:ascii="Arial" w:hAnsi="Arial" w:cs="Arial"/>
                <w:bCs/>
                <w:color w:val="000000"/>
                <w:sz w:val="22"/>
                <w:szCs w:val="22"/>
              </w:rPr>
              <w:t xml:space="preserve"> y </w:t>
            </w:r>
            <w:r w:rsidR="00E5472A">
              <w:rPr>
                <w:rFonts w:ascii="Arial" w:hAnsi="Arial" w:cs="Arial"/>
                <w:bCs/>
                <w:color w:val="000000"/>
                <w:sz w:val="22"/>
                <w:szCs w:val="22"/>
              </w:rPr>
              <w:t xml:space="preserve">las condiciones particulares de </w:t>
            </w:r>
            <w:r w:rsidRPr="00993055">
              <w:rPr>
                <w:rFonts w:ascii="Arial" w:hAnsi="Arial" w:cs="Arial"/>
                <w:bCs/>
                <w:color w:val="000000"/>
                <w:sz w:val="22"/>
                <w:szCs w:val="22"/>
              </w:rPr>
              <w:t xml:space="preserve">los funcionarios que </w:t>
            </w:r>
            <w:r w:rsidR="00E5472A">
              <w:rPr>
                <w:rFonts w:ascii="Arial" w:hAnsi="Arial" w:cs="Arial"/>
                <w:bCs/>
                <w:color w:val="000000"/>
                <w:sz w:val="22"/>
                <w:szCs w:val="22"/>
              </w:rPr>
              <w:t>la empres</w:t>
            </w:r>
            <w:r w:rsidRPr="00993055">
              <w:rPr>
                <w:rFonts w:ascii="Arial" w:hAnsi="Arial" w:cs="Arial"/>
                <w:bCs/>
                <w:color w:val="000000"/>
                <w:sz w:val="22"/>
                <w:szCs w:val="22"/>
              </w:rPr>
              <w:t xml:space="preserve">a </w:t>
            </w:r>
            <w:r w:rsidR="00FD4304">
              <w:rPr>
                <w:rFonts w:ascii="Arial" w:hAnsi="Arial" w:cs="Arial"/>
                <w:bCs/>
                <w:color w:val="000000"/>
                <w:sz w:val="22"/>
                <w:szCs w:val="22"/>
              </w:rPr>
              <w:t>alberga</w:t>
            </w:r>
            <w:r w:rsidRPr="00993055">
              <w:rPr>
                <w:rFonts w:ascii="Arial" w:hAnsi="Arial" w:cs="Arial"/>
                <w:bCs/>
                <w:color w:val="000000"/>
                <w:sz w:val="22"/>
                <w:szCs w:val="22"/>
              </w:rPr>
              <w:t>.</w:t>
            </w:r>
          </w:p>
        </w:tc>
        <w:tc>
          <w:tcPr>
            <w:tcW w:w="3686" w:type="dxa"/>
            <w:shd w:val="clear" w:color="auto" w:fill="auto"/>
            <w:tcMar>
              <w:top w:w="100" w:type="dxa"/>
              <w:left w:w="100" w:type="dxa"/>
              <w:bottom w:w="100" w:type="dxa"/>
              <w:right w:w="100" w:type="dxa"/>
            </w:tcMar>
          </w:tcPr>
          <w:p w14:paraId="0BB2EEE4" w14:textId="404E4A35" w:rsidR="000079DC" w:rsidRPr="00934A99" w:rsidRDefault="00154305" w:rsidP="00484BE7">
            <w:pPr>
              <w:widowControl w:val="0"/>
              <w:spacing w:before="40" w:after="40" w:line="276" w:lineRule="auto"/>
              <w:rPr>
                <w:rFonts w:ascii="Arial" w:hAnsi="Arial" w:cs="Arial"/>
                <w:color w:val="000000" w:themeColor="text1"/>
                <w:sz w:val="22"/>
                <w:szCs w:val="22"/>
              </w:rPr>
            </w:pPr>
            <w:commentRangeStart w:id="27"/>
            <w:r w:rsidRPr="00934A99">
              <w:rPr>
                <w:rFonts w:ascii="Arial" w:hAnsi="Arial" w:cs="Arial"/>
                <w:noProof/>
                <w:color w:val="000000" w:themeColor="text1"/>
                <w:sz w:val="22"/>
                <w:szCs w:val="22"/>
              </w:rPr>
              <w:drawing>
                <wp:inline distT="0" distB="0" distL="0" distR="0" wp14:anchorId="16819857" wp14:editId="797AC2BD">
                  <wp:extent cx="1591337" cy="1371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2043" cy="1380828"/>
                          </a:xfrm>
                          <a:prstGeom prst="rect">
                            <a:avLst/>
                          </a:prstGeom>
                        </pic:spPr>
                      </pic:pic>
                    </a:graphicData>
                  </a:graphic>
                </wp:inline>
              </w:drawing>
            </w:r>
            <w:commentRangeEnd w:id="27"/>
            <w:r w:rsidRPr="00484BE7">
              <w:rPr>
                <w:rStyle w:val="CommentReference"/>
                <w:rFonts w:ascii="Arial" w:eastAsia="Arial" w:hAnsi="Arial" w:cs="Arial"/>
                <w:sz w:val="22"/>
                <w:szCs w:val="22"/>
                <w:lang w:val="es" w:eastAsia="es-CO"/>
              </w:rPr>
              <w:commentReference w:id="27"/>
            </w:r>
          </w:p>
          <w:p w14:paraId="6A83574C" w14:textId="50B09881" w:rsidR="000079DC" w:rsidRPr="00EE1B4C" w:rsidRDefault="000079DC"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EB6D3F" w:rsidRPr="00196AAB">
              <w:rPr>
                <w:rFonts w:ascii="Arial" w:hAnsi="Arial" w:cs="Arial"/>
                <w:color w:val="000000" w:themeColor="text1"/>
                <w:sz w:val="22"/>
                <w:szCs w:val="22"/>
              </w:rPr>
              <w:t>135401_i18</w:t>
            </w:r>
          </w:p>
        </w:tc>
      </w:tr>
      <w:tr w:rsidR="00F30210" w:rsidRPr="00484BE7" w14:paraId="25F35553" w14:textId="77777777" w:rsidTr="001F0DCF">
        <w:trPr>
          <w:trHeight w:val="420"/>
        </w:trPr>
        <w:tc>
          <w:tcPr>
            <w:tcW w:w="1683" w:type="dxa"/>
            <w:shd w:val="clear" w:color="auto" w:fill="auto"/>
            <w:tcMar>
              <w:top w:w="100" w:type="dxa"/>
              <w:left w:w="100" w:type="dxa"/>
              <w:bottom w:w="100" w:type="dxa"/>
              <w:right w:w="100" w:type="dxa"/>
            </w:tcMar>
          </w:tcPr>
          <w:p w14:paraId="1361DFBF" w14:textId="6A364A8A" w:rsidR="000079DC" w:rsidRPr="004945E7" w:rsidRDefault="00EA5CC8" w:rsidP="00484BE7">
            <w:pPr>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 xml:space="preserve">Contenido y </w:t>
            </w:r>
            <w:r w:rsidRPr="00196AAB">
              <w:rPr>
                <w:rFonts w:ascii="Arial" w:hAnsi="Arial" w:cs="Arial"/>
                <w:b/>
                <w:color w:val="000000"/>
                <w:sz w:val="22"/>
                <w:szCs w:val="22"/>
              </w:rPr>
              <w:t>desarrollo</w:t>
            </w:r>
          </w:p>
        </w:tc>
        <w:tc>
          <w:tcPr>
            <w:tcW w:w="8513" w:type="dxa"/>
            <w:shd w:val="clear" w:color="auto" w:fill="auto"/>
            <w:tcMar>
              <w:top w:w="100" w:type="dxa"/>
              <w:left w:w="100" w:type="dxa"/>
              <w:bottom w:w="100" w:type="dxa"/>
              <w:right w:w="100" w:type="dxa"/>
            </w:tcMar>
          </w:tcPr>
          <w:p w14:paraId="63C2C887" w14:textId="519485CA" w:rsidR="00EA5CC8" w:rsidRPr="004945E7" w:rsidRDefault="00EA5CC8" w:rsidP="00484BE7">
            <w:pPr>
              <w:spacing w:before="40" w:after="40" w:line="276" w:lineRule="auto"/>
              <w:rPr>
                <w:rFonts w:ascii="Arial" w:hAnsi="Arial" w:cs="Arial"/>
                <w:b/>
                <w:color w:val="000000"/>
                <w:sz w:val="22"/>
                <w:szCs w:val="22"/>
              </w:rPr>
            </w:pPr>
            <w:r w:rsidRPr="004945E7">
              <w:rPr>
                <w:rFonts w:ascii="Arial" w:hAnsi="Arial" w:cs="Arial"/>
                <w:b/>
                <w:color w:val="000000"/>
                <w:sz w:val="22"/>
                <w:szCs w:val="22"/>
              </w:rPr>
              <w:t xml:space="preserve">Documentos del sistema: </w:t>
            </w:r>
            <w:r w:rsidR="00E723BF" w:rsidRPr="004945E7">
              <w:rPr>
                <w:rFonts w:ascii="Arial" w:hAnsi="Arial" w:cs="Arial"/>
                <w:bCs/>
                <w:color w:val="000000"/>
                <w:sz w:val="22"/>
                <w:szCs w:val="22"/>
              </w:rPr>
              <w:t>s</w:t>
            </w:r>
            <w:r w:rsidRPr="004945E7">
              <w:rPr>
                <w:rFonts w:ascii="Arial" w:hAnsi="Arial" w:cs="Arial"/>
                <w:bCs/>
                <w:color w:val="000000"/>
                <w:sz w:val="22"/>
                <w:szCs w:val="22"/>
              </w:rPr>
              <w:t>e categorizan los tipos de documentos que hacen parte del sistema y se les asigna un código alfanumérico, dependiendo de su uso y aplicación</w:t>
            </w:r>
            <w:r w:rsidR="00EF7A6B">
              <w:rPr>
                <w:rFonts w:ascii="Arial" w:hAnsi="Arial" w:cs="Arial"/>
                <w:bCs/>
                <w:color w:val="000000"/>
                <w:sz w:val="22"/>
                <w:szCs w:val="22"/>
              </w:rPr>
              <w:t>.</w:t>
            </w:r>
            <w:r w:rsidRPr="004945E7">
              <w:rPr>
                <w:rFonts w:ascii="Arial" w:hAnsi="Arial" w:cs="Arial"/>
                <w:bCs/>
                <w:color w:val="000000"/>
                <w:sz w:val="22"/>
                <w:szCs w:val="22"/>
              </w:rPr>
              <w:t xml:space="preserve"> (</w:t>
            </w:r>
            <w:r w:rsidR="00EF7A6B">
              <w:rPr>
                <w:rFonts w:ascii="Arial" w:hAnsi="Arial" w:cs="Arial"/>
                <w:bCs/>
                <w:color w:val="000000"/>
                <w:sz w:val="22"/>
                <w:szCs w:val="22"/>
              </w:rPr>
              <w:t>E</w:t>
            </w:r>
            <w:r w:rsidRPr="004945E7">
              <w:rPr>
                <w:rFonts w:ascii="Arial" w:hAnsi="Arial" w:cs="Arial"/>
                <w:bCs/>
                <w:color w:val="000000"/>
                <w:sz w:val="22"/>
                <w:szCs w:val="22"/>
              </w:rPr>
              <w:t>j</w:t>
            </w:r>
            <w:r w:rsidR="004945E7">
              <w:rPr>
                <w:rFonts w:ascii="Arial" w:hAnsi="Arial" w:cs="Arial"/>
                <w:bCs/>
                <w:color w:val="000000"/>
                <w:sz w:val="22"/>
                <w:szCs w:val="22"/>
              </w:rPr>
              <w:t>emplo:</w:t>
            </w:r>
            <w:r w:rsidRPr="004945E7">
              <w:rPr>
                <w:rFonts w:ascii="Arial" w:hAnsi="Arial" w:cs="Arial"/>
                <w:bCs/>
                <w:color w:val="000000"/>
                <w:sz w:val="22"/>
                <w:szCs w:val="22"/>
              </w:rPr>
              <w:t xml:space="preserve"> Política </w:t>
            </w:r>
            <w:r w:rsidR="00EF7A6B">
              <w:rPr>
                <w:rFonts w:ascii="Arial" w:hAnsi="Arial" w:cs="Arial"/>
                <w:bCs/>
                <w:color w:val="000000"/>
                <w:sz w:val="22"/>
                <w:szCs w:val="22"/>
              </w:rPr>
              <w:t>=</w:t>
            </w:r>
            <w:r w:rsidRPr="004945E7">
              <w:rPr>
                <w:rFonts w:ascii="Arial" w:hAnsi="Arial" w:cs="Arial"/>
                <w:bCs/>
                <w:color w:val="000000"/>
                <w:sz w:val="22"/>
                <w:szCs w:val="22"/>
              </w:rPr>
              <w:t xml:space="preserve"> PT, Procedimientos </w:t>
            </w:r>
            <w:r w:rsidR="00EF7A6B">
              <w:rPr>
                <w:rFonts w:ascii="Arial" w:hAnsi="Arial" w:cs="Arial"/>
                <w:bCs/>
                <w:color w:val="000000"/>
                <w:sz w:val="22"/>
                <w:szCs w:val="22"/>
              </w:rPr>
              <w:t>=</w:t>
            </w:r>
            <w:r w:rsidRPr="004945E7">
              <w:rPr>
                <w:rFonts w:ascii="Arial" w:hAnsi="Arial" w:cs="Arial"/>
                <w:bCs/>
                <w:color w:val="000000"/>
                <w:sz w:val="22"/>
                <w:szCs w:val="22"/>
              </w:rPr>
              <w:t xml:space="preserve"> PR).</w:t>
            </w:r>
          </w:p>
          <w:p w14:paraId="7EC3474F" w14:textId="77777777" w:rsidR="00E723BF" w:rsidRPr="006A0ABA" w:rsidRDefault="00E723BF" w:rsidP="00484BE7">
            <w:pPr>
              <w:spacing w:before="40" w:after="40" w:line="276" w:lineRule="auto"/>
              <w:rPr>
                <w:rFonts w:ascii="Arial" w:hAnsi="Arial" w:cs="Arial"/>
                <w:b/>
                <w:color w:val="000000"/>
                <w:sz w:val="22"/>
                <w:szCs w:val="22"/>
              </w:rPr>
            </w:pPr>
          </w:p>
          <w:p w14:paraId="2CD1593C" w14:textId="0435F3EF" w:rsidR="000079DC" w:rsidRPr="006C6F85" w:rsidRDefault="00EA5CC8" w:rsidP="00484BE7">
            <w:pPr>
              <w:spacing w:before="40" w:after="40" w:line="276" w:lineRule="auto"/>
              <w:rPr>
                <w:rFonts w:ascii="Arial" w:hAnsi="Arial" w:cs="Arial"/>
                <w:bCs/>
                <w:color w:val="000000"/>
                <w:sz w:val="22"/>
                <w:szCs w:val="22"/>
              </w:rPr>
            </w:pPr>
            <w:r w:rsidRPr="006A0ABA">
              <w:rPr>
                <w:rFonts w:ascii="Arial" w:hAnsi="Arial" w:cs="Arial"/>
                <w:b/>
                <w:color w:val="000000"/>
                <w:sz w:val="22"/>
                <w:szCs w:val="22"/>
              </w:rPr>
              <w:t xml:space="preserve">Contenido de los </w:t>
            </w:r>
            <w:r w:rsidR="0024420D" w:rsidRPr="006A0ABA">
              <w:rPr>
                <w:rFonts w:ascii="Arial" w:hAnsi="Arial" w:cs="Arial"/>
                <w:b/>
                <w:color w:val="000000"/>
                <w:sz w:val="22"/>
                <w:szCs w:val="22"/>
              </w:rPr>
              <w:t>d</w:t>
            </w:r>
            <w:r w:rsidRPr="006A0ABA">
              <w:rPr>
                <w:rFonts w:ascii="Arial" w:hAnsi="Arial" w:cs="Arial"/>
                <w:b/>
                <w:color w:val="000000"/>
                <w:sz w:val="22"/>
                <w:szCs w:val="22"/>
              </w:rPr>
              <w:t xml:space="preserve">ocumentos: </w:t>
            </w:r>
            <w:r w:rsidR="0024420D" w:rsidRPr="006A0ABA">
              <w:rPr>
                <w:rFonts w:ascii="Arial" w:hAnsi="Arial" w:cs="Arial"/>
                <w:bCs/>
                <w:color w:val="000000"/>
                <w:sz w:val="22"/>
                <w:szCs w:val="22"/>
              </w:rPr>
              <w:t>s</w:t>
            </w:r>
            <w:r w:rsidRPr="006A0ABA">
              <w:rPr>
                <w:rFonts w:ascii="Arial" w:hAnsi="Arial" w:cs="Arial"/>
                <w:bCs/>
                <w:color w:val="000000"/>
                <w:sz w:val="22"/>
                <w:szCs w:val="22"/>
              </w:rPr>
              <w:t>e especifica el contenido de cada uno de los tipos de documento que componen el sistema, estableciendo claridad en relación con aspectos como:</w:t>
            </w:r>
            <w:r w:rsidR="001E2C03" w:rsidRPr="006C6F85">
              <w:rPr>
                <w:rFonts w:ascii="Arial" w:hAnsi="Arial" w:cs="Arial"/>
                <w:bCs/>
                <w:color w:val="000000"/>
                <w:sz w:val="22"/>
                <w:szCs w:val="22"/>
              </w:rPr>
              <w:t xml:space="preserve"> el objetivo, el alcance, las definiciones, los responsables y la descripción</w:t>
            </w:r>
            <w:r w:rsidR="007E664C" w:rsidRPr="006C6F85">
              <w:rPr>
                <w:rFonts w:ascii="Arial" w:hAnsi="Arial" w:cs="Arial"/>
                <w:bCs/>
                <w:color w:val="000000"/>
                <w:sz w:val="22"/>
                <w:szCs w:val="22"/>
              </w:rPr>
              <w:t xml:space="preserve"> detallada de las actividades</w:t>
            </w:r>
            <w:r w:rsidR="007F43D1" w:rsidRPr="006C6F85">
              <w:rPr>
                <w:rFonts w:ascii="Arial" w:hAnsi="Arial" w:cs="Arial"/>
                <w:bCs/>
                <w:color w:val="000000"/>
                <w:sz w:val="22"/>
                <w:szCs w:val="22"/>
              </w:rPr>
              <w:t>, incluyendo un diagrama de flujo.</w:t>
            </w:r>
          </w:p>
        </w:tc>
        <w:tc>
          <w:tcPr>
            <w:tcW w:w="3686" w:type="dxa"/>
            <w:shd w:val="clear" w:color="auto" w:fill="auto"/>
            <w:tcMar>
              <w:top w:w="100" w:type="dxa"/>
              <w:left w:w="100" w:type="dxa"/>
              <w:bottom w:w="100" w:type="dxa"/>
              <w:right w:w="100" w:type="dxa"/>
            </w:tcMar>
          </w:tcPr>
          <w:p w14:paraId="76E9AA30" w14:textId="37B8FF2F" w:rsidR="000079DC" w:rsidRPr="00934A99" w:rsidRDefault="00154305" w:rsidP="00484BE7">
            <w:pPr>
              <w:widowControl w:val="0"/>
              <w:spacing w:before="40" w:after="40" w:line="276" w:lineRule="auto"/>
              <w:rPr>
                <w:rFonts w:ascii="Arial" w:hAnsi="Arial" w:cs="Arial"/>
                <w:color w:val="000000" w:themeColor="text1"/>
                <w:sz w:val="22"/>
                <w:szCs w:val="22"/>
              </w:rPr>
            </w:pPr>
            <w:commentRangeStart w:id="28"/>
            <w:r w:rsidRPr="00934A99">
              <w:rPr>
                <w:rFonts w:ascii="Arial" w:hAnsi="Arial" w:cs="Arial"/>
                <w:noProof/>
                <w:color w:val="000000" w:themeColor="text1"/>
                <w:sz w:val="22"/>
                <w:szCs w:val="22"/>
              </w:rPr>
              <w:drawing>
                <wp:inline distT="0" distB="0" distL="0" distR="0" wp14:anchorId="4F227ABA" wp14:editId="19CC2125">
                  <wp:extent cx="1752600" cy="921937"/>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8820" cy="930469"/>
                          </a:xfrm>
                          <a:prstGeom prst="rect">
                            <a:avLst/>
                          </a:prstGeom>
                        </pic:spPr>
                      </pic:pic>
                    </a:graphicData>
                  </a:graphic>
                </wp:inline>
              </w:drawing>
            </w:r>
            <w:commentRangeEnd w:id="28"/>
            <w:r w:rsidRPr="00484BE7">
              <w:rPr>
                <w:rStyle w:val="CommentReference"/>
                <w:rFonts w:ascii="Arial" w:eastAsia="Arial" w:hAnsi="Arial" w:cs="Arial"/>
                <w:sz w:val="22"/>
                <w:szCs w:val="22"/>
                <w:lang w:val="es" w:eastAsia="es-CO"/>
              </w:rPr>
              <w:commentReference w:id="28"/>
            </w:r>
          </w:p>
          <w:p w14:paraId="7D32EE77" w14:textId="639AFE10" w:rsidR="000079DC" w:rsidRPr="00EE1B4C" w:rsidRDefault="000079DC"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EB6D3F" w:rsidRPr="00196AAB">
              <w:rPr>
                <w:rFonts w:ascii="Arial" w:hAnsi="Arial" w:cs="Arial"/>
                <w:color w:val="000000" w:themeColor="text1"/>
                <w:sz w:val="22"/>
                <w:szCs w:val="22"/>
              </w:rPr>
              <w:t>135401_i19</w:t>
            </w:r>
          </w:p>
        </w:tc>
      </w:tr>
      <w:tr w:rsidR="00F30210" w:rsidRPr="00484BE7" w14:paraId="2D607695" w14:textId="77777777" w:rsidTr="001F0DCF">
        <w:trPr>
          <w:trHeight w:val="420"/>
        </w:trPr>
        <w:tc>
          <w:tcPr>
            <w:tcW w:w="1683" w:type="dxa"/>
            <w:shd w:val="clear" w:color="auto" w:fill="auto"/>
            <w:tcMar>
              <w:top w:w="100" w:type="dxa"/>
              <w:left w:w="100" w:type="dxa"/>
              <w:bottom w:w="100" w:type="dxa"/>
              <w:right w:w="100" w:type="dxa"/>
            </w:tcMar>
          </w:tcPr>
          <w:p w14:paraId="031D2201" w14:textId="259CE2B8" w:rsidR="000079DC" w:rsidRPr="00B41677" w:rsidRDefault="00160135"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Codificación</w:t>
            </w:r>
          </w:p>
        </w:tc>
        <w:tc>
          <w:tcPr>
            <w:tcW w:w="8513" w:type="dxa"/>
            <w:shd w:val="clear" w:color="auto" w:fill="auto"/>
            <w:tcMar>
              <w:top w:w="100" w:type="dxa"/>
              <w:left w:w="100" w:type="dxa"/>
              <w:bottom w:w="100" w:type="dxa"/>
              <w:right w:w="100" w:type="dxa"/>
            </w:tcMar>
          </w:tcPr>
          <w:p w14:paraId="41D4D8FB" w14:textId="3C1820AE" w:rsidR="0055645C" w:rsidRPr="004945E7" w:rsidRDefault="00160135" w:rsidP="00484BE7">
            <w:pPr>
              <w:spacing w:before="40" w:after="40" w:line="276" w:lineRule="auto"/>
              <w:rPr>
                <w:rFonts w:ascii="Arial" w:eastAsia="Arial" w:hAnsi="Arial" w:cs="Arial"/>
                <w:bCs/>
                <w:color w:val="000000"/>
                <w:sz w:val="22"/>
                <w:szCs w:val="22"/>
                <w:lang w:val="es" w:eastAsia="es-CO"/>
              </w:rPr>
            </w:pPr>
            <w:r w:rsidRPr="00196AAB">
              <w:rPr>
                <w:rFonts w:ascii="Arial" w:hAnsi="Arial" w:cs="Arial"/>
                <w:bCs/>
                <w:color w:val="000000"/>
                <w:sz w:val="22"/>
                <w:szCs w:val="22"/>
              </w:rPr>
              <w:t xml:space="preserve">La codificación del sistema de </w:t>
            </w:r>
            <w:r w:rsidR="0055645C" w:rsidRPr="00196AAB">
              <w:rPr>
                <w:rFonts w:ascii="Arial" w:hAnsi="Arial" w:cs="Arial"/>
                <w:bCs/>
                <w:color w:val="000000"/>
                <w:sz w:val="22"/>
                <w:szCs w:val="22"/>
              </w:rPr>
              <w:t>g</w:t>
            </w:r>
            <w:r w:rsidRPr="00196AAB">
              <w:rPr>
                <w:rFonts w:ascii="Arial" w:hAnsi="Arial" w:cs="Arial"/>
                <w:bCs/>
                <w:color w:val="000000"/>
                <w:sz w:val="22"/>
                <w:szCs w:val="22"/>
              </w:rPr>
              <w:t xml:space="preserve">estión </w:t>
            </w:r>
            <w:r w:rsidR="0055645C" w:rsidRPr="00EE1B4C">
              <w:rPr>
                <w:rFonts w:ascii="Arial" w:hAnsi="Arial" w:cs="Arial"/>
                <w:bCs/>
                <w:color w:val="000000"/>
                <w:sz w:val="22"/>
                <w:szCs w:val="22"/>
              </w:rPr>
              <w:t>d</w:t>
            </w:r>
            <w:r w:rsidRPr="00993055">
              <w:rPr>
                <w:rFonts w:ascii="Arial" w:hAnsi="Arial" w:cs="Arial"/>
                <w:bCs/>
                <w:color w:val="000000"/>
                <w:sz w:val="22"/>
                <w:szCs w:val="22"/>
              </w:rPr>
              <w:t>ocumental</w:t>
            </w:r>
            <w:r w:rsidR="002F7BA8">
              <w:rPr>
                <w:rFonts w:ascii="Arial" w:hAnsi="Arial" w:cs="Arial"/>
                <w:bCs/>
                <w:color w:val="000000"/>
                <w:sz w:val="22"/>
                <w:szCs w:val="22"/>
              </w:rPr>
              <w:t>,</w:t>
            </w:r>
            <w:r w:rsidR="0055645C" w:rsidRPr="004945E7">
              <w:rPr>
                <w:rFonts w:ascii="Arial" w:eastAsia="Arial" w:hAnsi="Arial" w:cs="Arial"/>
                <w:bCs/>
                <w:color w:val="000000"/>
                <w:sz w:val="22"/>
                <w:szCs w:val="22"/>
                <w:lang w:val="es" w:eastAsia="es-CO"/>
              </w:rPr>
              <w:t xml:space="preserve"> s</w:t>
            </w:r>
            <w:r w:rsidRPr="004945E7">
              <w:rPr>
                <w:rFonts w:ascii="Arial" w:eastAsia="Arial" w:hAnsi="Arial" w:cs="Arial"/>
                <w:bCs/>
                <w:color w:val="000000"/>
                <w:sz w:val="22"/>
                <w:szCs w:val="22"/>
                <w:lang w:val="es" w:eastAsia="es-CO"/>
              </w:rPr>
              <w:t xml:space="preserve">e hará </w:t>
            </w:r>
            <w:r w:rsidR="002F7BA8">
              <w:rPr>
                <w:rFonts w:ascii="Arial" w:eastAsia="Arial" w:hAnsi="Arial" w:cs="Arial"/>
                <w:bCs/>
                <w:color w:val="000000"/>
                <w:sz w:val="22"/>
                <w:szCs w:val="22"/>
                <w:lang w:val="es" w:eastAsia="es-CO"/>
              </w:rPr>
              <w:t>co</w:t>
            </w:r>
            <w:r w:rsidRPr="004945E7">
              <w:rPr>
                <w:rFonts w:ascii="Arial" w:eastAsia="Arial" w:hAnsi="Arial" w:cs="Arial"/>
                <w:bCs/>
                <w:color w:val="000000"/>
                <w:sz w:val="22"/>
                <w:szCs w:val="22"/>
                <w:lang w:val="es" w:eastAsia="es-CO"/>
              </w:rPr>
              <w:t xml:space="preserve">n una combinación de números arábigos y letras mayúsculas, tomando como referencia los tipos de procesos a los que hacen referencia, tal y como se detalla a continuación: </w:t>
            </w:r>
          </w:p>
          <w:p w14:paraId="4E76BC1B" w14:textId="6CF822BB" w:rsidR="004945E7" w:rsidRDefault="0055645C" w:rsidP="00934A99">
            <w:pPr>
              <w:spacing w:before="40" w:after="40" w:line="276" w:lineRule="auto"/>
              <w:rPr>
                <w:rFonts w:ascii="Arial" w:hAnsi="Arial" w:cs="Arial"/>
                <w:bCs/>
                <w:color w:val="000000"/>
                <w:sz w:val="22"/>
                <w:szCs w:val="22"/>
              </w:rPr>
            </w:pPr>
            <w:r w:rsidRPr="00484BE7">
              <w:rPr>
                <w:rFonts w:ascii="Arial" w:eastAsia="Arial" w:hAnsi="Arial" w:cs="Arial"/>
                <w:bCs/>
                <w:color w:val="000000"/>
                <w:sz w:val="22"/>
                <w:szCs w:val="22"/>
                <w:lang w:val="es" w:eastAsia="es-CO"/>
              </w:rPr>
              <w:t>S</w:t>
            </w:r>
            <w:r w:rsidR="00160135" w:rsidRPr="00484BE7">
              <w:rPr>
                <w:rFonts w:ascii="Arial" w:eastAsia="Arial" w:hAnsi="Arial" w:cs="Arial"/>
                <w:bCs/>
                <w:color w:val="000000"/>
                <w:sz w:val="22"/>
                <w:szCs w:val="22"/>
                <w:lang w:val="es" w:eastAsia="es-CO"/>
              </w:rPr>
              <w:t>e inicia con las dos primeras letras del nombre del tipo de proceso, seguid</w:t>
            </w:r>
            <w:r w:rsidR="00C37763">
              <w:rPr>
                <w:rFonts w:ascii="Arial" w:eastAsia="Arial" w:hAnsi="Arial" w:cs="Arial"/>
                <w:bCs/>
                <w:color w:val="000000"/>
                <w:sz w:val="22"/>
                <w:szCs w:val="22"/>
                <w:lang w:val="es" w:eastAsia="es-CO"/>
              </w:rPr>
              <w:t>as</w:t>
            </w:r>
            <w:r w:rsidR="00160135" w:rsidRPr="00484BE7">
              <w:rPr>
                <w:rFonts w:ascii="Arial" w:eastAsia="Arial" w:hAnsi="Arial" w:cs="Arial"/>
                <w:bCs/>
                <w:color w:val="000000"/>
                <w:sz w:val="22"/>
                <w:szCs w:val="22"/>
                <w:lang w:val="es" w:eastAsia="es-CO"/>
              </w:rPr>
              <w:t xml:space="preserve"> de las dos primeras letras del nombre del proceso</w:t>
            </w:r>
            <w:r w:rsidR="004945E7">
              <w:rPr>
                <w:rFonts w:ascii="Arial" w:eastAsia="Arial" w:hAnsi="Arial" w:cs="Arial"/>
                <w:bCs/>
                <w:color w:val="000000"/>
                <w:sz w:val="22"/>
                <w:szCs w:val="22"/>
                <w:lang w:val="es" w:eastAsia="es-CO"/>
              </w:rPr>
              <w:t>;</w:t>
            </w:r>
            <w:r w:rsidR="00160135" w:rsidRPr="004945E7">
              <w:rPr>
                <w:rFonts w:ascii="Arial" w:eastAsia="Arial" w:hAnsi="Arial" w:cs="Arial"/>
                <w:bCs/>
                <w:color w:val="000000"/>
                <w:sz w:val="22"/>
                <w:szCs w:val="22"/>
                <w:lang w:val="es" w:eastAsia="es-CO"/>
              </w:rPr>
              <w:t xml:space="preserve"> luego</w:t>
            </w:r>
            <w:r w:rsidR="004945E7">
              <w:rPr>
                <w:rFonts w:ascii="Arial" w:eastAsia="Arial" w:hAnsi="Arial" w:cs="Arial"/>
                <w:bCs/>
                <w:color w:val="000000"/>
                <w:sz w:val="22"/>
                <w:szCs w:val="22"/>
                <w:lang w:val="es" w:eastAsia="es-CO"/>
              </w:rPr>
              <w:t>,</w:t>
            </w:r>
            <w:r w:rsidR="00160135" w:rsidRPr="004945E7">
              <w:rPr>
                <w:rFonts w:ascii="Arial" w:eastAsia="Arial" w:hAnsi="Arial" w:cs="Arial"/>
                <w:bCs/>
                <w:color w:val="000000"/>
                <w:sz w:val="22"/>
                <w:szCs w:val="22"/>
                <w:lang w:val="es" w:eastAsia="es-CO"/>
              </w:rPr>
              <w:t xml:space="preserve"> las primeras letras del tipo de documento y</w:t>
            </w:r>
            <w:r w:rsidR="004945E7">
              <w:rPr>
                <w:rFonts w:ascii="Arial" w:eastAsia="Arial" w:hAnsi="Arial" w:cs="Arial"/>
                <w:bCs/>
                <w:color w:val="000000"/>
                <w:sz w:val="22"/>
                <w:szCs w:val="22"/>
                <w:lang w:val="es" w:eastAsia="es-CO"/>
              </w:rPr>
              <w:t>,</w:t>
            </w:r>
            <w:r w:rsidR="00160135" w:rsidRPr="004945E7">
              <w:rPr>
                <w:rFonts w:ascii="Arial" w:eastAsia="Arial" w:hAnsi="Arial" w:cs="Arial"/>
                <w:bCs/>
                <w:color w:val="000000"/>
                <w:sz w:val="22"/>
                <w:szCs w:val="22"/>
                <w:lang w:val="es" w:eastAsia="es-CO"/>
              </w:rPr>
              <w:t xml:space="preserve"> por último</w:t>
            </w:r>
            <w:r w:rsidR="004945E7">
              <w:rPr>
                <w:rFonts w:ascii="Arial" w:eastAsia="Arial" w:hAnsi="Arial" w:cs="Arial"/>
                <w:bCs/>
                <w:color w:val="000000"/>
                <w:sz w:val="22"/>
                <w:szCs w:val="22"/>
                <w:lang w:val="es" w:eastAsia="es-CO"/>
              </w:rPr>
              <w:t>,</w:t>
            </w:r>
            <w:r w:rsidR="00160135" w:rsidRPr="004945E7">
              <w:rPr>
                <w:rFonts w:ascii="Arial" w:eastAsia="Arial" w:hAnsi="Arial" w:cs="Arial"/>
                <w:bCs/>
                <w:color w:val="000000"/>
                <w:sz w:val="22"/>
                <w:szCs w:val="22"/>
                <w:lang w:val="es" w:eastAsia="es-CO"/>
              </w:rPr>
              <w:t xml:space="preserve"> el número consecutivo del documento a dos dígitos.</w:t>
            </w:r>
            <w:r w:rsidR="00160135" w:rsidRPr="004945E7">
              <w:rPr>
                <w:rFonts w:ascii="Arial" w:hAnsi="Arial" w:cs="Arial"/>
                <w:bCs/>
                <w:color w:val="000000"/>
                <w:sz w:val="22"/>
                <w:szCs w:val="22"/>
              </w:rPr>
              <w:t xml:space="preserve"> (Estas </w:t>
            </w:r>
            <w:r w:rsidR="00160135" w:rsidRPr="004945E7">
              <w:rPr>
                <w:rFonts w:ascii="Arial" w:hAnsi="Arial" w:cs="Arial"/>
                <w:bCs/>
                <w:color w:val="000000"/>
                <w:sz w:val="22"/>
                <w:szCs w:val="22"/>
              </w:rPr>
              <w:lastRenderedPageBreak/>
              <w:t>consideraciones, incluyendo la identificación del tipo de proceso y s</w:t>
            </w:r>
            <w:r w:rsidR="00160135" w:rsidRPr="006C6F85">
              <w:rPr>
                <w:rFonts w:ascii="Arial" w:hAnsi="Arial" w:cs="Arial"/>
                <w:bCs/>
                <w:color w:val="000000"/>
                <w:sz w:val="22"/>
                <w:szCs w:val="22"/>
              </w:rPr>
              <w:t>u nombre</w:t>
            </w:r>
            <w:r w:rsidR="004945E7">
              <w:rPr>
                <w:rFonts w:ascii="Arial" w:hAnsi="Arial" w:cs="Arial"/>
                <w:bCs/>
                <w:color w:val="000000"/>
                <w:sz w:val="22"/>
                <w:szCs w:val="22"/>
              </w:rPr>
              <w:t>,</w:t>
            </w:r>
            <w:r w:rsidR="00160135" w:rsidRPr="004945E7">
              <w:rPr>
                <w:rFonts w:ascii="Arial" w:hAnsi="Arial" w:cs="Arial"/>
                <w:bCs/>
                <w:color w:val="000000"/>
                <w:sz w:val="22"/>
                <w:szCs w:val="22"/>
              </w:rPr>
              <w:t xml:space="preserve"> deben ser definidas</w:t>
            </w:r>
            <w:r w:rsidR="00C37763">
              <w:rPr>
                <w:rFonts w:ascii="Arial" w:hAnsi="Arial" w:cs="Arial"/>
                <w:bCs/>
                <w:color w:val="000000"/>
                <w:sz w:val="22"/>
                <w:szCs w:val="22"/>
              </w:rPr>
              <w:t>,</w:t>
            </w:r>
            <w:r w:rsidR="00160135" w:rsidRPr="004945E7">
              <w:rPr>
                <w:rFonts w:ascii="Arial" w:hAnsi="Arial" w:cs="Arial"/>
                <w:bCs/>
                <w:color w:val="000000"/>
                <w:sz w:val="22"/>
                <w:szCs w:val="22"/>
              </w:rPr>
              <w:t xml:space="preserve"> previamente</w:t>
            </w:r>
            <w:r w:rsidR="00C37763">
              <w:rPr>
                <w:rFonts w:ascii="Arial" w:hAnsi="Arial" w:cs="Arial"/>
                <w:bCs/>
                <w:color w:val="000000"/>
                <w:sz w:val="22"/>
                <w:szCs w:val="22"/>
              </w:rPr>
              <w:t>,</w:t>
            </w:r>
            <w:r w:rsidR="00160135" w:rsidRPr="004945E7">
              <w:rPr>
                <w:rFonts w:ascii="Arial" w:hAnsi="Arial" w:cs="Arial"/>
                <w:bCs/>
                <w:color w:val="000000"/>
                <w:sz w:val="22"/>
                <w:szCs w:val="22"/>
              </w:rPr>
              <w:t xml:space="preserve"> por la alta dirección). </w:t>
            </w:r>
          </w:p>
          <w:p w14:paraId="0BF43B2E" w14:textId="06595D4B" w:rsidR="00EB2CF8" w:rsidRPr="004945E7" w:rsidRDefault="00160135" w:rsidP="00484BE7">
            <w:pPr>
              <w:spacing w:before="40" w:after="40" w:line="276" w:lineRule="auto"/>
              <w:rPr>
                <w:rFonts w:ascii="Arial" w:eastAsia="Arial" w:hAnsi="Arial" w:cs="Arial"/>
                <w:bCs/>
                <w:color w:val="000000"/>
                <w:sz w:val="22"/>
                <w:szCs w:val="22"/>
                <w:lang w:val="es" w:eastAsia="es-CO"/>
              </w:rPr>
            </w:pPr>
            <w:r w:rsidRPr="00484BE7">
              <w:rPr>
                <w:rFonts w:ascii="Arial" w:hAnsi="Arial" w:cs="Arial"/>
                <w:b/>
                <w:color w:val="000000"/>
                <w:sz w:val="22"/>
                <w:szCs w:val="22"/>
              </w:rPr>
              <w:t>Ejemplo</w:t>
            </w:r>
            <w:r w:rsidR="00C37763">
              <w:rPr>
                <w:rFonts w:ascii="Arial" w:hAnsi="Arial" w:cs="Arial"/>
                <w:b/>
                <w:color w:val="000000"/>
                <w:sz w:val="22"/>
                <w:szCs w:val="22"/>
              </w:rPr>
              <w:t>:</w:t>
            </w:r>
          </w:p>
          <w:p w14:paraId="7E45AEBD" w14:textId="483D2E08" w:rsidR="00160135" w:rsidRPr="006A0ABA" w:rsidRDefault="00160135" w:rsidP="00484BE7">
            <w:pPr>
              <w:spacing w:before="40" w:after="40" w:line="276" w:lineRule="auto"/>
              <w:rPr>
                <w:rFonts w:ascii="Arial" w:hAnsi="Arial" w:cs="Arial"/>
                <w:bCs/>
                <w:color w:val="000000"/>
                <w:sz w:val="22"/>
                <w:szCs w:val="22"/>
              </w:rPr>
            </w:pPr>
            <w:r w:rsidRPr="006A0ABA">
              <w:rPr>
                <w:rFonts w:ascii="Arial" w:hAnsi="Arial" w:cs="Arial"/>
                <w:bCs/>
                <w:color w:val="000000"/>
                <w:sz w:val="22"/>
                <w:szCs w:val="22"/>
              </w:rPr>
              <w:t xml:space="preserve">Tipo de proceso: </w:t>
            </w:r>
            <w:r w:rsidR="006A0ABA">
              <w:rPr>
                <w:rFonts w:ascii="Arial" w:hAnsi="Arial" w:cs="Arial"/>
                <w:bCs/>
                <w:color w:val="000000"/>
                <w:sz w:val="22"/>
                <w:szCs w:val="22"/>
              </w:rPr>
              <w:t>e</w:t>
            </w:r>
            <w:r w:rsidR="006A0ABA" w:rsidRPr="006A0ABA">
              <w:rPr>
                <w:rFonts w:ascii="Arial" w:hAnsi="Arial" w:cs="Arial"/>
                <w:bCs/>
                <w:color w:val="000000"/>
                <w:sz w:val="22"/>
                <w:szCs w:val="22"/>
              </w:rPr>
              <w:t>stratégico</w:t>
            </w:r>
          </w:p>
          <w:p w14:paraId="524D912E" w14:textId="6E1BC344" w:rsidR="00160135" w:rsidRPr="006A0ABA" w:rsidRDefault="00160135" w:rsidP="00484BE7">
            <w:pPr>
              <w:spacing w:before="40" w:after="40" w:line="276" w:lineRule="auto"/>
              <w:rPr>
                <w:rFonts w:ascii="Arial" w:hAnsi="Arial" w:cs="Arial"/>
                <w:bCs/>
                <w:color w:val="000000"/>
                <w:sz w:val="22"/>
                <w:szCs w:val="22"/>
              </w:rPr>
            </w:pPr>
            <w:r w:rsidRPr="006A0ABA">
              <w:rPr>
                <w:rFonts w:ascii="Arial" w:hAnsi="Arial" w:cs="Arial"/>
                <w:bCs/>
                <w:color w:val="000000"/>
                <w:sz w:val="22"/>
                <w:szCs w:val="22"/>
              </w:rPr>
              <w:t xml:space="preserve">Nombre del proceso: </w:t>
            </w:r>
            <w:r w:rsidR="006A0ABA">
              <w:rPr>
                <w:rFonts w:ascii="Arial" w:hAnsi="Arial" w:cs="Arial"/>
                <w:bCs/>
                <w:color w:val="000000"/>
                <w:sz w:val="22"/>
                <w:szCs w:val="22"/>
              </w:rPr>
              <w:t>d</w:t>
            </w:r>
            <w:r w:rsidR="006A0ABA" w:rsidRPr="006A0ABA">
              <w:rPr>
                <w:rFonts w:ascii="Arial" w:hAnsi="Arial" w:cs="Arial"/>
                <w:bCs/>
                <w:color w:val="000000"/>
                <w:sz w:val="22"/>
                <w:szCs w:val="22"/>
              </w:rPr>
              <w:t>irección</w:t>
            </w:r>
          </w:p>
          <w:p w14:paraId="04C769C1" w14:textId="58A70761" w:rsidR="00160135" w:rsidRPr="006A0ABA" w:rsidRDefault="00160135" w:rsidP="00484BE7">
            <w:pPr>
              <w:spacing w:before="40" w:after="40" w:line="276" w:lineRule="auto"/>
              <w:rPr>
                <w:rFonts w:ascii="Arial" w:hAnsi="Arial" w:cs="Arial"/>
                <w:bCs/>
                <w:color w:val="000000"/>
                <w:sz w:val="22"/>
                <w:szCs w:val="22"/>
              </w:rPr>
            </w:pPr>
            <w:r w:rsidRPr="006A0ABA">
              <w:rPr>
                <w:rFonts w:ascii="Arial" w:hAnsi="Arial" w:cs="Arial"/>
                <w:bCs/>
                <w:color w:val="000000"/>
                <w:sz w:val="22"/>
                <w:szCs w:val="22"/>
              </w:rPr>
              <w:t xml:space="preserve">Tipo de </w:t>
            </w:r>
            <w:r w:rsidR="00C37763">
              <w:rPr>
                <w:rFonts w:ascii="Arial" w:hAnsi="Arial" w:cs="Arial"/>
                <w:bCs/>
                <w:color w:val="000000"/>
                <w:sz w:val="22"/>
                <w:szCs w:val="22"/>
              </w:rPr>
              <w:t>d</w:t>
            </w:r>
            <w:r w:rsidRPr="006A0ABA">
              <w:rPr>
                <w:rFonts w:ascii="Arial" w:hAnsi="Arial" w:cs="Arial"/>
                <w:bCs/>
                <w:color w:val="000000"/>
                <w:sz w:val="22"/>
                <w:szCs w:val="22"/>
              </w:rPr>
              <w:t xml:space="preserve">ocumento: </w:t>
            </w:r>
            <w:r w:rsidR="006A0ABA">
              <w:rPr>
                <w:rFonts w:ascii="Arial" w:hAnsi="Arial" w:cs="Arial"/>
                <w:bCs/>
                <w:color w:val="000000"/>
                <w:sz w:val="22"/>
                <w:szCs w:val="22"/>
              </w:rPr>
              <w:t>p</w:t>
            </w:r>
            <w:r w:rsidR="006A0ABA" w:rsidRPr="006A0ABA">
              <w:rPr>
                <w:rFonts w:ascii="Arial" w:hAnsi="Arial" w:cs="Arial"/>
                <w:bCs/>
                <w:color w:val="000000"/>
                <w:sz w:val="22"/>
                <w:szCs w:val="22"/>
              </w:rPr>
              <w:t>rocedimiento</w:t>
            </w:r>
          </w:p>
          <w:p w14:paraId="0FAE3378" w14:textId="338F1C18" w:rsidR="000079DC" w:rsidRPr="006A0ABA" w:rsidRDefault="00160135" w:rsidP="00484BE7">
            <w:pPr>
              <w:spacing w:before="40" w:after="40" w:line="276" w:lineRule="auto"/>
              <w:rPr>
                <w:rFonts w:ascii="Arial" w:hAnsi="Arial" w:cs="Arial"/>
                <w:bCs/>
                <w:color w:val="000000"/>
                <w:sz w:val="22"/>
                <w:szCs w:val="22"/>
              </w:rPr>
            </w:pPr>
            <w:r w:rsidRPr="006A0ABA">
              <w:rPr>
                <w:rFonts w:ascii="Arial" w:hAnsi="Arial" w:cs="Arial"/>
                <w:bCs/>
                <w:color w:val="000000"/>
                <w:sz w:val="22"/>
                <w:szCs w:val="22"/>
              </w:rPr>
              <w:t>Consecutivo: 01</w:t>
            </w:r>
          </w:p>
        </w:tc>
        <w:tc>
          <w:tcPr>
            <w:tcW w:w="3686" w:type="dxa"/>
            <w:shd w:val="clear" w:color="auto" w:fill="auto"/>
            <w:tcMar>
              <w:top w:w="100" w:type="dxa"/>
              <w:left w:w="100" w:type="dxa"/>
              <w:bottom w:w="100" w:type="dxa"/>
              <w:right w:w="100" w:type="dxa"/>
            </w:tcMar>
          </w:tcPr>
          <w:p w14:paraId="7E3E1E14" w14:textId="2D546D53" w:rsidR="000079DC" w:rsidRPr="00934A99" w:rsidRDefault="005C6787" w:rsidP="00484BE7">
            <w:pPr>
              <w:widowControl w:val="0"/>
              <w:spacing w:before="40" w:after="40" w:line="276" w:lineRule="auto"/>
              <w:rPr>
                <w:rFonts w:ascii="Arial" w:hAnsi="Arial" w:cs="Arial"/>
                <w:color w:val="000000" w:themeColor="text1"/>
                <w:sz w:val="22"/>
                <w:szCs w:val="22"/>
              </w:rPr>
            </w:pPr>
            <w:commentRangeStart w:id="29"/>
            <w:r w:rsidRPr="00934A99">
              <w:rPr>
                <w:rFonts w:ascii="Arial" w:hAnsi="Arial" w:cs="Arial"/>
                <w:noProof/>
                <w:color w:val="000000" w:themeColor="text1"/>
                <w:sz w:val="22"/>
                <w:szCs w:val="22"/>
              </w:rPr>
              <w:lastRenderedPageBreak/>
              <w:drawing>
                <wp:inline distT="0" distB="0" distL="0" distR="0" wp14:anchorId="1AF2C83F" wp14:editId="2980187F">
                  <wp:extent cx="1752600" cy="1104182"/>
                  <wp:effectExtent l="0" t="0" r="0" b="127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1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67086" cy="1113309"/>
                          </a:xfrm>
                          <a:prstGeom prst="rect">
                            <a:avLst/>
                          </a:prstGeom>
                        </pic:spPr>
                      </pic:pic>
                    </a:graphicData>
                  </a:graphic>
                </wp:inline>
              </w:drawing>
            </w:r>
            <w:commentRangeEnd w:id="29"/>
            <w:r w:rsidRPr="00484BE7">
              <w:rPr>
                <w:rStyle w:val="CommentReference"/>
                <w:rFonts w:ascii="Arial" w:eastAsia="Arial" w:hAnsi="Arial" w:cs="Arial"/>
                <w:sz w:val="22"/>
                <w:szCs w:val="22"/>
                <w:lang w:val="es" w:eastAsia="es-CO"/>
              </w:rPr>
              <w:commentReference w:id="29"/>
            </w:r>
          </w:p>
          <w:p w14:paraId="3014E9F7" w14:textId="2A500357" w:rsidR="000079DC" w:rsidRPr="00EE1B4C" w:rsidRDefault="000079DC"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00EB6D3F" w:rsidRPr="00196AAB">
              <w:rPr>
                <w:rFonts w:ascii="Arial" w:hAnsi="Arial" w:cs="Arial"/>
                <w:color w:val="000000" w:themeColor="text1"/>
                <w:sz w:val="22"/>
                <w:szCs w:val="22"/>
              </w:rPr>
              <w:t>135401_i20</w:t>
            </w:r>
          </w:p>
        </w:tc>
      </w:tr>
      <w:tr w:rsidR="00F30210" w:rsidRPr="00484BE7" w14:paraId="45384FCA" w14:textId="77777777" w:rsidTr="001F0DCF">
        <w:trPr>
          <w:trHeight w:val="420"/>
        </w:trPr>
        <w:tc>
          <w:tcPr>
            <w:tcW w:w="1683" w:type="dxa"/>
            <w:shd w:val="clear" w:color="auto" w:fill="auto"/>
            <w:tcMar>
              <w:top w:w="100" w:type="dxa"/>
              <w:left w:w="100" w:type="dxa"/>
              <w:bottom w:w="100" w:type="dxa"/>
              <w:right w:w="100" w:type="dxa"/>
            </w:tcMar>
          </w:tcPr>
          <w:p w14:paraId="68B20167" w14:textId="53D55D26" w:rsidR="000079DC" w:rsidRPr="00B41677" w:rsidRDefault="003C55A6"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Encabezado</w:t>
            </w:r>
          </w:p>
        </w:tc>
        <w:tc>
          <w:tcPr>
            <w:tcW w:w="8513" w:type="dxa"/>
            <w:shd w:val="clear" w:color="auto" w:fill="auto"/>
            <w:tcMar>
              <w:top w:w="100" w:type="dxa"/>
              <w:left w:w="100" w:type="dxa"/>
              <w:bottom w:w="100" w:type="dxa"/>
              <w:right w:w="100" w:type="dxa"/>
            </w:tcMar>
          </w:tcPr>
          <w:p w14:paraId="59E3F93D" w14:textId="4021A15F" w:rsidR="003C55A6" w:rsidRPr="004945E7" w:rsidRDefault="003C55A6" w:rsidP="00484BE7">
            <w:pPr>
              <w:spacing w:before="40" w:after="40" w:line="276" w:lineRule="auto"/>
              <w:rPr>
                <w:rFonts w:ascii="Arial" w:hAnsi="Arial" w:cs="Arial"/>
                <w:bCs/>
                <w:color w:val="000000"/>
                <w:sz w:val="22"/>
                <w:szCs w:val="22"/>
              </w:rPr>
            </w:pPr>
            <w:r w:rsidRPr="00196AAB">
              <w:rPr>
                <w:rFonts w:ascii="Arial" w:hAnsi="Arial" w:cs="Arial"/>
                <w:bCs/>
                <w:color w:val="000000"/>
                <w:sz w:val="22"/>
                <w:szCs w:val="22"/>
              </w:rPr>
              <w:t>Se deberá</w:t>
            </w:r>
            <w:r w:rsidR="00D77BE7" w:rsidRPr="00196AAB">
              <w:rPr>
                <w:rFonts w:ascii="Arial" w:hAnsi="Arial" w:cs="Arial"/>
                <w:bCs/>
                <w:color w:val="000000"/>
                <w:sz w:val="22"/>
                <w:szCs w:val="22"/>
              </w:rPr>
              <w:t>n</w:t>
            </w:r>
            <w:r w:rsidRPr="00196AAB">
              <w:rPr>
                <w:rFonts w:ascii="Arial" w:hAnsi="Arial" w:cs="Arial"/>
                <w:bCs/>
                <w:color w:val="000000"/>
                <w:sz w:val="22"/>
                <w:szCs w:val="22"/>
              </w:rPr>
              <w:t xml:space="preserve"> incluir los elementos que lleva el encabezado, tal y como se muestra en </w:t>
            </w:r>
            <w:r w:rsidRPr="00EE1B4C">
              <w:rPr>
                <w:rFonts w:ascii="Arial" w:hAnsi="Arial" w:cs="Arial"/>
                <w:bCs/>
                <w:color w:val="000000"/>
                <w:sz w:val="22"/>
                <w:szCs w:val="22"/>
              </w:rPr>
              <w:t>la imagen</w:t>
            </w:r>
            <w:r w:rsidRPr="00993055">
              <w:rPr>
                <w:rFonts w:ascii="Arial" w:hAnsi="Arial" w:cs="Arial"/>
                <w:bCs/>
                <w:color w:val="000000"/>
                <w:sz w:val="22"/>
                <w:szCs w:val="22"/>
              </w:rPr>
              <w:t>.</w:t>
            </w:r>
          </w:p>
          <w:p w14:paraId="1F7A463A" w14:textId="1F8B4192" w:rsidR="006B202B" w:rsidRPr="006C6F85" w:rsidRDefault="006B202B" w:rsidP="00484BE7">
            <w:pPr>
              <w:spacing w:before="40" w:after="40" w:line="276" w:lineRule="auto"/>
              <w:rPr>
                <w:rFonts w:ascii="Arial" w:eastAsia="Arial" w:hAnsi="Arial" w:cs="Arial"/>
                <w:bCs/>
                <w:color w:val="000000"/>
                <w:sz w:val="22"/>
                <w:szCs w:val="22"/>
                <w:lang w:val="es" w:eastAsia="es-CO"/>
              </w:rPr>
            </w:pPr>
            <w:r w:rsidRPr="006C6F85">
              <w:rPr>
                <w:rFonts w:ascii="Arial" w:eastAsia="Arial" w:hAnsi="Arial" w:cs="Arial"/>
                <w:bCs/>
                <w:color w:val="000000"/>
                <w:sz w:val="22"/>
                <w:szCs w:val="22"/>
                <w:lang w:val="es" w:eastAsia="es-CO"/>
              </w:rPr>
              <w:t xml:space="preserve">En todas las hojas debe aparecer este cuadro (como en la imagen), que identifica el documento y contiene la siguiente información: </w:t>
            </w:r>
          </w:p>
          <w:p w14:paraId="30E4D612" w14:textId="77777777" w:rsidR="006B202B" w:rsidRPr="006C6F85" w:rsidRDefault="006B202B" w:rsidP="00484BE7">
            <w:pPr>
              <w:spacing w:before="40" w:after="40" w:line="276" w:lineRule="auto"/>
              <w:rPr>
                <w:rFonts w:ascii="Arial" w:eastAsia="Arial" w:hAnsi="Arial" w:cs="Arial"/>
                <w:bCs/>
                <w:color w:val="000000"/>
                <w:sz w:val="22"/>
                <w:szCs w:val="22"/>
                <w:lang w:val="es" w:eastAsia="es-CO"/>
              </w:rPr>
            </w:pPr>
            <w:r w:rsidRPr="006C6F85">
              <w:rPr>
                <w:rFonts w:ascii="Arial" w:eastAsia="Arial" w:hAnsi="Arial" w:cs="Arial"/>
                <w:bCs/>
                <w:color w:val="000000"/>
                <w:sz w:val="22"/>
                <w:szCs w:val="22"/>
                <w:lang w:val="es" w:eastAsia="es-CO"/>
              </w:rPr>
              <w:t>1. Logotipo.</w:t>
            </w:r>
          </w:p>
          <w:p w14:paraId="55F53074" w14:textId="4450C926" w:rsidR="006B202B" w:rsidRPr="00F30210" w:rsidRDefault="006B202B" w:rsidP="00484BE7">
            <w:pPr>
              <w:spacing w:before="40" w:after="40" w:line="276" w:lineRule="auto"/>
              <w:rPr>
                <w:rFonts w:ascii="Arial" w:eastAsia="Arial" w:hAnsi="Arial" w:cs="Arial"/>
                <w:bCs/>
                <w:color w:val="000000"/>
                <w:sz w:val="22"/>
                <w:szCs w:val="22"/>
                <w:lang w:val="es" w:eastAsia="es-CO"/>
              </w:rPr>
            </w:pPr>
            <w:r w:rsidRPr="006C6F85">
              <w:rPr>
                <w:rFonts w:ascii="Arial" w:eastAsia="Arial" w:hAnsi="Arial" w:cs="Arial"/>
                <w:bCs/>
                <w:color w:val="000000"/>
                <w:sz w:val="22"/>
                <w:szCs w:val="22"/>
                <w:lang w:val="es" w:eastAsia="es-CO"/>
              </w:rPr>
              <w:t xml:space="preserve">2. Nombre de la organización y </w:t>
            </w:r>
            <w:r w:rsidR="00D70F90" w:rsidRPr="00F30210">
              <w:rPr>
                <w:rFonts w:ascii="Arial" w:eastAsia="Arial" w:hAnsi="Arial" w:cs="Arial"/>
                <w:bCs/>
                <w:color w:val="000000"/>
                <w:sz w:val="22"/>
                <w:szCs w:val="22"/>
                <w:lang w:val="es" w:eastAsia="es-CO"/>
              </w:rPr>
              <w:t>n</w:t>
            </w:r>
            <w:r w:rsidRPr="00F30210">
              <w:rPr>
                <w:rFonts w:ascii="Arial" w:eastAsia="Arial" w:hAnsi="Arial" w:cs="Arial"/>
                <w:bCs/>
                <w:color w:val="000000"/>
                <w:sz w:val="22"/>
                <w:szCs w:val="22"/>
                <w:lang w:val="es" w:eastAsia="es-CO"/>
              </w:rPr>
              <w:t>úmero de identificación.</w:t>
            </w:r>
          </w:p>
          <w:p w14:paraId="3A50A9A8" w14:textId="77777777" w:rsidR="006B202B" w:rsidRPr="00F30210" w:rsidRDefault="006B202B" w:rsidP="00484BE7">
            <w:pPr>
              <w:spacing w:before="40" w:after="40" w:line="276" w:lineRule="auto"/>
              <w:rPr>
                <w:rFonts w:ascii="Arial" w:eastAsia="Arial" w:hAnsi="Arial" w:cs="Arial"/>
                <w:bCs/>
                <w:color w:val="000000"/>
                <w:sz w:val="22"/>
                <w:szCs w:val="22"/>
                <w:lang w:val="es" w:eastAsia="es-CO"/>
              </w:rPr>
            </w:pPr>
            <w:r w:rsidRPr="00F30210">
              <w:rPr>
                <w:rFonts w:ascii="Arial" w:eastAsia="Arial" w:hAnsi="Arial" w:cs="Arial"/>
                <w:bCs/>
                <w:color w:val="000000"/>
                <w:sz w:val="22"/>
                <w:szCs w:val="22"/>
                <w:lang w:val="es" w:eastAsia="es-CO"/>
              </w:rPr>
              <w:t>3. Nombre del documento.</w:t>
            </w:r>
          </w:p>
          <w:p w14:paraId="438971DD" w14:textId="77777777" w:rsidR="006B202B" w:rsidRPr="005831C8" w:rsidRDefault="006B202B" w:rsidP="00484BE7">
            <w:pPr>
              <w:spacing w:before="40" w:after="40" w:line="276" w:lineRule="auto"/>
              <w:rPr>
                <w:rFonts w:ascii="Arial" w:eastAsia="Arial" w:hAnsi="Arial" w:cs="Arial"/>
                <w:bCs/>
                <w:color w:val="000000"/>
                <w:sz w:val="22"/>
                <w:szCs w:val="22"/>
                <w:lang w:val="es" w:eastAsia="es-CO"/>
              </w:rPr>
            </w:pPr>
            <w:r w:rsidRPr="005831C8">
              <w:rPr>
                <w:rFonts w:ascii="Arial" w:eastAsia="Arial" w:hAnsi="Arial" w:cs="Arial"/>
                <w:bCs/>
                <w:color w:val="000000"/>
                <w:sz w:val="22"/>
                <w:szCs w:val="22"/>
                <w:lang w:val="es" w:eastAsia="es-CO"/>
              </w:rPr>
              <w:t>4. Nombre del proceso responsable del documento.</w:t>
            </w:r>
          </w:p>
          <w:p w14:paraId="0AE21157" w14:textId="7302FCD5" w:rsidR="006B202B" w:rsidRPr="005831C8" w:rsidRDefault="006B202B" w:rsidP="00484BE7">
            <w:pPr>
              <w:spacing w:before="40" w:after="40" w:line="276" w:lineRule="auto"/>
              <w:rPr>
                <w:rFonts w:ascii="Arial" w:eastAsia="Arial" w:hAnsi="Arial" w:cs="Arial"/>
                <w:bCs/>
                <w:color w:val="000000"/>
                <w:sz w:val="22"/>
                <w:szCs w:val="22"/>
                <w:lang w:val="es" w:eastAsia="es-CO"/>
              </w:rPr>
            </w:pPr>
            <w:r w:rsidRPr="005831C8">
              <w:rPr>
                <w:rFonts w:ascii="Arial" w:eastAsia="Arial" w:hAnsi="Arial" w:cs="Arial"/>
                <w:bCs/>
                <w:color w:val="000000"/>
                <w:sz w:val="22"/>
                <w:szCs w:val="22"/>
                <w:lang w:val="es" w:eastAsia="es-CO"/>
              </w:rPr>
              <w:t>5. Número de la página (</w:t>
            </w:r>
            <w:r w:rsidR="00D70F90" w:rsidRPr="005831C8">
              <w:rPr>
                <w:rFonts w:ascii="Arial" w:eastAsia="Arial" w:hAnsi="Arial" w:cs="Arial"/>
                <w:bCs/>
                <w:color w:val="000000"/>
                <w:sz w:val="22"/>
                <w:szCs w:val="22"/>
                <w:lang w:val="es" w:eastAsia="es-CO"/>
              </w:rPr>
              <w:t>e</w:t>
            </w:r>
            <w:r w:rsidRPr="005831C8">
              <w:rPr>
                <w:rFonts w:ascii="Arial" w:eastAsia="Arial" w:hAnsi="Arial" w:cs="Arial"/>
                <w:bCs/>
                <w:color w:val="000000"/>
                <w:sz w:val="22"/>
                <w:szCs w:val="22"/>
                <w:lang w:val="es" w:eastAsia="es-CO"/>
              </w:rPr>
              <w:t>specificar formato de letra).</w:t>
            </w:r>
          </w:p>
          <w:p w14:paraId="1DBFF938" w14:textId="7A3A6210" w:rsidR="006B202B" w:rsidRPr="008C1B64" w:rsidRDefault="006B202B" w:rsidP="00484BE7">
            <w:pPr>
              <w:spacing w:before="40" w:after="40" w:line="276" w:lineRule="auto"/>
              <w:rPr>
                <w:rFonts w:ascii="Arial" w:eastAsia="Arial" w:hAnsi="Arial" w:cs="Arial"/>
                <w:bCs/>
                <w:color w:val="000000"/>
                <w:sz w:val="22"/>
                <w:szCs w:val="22"/>
                <w:lang w:val="es" w:eastAsia="es-CO"/>
              </w:rPr>
            </w:pPr>
            <w:r w:rsidRPr="005831C8">
              <w:rPr>
                <w:rFonts w:ascii="Arial" w:eastAsia="Arial" w:hAnsi="Arial" w:cs="Arial"/>
                <w:bCs/>
                <w:color w:val="000000"/>
                <w:sz w:val="22"/>
                <w:szCs w:val="22"/>
                <w:lang w:val="es" w:eastAsia="es-CO"/>
              </w:rPr>
              <w:t>6. Fecha de aprobación (</w:t>
            </w:r>
            <w:r w:rsidR="00AF3BD4" w:rsidRPr="005831C8">
              <w:rPr>
                <w:rFonts w:ascii="Arial" w:eastAsia="Arial" w:hAnsi="Arial" w:cs="Arial"/>
                <w:bCs/>
                <w:color w:val="000000"/>
                <w:sz w:val="22"/>
                <w:szCs w:val="22"/>
                <w:lang w:val="es" w:eastAsia="es-CO"/>
              </w:rPr>
              <w:t>e</w:t>
            </w:r>
            <w:r w:rsidRPr="00A202F0">
              <w:rPr>
                <w:rFonts w:ascii="Arial" w:eastAsia="Arial" w:hAnsi="Arial" w:cs="Arial"/>
                <w:bCs/>
                <w:color w:val="000000"/>
                <w:sz w:val="22"/>
                <w:szCs w:val="22"/>
                <w:lang w:val="es" w:eastAsia="es-CO"/>
              </w:rPr>
              <w:t>specificar formato de fecha).</w:t>
            </w:r>
          </w:p>
          <w:p w14:paraId="68C89F2D" w14:textId="77777777" w:rsidR="006B202B" w:rsidRPr="00FE54F6" w:rsidRDefault="006B202B" w:rsidP="00484BE7">
            <w:pPr>
              <w:spacing w:before="40" w:after="40" w:line="276" w:lineRule="auto"/>
              <w:rPr>
                <w:rFonts w:ascii="Arial" w:eastAsia="Arial" w:hAnsi="Arial" w:cs="Arial"/>
                <w:bCs/>
                <w:color w:val="000000"/>
                <w:sz w:val="22"/>
                <w:szCs w:val="22"/>
                <w:lang w:val="es" w:eastAsia="es-CO"/>
              </w:rPr>
            </w:pPr>
            <w:r w:rsidRPr="000C132A">
              <w:rPr>
                <w:rFonts w:ascii="Arial" w:eastAsia="Arial" w:hAnsi="Arial" w:cs="Arial"/>
                <w:bCs/>
                <w:color w:val="000000"/>
                <w:sz w:val="22"/>
                <w:szCs w:val="22"/>
                <w:lang w:val="es" w:eastAsia="es-CO"/>
              </w:rPr>
              <w:t>7. Versión del documento para verificar posibles cambios aplicados al formato.</w:t>
            </w:r>
          </w:p>
          <w:p w14:paraId="738F6646" w14:textId="6656E984" w:rsidR="006B202B" w:rsidRPr="008D155F" w:rsidRDefault="006B202B" w:rsidP="00484BE7">
            <w:pPr>
              <w:spacing w:before="40" w:after="40" w:line="276" w:lineRule="auto"/>
              <w:rPr>
                <w:rFonts w:ascii="Arial" w:eastAsia="Arial" w:hAnsi="Arial" w:cs="Arial"/>
                <w:bCs/>
                <w:color w:val="000000"/>
                <w:sz w:val="22"/>
                <w:szCs w:val="22"/>
                <w:lang w:val="es" w:eastAsia="es-CO"/>
              </w:rPr>
            </w:pPr>
            <w:r w:rsidRPr="004E53BD">
              <w:rPr>
                <w:rFonts w:ascii="Arial" w:eastAsia="Arial" w:hAnsi="Arial" w:cs="Arial"/>
                <w:bCs/>
                <w:color w:val="000000"/>
                <w:sz w:val="22"/>
                <w:szCs w:val="22"/>
                <w:lang w:val="es" w:eastAsia="es-CO"/>
              </w:rPr>
              <w:t>8. Código del documento (</w:t>
            </w:r>
            <w:r w:rsidR="00AF3BD4" w:rsidRPr="002E0F68">
              <w:rPr>
                <w:rFonts w:ascii="Arial" w:eastAsia="Arial" w:hAnsi="Arial" w:cs="Arial"/>
                <w:bCs/>
                <w:color w:val="000000"/>
                <w:sz w:val="22"/>
                <w:szCs w:val="22"/>
                <w:lang w:val="es" w:eastAsia="es-CO"/>
              </w:rPr>
              <w:t>e</w:t>
            </w:r>
            <w:r w:rsidRPr="00CC2CA7">
              <w:rPr>
                <w:rFonts w:ascii="Arial" w:eastAsia="Arial" w:hAnsi="Arial" w:cs="Arial"/>
                <w:bCs/>
                <w:color w:val="000000"/>
                <w:sz w:val="22"/>
                <w:szCs w:val="22"/>
                <w:lang w:val="es" w:eastAsia="es-CO"/>
              </w:rPr>
              <w:t>specificar formato de letra).</w:t>
            </w:r>
          </w:p>
          <w:p w14:paraId="0FECAD01" w14:textId="2A83BC08" w:rsidR="000079DC" w:rsidRPr="00484BE7" w:rsidRDefault="006B202B" w:rsidP="00484BE7">
            <w:pPr>
              <w:spacing w:before="40" w:after="40" w:line="276" w:lineRule="auto"/>
              <w:rPr>
                <w:rFonts w:ascii="Arial" w:eastAsia="Arial" w:hAnsi="Arial" w:cs="Arial"/>
                <w:bCs/>
                <w:color w:val="000000"/>
                <w:sz w:val="22"/>
                <w:szCs w:val="22"/>
                <w:lang w:val="es" w:eastAsia="es-CO"/>
              </w:rPr>
            </w:pPr>
            <w:r w:rsidRPr="00484BE7">
              <w:rPr>
                <w:rFonts w:ascii="Arial" w:eastAsia="Arial" w:hAnsi="Arial" w:cs="Arial"/>
                <w:bCs/>
                <w:color w:val="000000"/>
                <w:sz w:val="22"/>
                <w:szCs w:val="22"/>
                <w:lang w:val="es" w:eastAsia="es-CO"/>
              </w:rPr>
              <w:t>9. Títulos de las secciones (</w:t>
            </w:r>
            <w:r w:rsidR="00AF3BD4" w:rsidRPr="00484BE7">
              <w:rPr>
                <w:rFonts w:ascii="Arial" w:eastAsia="Arial" w:hAnsi="Arial" w:cs="Arial"/>
                <w:bCs/>
                <w:color w:val="000000"/>
                <w:sz w:val="22"/>
                <w:szCs w:val="22"/>
                <w:lang w:val="es" w:eastAsia="es-CO"/>
              </w:rPr>
              <w:t>e</w:t>
            </w:r>
            <w:r w:rsidRPr="00484BE7">
              <w:rPr>
                <w:rFonts w:ascii="Arial" w:eastAsia="Arial" w:hAnsi="Arial" w:cs="Arial"/>
                <w:bCs/>
                <w:color w:val="000000"/>
                <w:sz w:val="22"/>
                <w:szCs w:val="22"/>
                <w:lang w:val="es" w:eastAsia="es-CO"/>
              </w:rPr>
              <w:t>specificar formato de letra /estas celdas no deben ser modificables).</w:t>
            </w:r>
          </w:p>
        </w:tc>
        <w:tc>
          <w:tcPr>
            <w:tcW w:w="3686" w:type="dxa"/>
            <w:shd w:val="clear" w:color="auto" w:fill="auto"/>
            <w:tcMar>
              <w:top w:w="100" w:type="dxa"/>
              <w:left w:w="100" w:type="dxa"/>
              <w:bottom w:w="100" w:type="dxa"/>
              <w:right w:w="100" w:type="dxa"/>
            </w:tcMar>
          </w:tcPr>
          <w:p w14:paraId="53D78A03" w14:textId="77777777" w:rsidR="00AE7F5C" w:rsidRDefault="00AE7F5C" w:rsidP="00484BE7">
            <w:pPr>
              <w:widowControl w:val="0"/>
              <w:spacing w:before="40" w:after="40" w:line="276" w:lineRule="auto"/>
              <w:rPr>
                <w:rFonts w:ascii="Arial" w:hAnsi="Arial" w:cs="Arial"/>
                <w:color w:val="000000" w:themeColor="text1"/>
                <w:sz w:val="22"/>
                <w:szCs w:val="22"/>
              </w:rPr>
            </w:pPr>
            <w:commentRangeStart w:id="30"/>
          </w:p>
          <w:tbl>
            <w:tblPr>
              <w:tblStyle w:val="TableGrid"/>
              <w:tblW w:w="5000" w:type="pct"/>
              <w:tblLook w:val="04A0" w:firstRow="1" w:lastRow="0" w:firstColumn="1" w:lastColumn="0" w:noHBand="0" w:noVBand="1"/>
            </w:tblPr>
            <w:tblGrid>
              <w:gridCol w:w="484"/>
              <w:gridCol w:w="484"/>
              <w:gridCol w:w="484"/>
              <w:gridCol w:w="484"/>
              <w:gridCol w:w="1540"/>
              <w:tblGridChange w:id="31">
                <w:tblGrid>
                  <w:gridCol w:w="484"/>
                  <w:gridCol w:w="484"/>
                  <w:gridCol w:w="484"/>
                  <w:gridCol w:w="484"/>
                  <w:gridCol w:w="1540"/>
                </w:tblGrid>
              </w:tblGridChange>
            </w:tblGrid>
            <w:tr w:rsidR="00AE7F5C" w:rsidRPr="00484BE7" w14:paraId="44827767" w14:textId="77777777" w:rsidTr="00132C00">
              <w:tc>
                <w:tcPr>
                  <w:tcW w:w="696" w:type="pct"/>
                  <w:vMerge w:val="restart"/>
                </w:tcPr>
                <w:p w14:paraId="5678E629"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1.</w:t>
                  </w:r>
                </w:p>
              </w:tc>
              <w:tc>
                <w:tcPr>
                  <w:tcW w:w="1392" w:type="pct"/>
                  <w:gridSpan w:val="2"/>
                  <w:vMerge w:val="restart"/>
                </w:tcPr>
                <w:p w14:paraId="77229738"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2.</w:t>
                  </w:r>
                </w:p>
              </w:tc>
              <w:tc>
                <w:tcPr>
                  <w:tcW w:w="696" w:type="pct"/>
                </w:tcPr>
                <w:p w14:paraId="051047DE"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9,</w:t>
                  </w:r>
                </w:p>
              </w:tc>
              <w:tc>
                <w:tcPr>
                  <w:tcW w:w="2215" w:type="pct"/>
                </w:tcPr>
                <w:p w14:paraId="5CA1C153"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5.</w:t>
                  </w:r>
                </w:p>
              </w:tc>
            </w:tr>
            <w:tr w:rsidR="00AE7F5C" w:rsidRPr="00484BE7" w14:paraId="7BD712A9" w14:textId="77777777" w:rsidTr="00132C00">
              <w:tc>
                <w:tcPr>
                  <w:tcW w:w="696" w:type="pct"/>
                  <w:vMerge/>
                </w:tcPr>
                <w:p w14:paraId="5C2B739F" w14:textId="77777777" w:rsidR="00AE7F5C" w:rsidRPr="00484BE7" w:rsidRDefault="00AE7F5C" w:rsidP="00AE7F5C">
                  <w:pPr>
                    <w:spacing w:before="40" w:after="40" w:line="276" w:lineRule="auto"/>
                    <w:rPr>
                      <w:rFonts w:ascii="Arial" w:hAnsi="Arial" w:cs="Arial"/>
                      <w:b/>
                      <w:color w:val="000000"/>
                      <w:sz w:val="22"/>
                      <w:szCs w:val="22"/>
                    </w:rPr>
                  </w:pPr>
                </w:p>
              </w:tc>
              <w:tc>
                <w:tcPr>
                  <w:tcW w:w="1392" w:type="pct"/>
                  <w:gridSpan w:val="2"/>
                  <w:vMerge/>
                </w:tcPr>
                <w:p w14:paraId="09FF865D" w14:textId="77777777" w:rsidR="00AE7F5C" w:rsidRPr="00484BE7" w:rsidRDefault="00AE7F5C" w:rsidP="00AE7F5C">
                  <w:pPr>
                    <w:spacing w:before="40" w:after="40" w:line="276" w:lineRule="auto"/>
                    <w:rPr>
                      <w:rFonts w:ascii="Arial" w:hAnsi="Arial" w:cs="Arial"/>
                      <w:b/>
                      <w:color w:val="000000"/>
                      <w:sz w:val="22"/>
                      <w:szCs w:val="22"/>
                    </w:rPr>
                  </w:pPr>
                </w:p>
              </w:tc>
              <w:tc>
                <w:tcPr>
                  <w:tcW w:w="696" w:type="pct"/>
                </w:tcPr>
                <w:p w14:paraId="2AD24AF8"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9,</w:t>
                  </w:r>
                </w:p>
              </w:tc>
              <w:tc>
                <w:tcPr>
                  <w:tcW w:w="2215" w:type="pct"/>
                </w:tcPr>
                <w:p w14:paraId="6092D3E0"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6.</w:t>
                  </w:r>
                </w:p>
              </w:tc>
            </w:tr>
            <w:tr w:rsidR="00AE7F5C" w:rsidRPr="00484BE7" w14:paraId="7F9FC76F" w14:textId="77777777" w:rsidTr="00132C00">
              <w:tc>
                <w:tcPr>
                  <w:tcW w:w="696" w:type="pct"/>
                  <w:vMerge/>
                </w:tcPr>
                <w:p w14:paraId="04F3D8E1" w14:textId="77777777" w:rsidR="00AE7F5C" w:rsidRPr="00484BE7" w:rsidRDefault="00AE7F5C" w:rsidP="00AE7F5C">
                  <w:pPr>
                    <w:spacing w:before="40" w:after="40" w:line="276" w:lineRule="auto"/>
                    <w:rPr>
                      <w:rFonts w:ascii="Arial" w:hAnsi="Arial" w:cs="Arial"/>
                      <w:b/>
                      <w:color w:val="000000"/>
                      <w:sz w:val="22"/>
                      <w:szCs w:val="22"/>
                    </w:rPr>
                  </w:pPr>
                </w:p>
              </w:tc>
              <w:tc>
                <w:tcPr>
                  <w:tcW w:w="1392" w:type="pct"/>
                  <w:gridSpan w:val="2"/>
                </w:tcPr>
                <w:p w14:paraId="19D3F067"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3.</w:t>
                  </w:r>
                </w:p>
              </w:tc>
              <w:tc>
                <w:tcPr>
                  <w:tcW w:w="696" w:type="pct"/>
                </w:tcPr>
                <w:p w14:paraId="72BA6FE3"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9,</w:t>
                  </w:r>
                </w:p>
              </w:tc>
              <w:tc>
                <w:tcPr>
                  <w:tcW w:w="2215" w:type="pct"/>
                </w:tcPr>
                <w:p w14:paraId="75635AD0"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7.</w:t>
                  </w:r>
                </w:p>
              </w:tc>
            </w:tr>
            <w:tr w:rsidR="00AE7F5C" w:rsidRPr="00484BE7" w14:paraId="76525CA1" w14:textId="77777777" w:rsidTr="00132C00">
              <w:tc>
                <w:tcPr>
                  <w:tcW w:w="696" w:type="pct"/>
                  <w:vMerge/>
                </w:tcPr>
                <w:p w14:paraId="2FB2E07E" w14:textId="77777777" w:rsidR="00AE7F5C" w:rsidRPr="00484BE7" w:rsidRDefault="00AE7F5C" w:rsidP="00AE7F5C">
                  <w:pPr>
                    <w:spacing w:before="40" w:after="40" w:line="276" w:lineRule="auto"/>
                    <w:rPr>
                      <w:rFonts w:ascii="Arial" w:hAnsi="Arial" w:cs="Arial"/>
                      <w:b/>
                      <w:color w:val="000000"/>
                      <w:sz w:val="22"/>
                      <w:szCs w:val="22"/>
                    </w:rPr>
                  </w:pPr>
                </w:p>
              </w:tc>
              <w:tc>
                <w:tcPr>
                  <w:tcW w:w="696" w:type="pct"/>
                </w:tcPr>
                <w:p w14:paraId="7C5AFC4A"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9.</w:t>
                  </w:r>
                </w:p>
              </w:tc>
              <w:tc>
                <w:tcPr>
                  <w:tcW w:w="696" w:type="pct"/>
                </w:tcPr>
                <w:p w14:paraId="498D9DC4"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4.</w:t>
                  </w:r>
                </w:p>
              </w:tc>
              <w:tc>
                <w:tcPr>
                  <w:tcW w:w="696" w:type="pct"/>
                </w:tcPr>
                <w:p w14:paraId="58EA3DD8"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9,</w:t>
                  </w:r>
                </w:p>
              </w:tc>
              <w:tc>
                <w:tcPr>
                  <w:tcW w:w="2215" w:type="pct"/>
                </w:tcPr>
                <w:p w14:paraId="2D5378E9" w14:textId="77777777" w:rsidR="00AE7F5C" w:rsidRPr="00484BE7" w:rsidRDefault="00AE7F5C" w:rsidP="00AE7F5C">
                  <w:pPr>
                    <w:spacing w:before="40" w:after="40" w:line="276" w:lineRule="auto"/>
                    <w:rPr>
                      <w:rFonts w:ascii="Arial" w:hAnsi="Arial" w:cs="Arial"/>
                      <w:b/>
                      <w:color w:val="000000"/>
                      <w:sz w:val="22"/>
                      <w:szCs w:val="22"/>
                    </w:rPr>
                  </w:pPr>
                  <w:r w:rsidRPr="00484BE7">
                    <w:rPr>
                      <w:rFonts w:ascii="Arial" w:hAnsi="Arial" w:cs="Arial"/>
                      <w:b/>
                      <w:color w:val="000000"/>
                      <w:sz w:val="22"/>
                      <w:szCs w:val="22"/>
                    </w:rPr>
                    <w:t>8.</w:t>
                  </w:r>
                </w:p>
              </w:tc>
            </w:tr>
          </w:tbl>
          <w:p w14:paraId="7C940B0D" w14:textId="77777777" w:rsidR="00AE7F5C" w:rsidRPr="00934A99" w:rsidRDefault="00AE7F5C" w:rsidP="00484BE7">
            <w:pPr>
              <w:widowControl w:val="0"/>
              <w:spacing w:before="40" w:after="40" w:line="276" w:lineRule="auto"/>
              <w:rPr>
                <w:rFonts w:ascii="Arial" w:hAnsi="Arial" w:cs="Arial"/>
                <w:color w:val="000000" w:themeColor="text1"/>
                <w:sz w:val="22"/>
                <w:szCs w:val="22"/>
              </w:rPr>
            </w:pPr>
          </w:p>
          <w:p w14:paraId="50EA3D23" w14:textId="28BF0D59" w:rsidR="000079DC" w:rsidRPr="00934A99" w:rsidRDefault="000079DC" w:rsidP="00484BE7">
            <w:pPr>
              <w:widowControl w:val="0"/>
              <w:spacing w:before="40" w:after="40" w:line="276" w:lineRule="auto"/>
              <w:rPr>
                <w:rFonts w:ascii="Arial" w:hAnsi="Arial" w:cs="Arial"/>
                <w:color w:val="000000" w:themeColor="text1"/>
                <w:sz w:val="22"/>
                <w:szCs w:val="22"/>
              </w:rPr>
            </w:pPr>
            <w:r w:rsidRPr="00934A99">
              <w:rPr>
                <w:rFonts w:ascii="Arial" w:hAnsi="Arial" w:cs="Arial"/>
                <w:b/>
                <w:color w:val="000000" w:themeColor="text1"/>
                <w:sz w:val="22"/>
                <w:szCs w:val="22"/>
              </w:rPr>
              <w:t xml:space="preserve">Imagen: </w:t>
            </w:r>
            <w:r w:rsidR="00EB6D3F" w:rsidRPr="00B41677">
              <w:rPr>
                <w:rFonts w:ascii="Arial" w:hAnsi="Arial" w:cs="Arial"/>
                <w:color w:val="000000" w:themeColor="text1"/>
                <w:sz w:val="22"/>
                <w:szCs w:val="22"/>
              </w:rPr>
              <w:t>135401_i</w:t>
            </w:r>
            <w:r w:rsidR="00EB6D3F" w:rsidRPr="00E50931">
              <w:rPr>
                <w:rFonts w:ascii="Arial" w:hAnsi="Arial" w:cs="Arial"/>
                <w:color w:val="000000" w:themeColor="text1"/>
                <w:sz w:val="22"/>
                <w:szCs w:val="22"/>
              </w:rPr>
              <w:t>21</w:t>
            </w:r>
            <w:commentRangeEnd w:id="30"/>
            <w:r w:rsidR="00331DC2" w:rsidRPr="00484BE7">
              <w:rPr>
                <w:rStyle w:val="CommentReference"/>
                <w:rFonts w:ascii="Arial" w:eastAsia="Arial" w:hAnsi="Arial" w:cs="Arial"/>
                <w:sz w:val="22"/>
                <w:szCs w:val="22"/>
                <w:lang w:val="es" w:eastAsia="es-CO"/>
              </w:rPr>
              <w:commentReference w:id="30"/>
            </w:r>
          </w:p>
        </w:tc>
      </w:tr>
      <w:tr w:rsidR="00F30210" w:rsidRPr="00484BE7" w14:paraId="209104C0" w14:textId="77777777" w:rsidTr="001F0DCF">
        <w:trPr>
          <w:trHeight w:val="420"/>
        </w:trPr>
        <w:tc>
          <w:tcPr>
            <w:tcW w:w="1683" w:type="dxa"/>
            <w:shd w:val="clear" w:color="auto" w:fill="auto"/>
            <w:tcMar>
              <w:top w:w="100" w:type="dxa"/>
              <w:left w:w="100" w:type="dxa"/>
              <w:bottom w:w="100" w:type="dxa"/>
              <w:right w:w="100" w:type="dxa"/>
            </w:tcMar>
          </w:tcPr>
          <w:p w14:paraId="06562390" w14:textId="3B63529F" w:rsidR="00EA5CC8" w:rsidRPr="00196AAB" w:rsidRDefault="00642B5F"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lastRenderedPageBreak/>
              <w:t xml:space="preserve">Cuerpo del </w:t>
            </w:r>
            <w:r w:rsidRPr="00196AAB">
              <w:rPr>
                <w:rFonts w:ascii="Arial" w:hAnsi="Arial" w:cs="Arial"/>
                <w:b/>
                <w:color w:val="000000"/>
                <w:sz w:val="22"/>
                <w:szCs w:val="22"/>
              </w:rPr>
              <w:t>documento</w:t>
            </w:r>
          </w:p>
        </w:tc>
        <w:tc>
          <w:tcPr>
            <w:tcW w:w="8513" w:type="dxa"/>
            <w:shd w:val="clear" w:color="auto" w:fill="auto"/>
            <w:tcMar>
              <w:top w:w="100" w:type="dxa"/>
              <w:left w:w="100" w:type="dxa"/>
              <w:bottom w:w="100" w:type="dxa"/>
              <w:right w:w="100" w:type="dxa"/>
            </w:tcMar>
          </w:tcPr>
          <w:p w14:paraId="319F0A41" w14:textId="043AA485" w:rsidR="00EA5CC8" w:rsidRPr="004945E7" w:rsidRDefault="00642B5F" w:rsidP="00484BE7">
            <w:pPr>
              <w:spacing w:before="40" w:after="40" w:line="276" w:lineRule="auto"/>
              <w:rPr>
                <w:rFonts w:ascii="Arial" w:hAnsi="Arial" w:cs="Arial"/>
                <w:bCs/>
                <w:color w:val="000000"/>
                <w:sz w:val="22"/>
                <w:szCs w:val="22"/>
              </w:rPr>
            </w:pPr>
            <w:r w:rsidRPr="00EE1B4C">
              <w:rPr>
                <w:rFonts w:ascii="Arial" w:hAnsi="Arial" w:cs="Arial"/>
                <w:bCs/>
                <w:color w:val="000000"/>
                <w:sz w:val="22"/>
                <w:szCs w:val="22"/>
              </w:rPr>
              <w:t>Se deben especificar las características de redacción, tamaño</w:t>
            </w:r>
            <w:r w:rsidRPr="004945E7">
              <w:rPr>
                <w:rFonts w:ascii="Arial" w:hAnsi="Arial" w:cs="Arial"/>
                <w:bCs/>
                <w:color w:val="000000"/>
                <w:sz w:val="22"/>
                <w:szCs w:val="22"/>
              </w:rPr>
              <w:t xml:space="preserve"> y tipo de letra, tipo de títulos y la forma en que debe ser redactado el documento.</w:t>
            </w:r>
          </w:p>
        </w:tc>
        <w:tc>
          <w:tcPr>
            <w:tcW w:w="3686" w:type="dxa"/>
            <w:shd w:val="clear" w:color="auto" w:fill="auto"/>
            <w:tcMar>
              <w:top w:w="100" w:type="dxa"/>
              <w:left w:w="100" w:type="dxa"/>
              <w:bottom w:w="100" w:type="dxa"/>
              <w:right w:w="100" w:type="dxa"/>
            </w:tcMar>
          </w:tcPr>
          <w:p w14:paraId="1FDF7067" w14:textId="410FF4A2" w:rsidR="00EA5CC8" w:rsidRPr="00934A99" w:rsidRDefault="002450B1" w:rsidP="00484BE7">
            <w:pPr>
              <w:widowControl w:val="0"/>
              <w:spacing w:before="40" w:after="40" w:line="276" w:lineRule="auto"/>
              <w:rPr>
                <w:rFonts w:ascii="Arial" w:hAnsi="Arial" w:cs="Arial"/>
                <w:color w:val="000000" w:themeColor="text1"/>
                <w:sz w:val="22"/>
                <w:szCs w:val="22"/>
              </w:rPr>
            </w:pPr>
            <w:commentRangeStart w:id="32"/>
            <w:r w:rsidRPr="00934A99">
              <w:rPr>
                <w:rFonts w:ascii="Arial" w:hAnsi="Arial" w:cs="Arial"/>
                <w:noProof/>
                <w:color w:val="000000" w:themeColor="text1"/>
                <w:sz w:val="22"/>
                <w:szCs w:val="22"/>
              </w:rPr>
              <w:drawing>
                <wp:inline distT="0" distB="0" distL="0" distR="0" wp14:anchorId="1C28B3FC" wp14:editId="0B2C28AF">
                  <wp:extent cx="1644650" cy="1754293"/>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1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56508" cy="1766941"/>
                          </a:xfrm>
                          <a:prstGeom prst="rect">
                            <a:avLst/>
                          </a:prstGeom>
                        </pic:spPr>
                      </pic:pic>
                    </a:graphicData>
                  </a:graphic>
                </wp:inline>
              </w:drawing>
            </w:r>
            <w:commentRangeEnd w:id="32"/>
            <w:r w:rsidRPr="00484BE7">
              <w:rPr>
                <w:rStyle w:val="CommentReference"/>
                <w:rFonts w:ascii="Arial" w:eastAsia="Arial" w:hAnsi="Arial" w:cs="Arial"/>
                <w:sz w:val="22"/>
                <w:szCs w:val="22"/>
                <w:lang w:val="es" w:eastAsia="es-CO"/>
              </w:rPr>
              <w:commentReference w:id="32"/>
            </w:r>
          </w:p>
          <w:p w14:paraId="3D592945" w14:textId="3BC2E6D6" w:rsidR="002D4605" w:rsidRPr="00EE1B4C" w:rsidRDefault="002D4605"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135401_i22</w:t>
            </w:r>
          </w:p>
        </w:tc>
      </w:tr>
      <w:tr w:rsidR="00F30210" w:rsidRPr="00484BE7" w14:paraId="795E6684" w14:textId="77777777" w:rsidTr="001F0DCF">
        <w:trPr>
          <w:trHeight w:val="420"/>
        </w:trPr>
        <w:tc>
          <w:tcPr>
            <w:tcW w:w="1683" w:type="dxa"/>
            <w:shd w:val="clear" w:color="auto" w:fill="auto"/>
            <w:tcMar>
              <w:top w:w="100" w:type="dxa"/>
              <w:left w:w="100" w:type="dxa"/>
              <w:bottom w:w="100" w:type="dxa"/>
              <w:right w:w="100" w:type="dxa"/>
            </w:tcMar>
          </w:tcPr>
          <w:p w14:paraId="207B0F7E" w14:textId="6C65731A" w:rsidR="002D4605" w:rsidRPr="00196AAB" w:rsidRDefault="00962C46"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 xml:space="preserve">Cierre del </w:t>
            </w:r>
            <w:r w:rsidRPr="00196AAB">
              <w:rPr>
                <w:rFonts w:ascii="Arial" w:hAnsi="Arial" w:cs="Arial"/>
                <w:b/>
                <w:color w:val="000000"/>
                <w:sz w:val="22"/>
                <w:szCs w:val="22"/>
              </w:rPr>
              <w:t>documento</w:t>
            </w:r>
          </w:p>
        </w:tc>
        <w:tc>
          <w:tcPr>
            <w:tcW w:w="8513" w:type="dxa"/>
            <w:shd w:val="clear" w:color="auto" w:fill="auto"/>
            <w:tcMar>
              <w:top w:w="100" w:type="dxa"/>
              <w:left w:w="100" w:type="dxa"/>
              <w:bottom w:w="100" w:type="dxa"/>
              <w:right w:w="100" w:type="dxa"/>
            </w:tcMar>
          </w:tcPr>
          <w:p w14:paraId="2C0E0F85" w14:textId="0FA98E23" w:rsidR="00EC3F06" w:rsidRPr="004945E7" w:rsidRDefault="001F0DCF" w:rsidP="00484BE7">
            <w:pPr>
              <w:spacing w:before="40" w:after="40" w:line="276" w:lineRule="auto"/>
              <w:rPr>
                <w:rFonts w:ascii="Arial" w:hAnsi="Arial" w:cs="Arial"/>
                <w:bCs/>
                <w:color w:val="000000"/>
                <w:sz w:val="22"/>
                <w:szCs w:val="22"/>
              </w:rPr>
            </w:pPr>
            <w:r>
              <w:rPr>
                <w:rFonts w:ascii="Arial" w:hAnsi="Arial" w:cs="Arial"/>
                <w:bCs/>
                <w:color w:val="000000"/>
                <w:sz w:val="22"/>
                <w:szCs w:val="22"/>
              </w:rPr>
              <w:t>Se debe</w:t>
            </w:r>
            <w:r w:rsidR="00962C46" w:rsidRPr="00EE1B4C">
              <w:rPr>
                <w:rFonts w:ascii="Arial" w:hAnsi="Arial" w:cs="Arial"/>
                <w:bCs/>
                <w:color w:val="000000"/>
                <w:sz w:val="22"/>
                <w:szCs w:val="22"/>
              </w:rPr>
              <w:t xml:space="preserve"> incluir un cuadro en el que se especifique qui</w:t>
            </w:r>
            <w:r w:rsidR="00214477" w:rsidRPr="00993055">
              <w:rPr>
                <w:rFonts w:ascii="Arial" w:hAnsi="Arial" w:cs="Arial"/>
                <w:bCs/>
                <w:color w:val="000000"/>
                <w:sz w:val="22"/>
                <w:szCs w:val="22"/>
              </w:rPr>
              <w:t>é</w:t>
            </w:r>
            <w:r w:rsidR="00962C46" w:rsidRPr="004945E7">
              <w:rPr>
                <w:rFonts w:ascii="Arial" w:hAnsi="Arial" w:cs="Arial"/>
                <w:bCs/>
                <w:color w:val="000000"/>
                <w:sz w:val="22"/>
                <w:szCs w:val="22"/>
              </w:rPr>
              <w:t xml:space="preserve">nes fueron los responsables de la elaboración, </w:t>
            </w:r>
            <w:r>
              <w:rPr>
                <w:rFonts w:ascii="Arial" w:hAnsi="Arial" w:cs="Arial"/>
                <w:bCs/>
                <w:color w:val="000000"/>
                <w:sz w:val="22"/>
                <w:szCs w:val="22"/>
              </w:rPr>
              <w:t xml:space="preserve">de la </w:t>
            </w:r>
            <w:r w:rsidR="00962C46" w:rsidRPr="004945E7">
              <w:rPr>
                <w:rFonts w:ascii="Arial" w:hAnsi="Arial" w:cs="Arial"/>
                <w:bCs/>
                <w:color w:val="000000"/>
                <w:sz w:val="22"/>
                <w:szCs w:val="22"/>
              </w:rPr>
              <w:t xml:space="preserve">revisión y </w:t>
            </w:r>
            <w:r>
              <w:rPr>
                <w:rFonts w:ascii="Arial" w:hAnsi="Arial" w:cs="Arial"/>
                <w:bCs/>
                <w:color w:val="000000"/>
                <w:sz w:val="22"/>
                <w:szCs w:val="22"/>
              </w:rPr>
              <w:t xml:space="preserve">de la </w:t>
            </w:r>
            <w:r w:rsidR="00962C46" w:rsidRPr="004945E7">
              <w:rPr>
                <w:rFonts w:ascii="Arial" w:hAnsi="Arial" w:cs="Arial"/>
                <w:bCs/>
                <w:color w:val="000000"/>
                <w:sz w:val="22"/>
                <w:szCs w:val="22"/>
              </w:rPr>
              <w:t>aprobación del documento</w:t>
            </w:r>
            <w:r w:rsidR="005831C8">
              <w:rPr>
                <w:rFonts w:ascii="Arial" w:hAnsi="Arial" w:cs="Arial"/>
                <w:bCs/>
                <w:color w:val="000000"/>
                <w:sz w:val="22"/>
                <w:szCs w:val="22"/>
              </w:rPr>
              <w:t>;</w:t>
            </w:r>
            <w:r w:rsidR="00962C46" w:rsidRPr="004945E7">
              <w:rPr>
                <w:rFonts w:ascii="Arial" w:hAnsi="Arial" w:cs="Arial"/>
                <w:bCs/>
                <w:color w:val="000000"/>
                <w:sz w:val="22"/>
                <w:szCs w:val="22"/>
              </w:rPr>
              <w:t xml:space="preserve"> dicho cuadro deberá cumplir con las especificaciones técnicas de tamaño, tipo de letra y formato de fecha</w:t>
            </w:r>
            <w:r w:rsidR="005831C8">
              <w:rPr>
                <w:rFonts w:ascii="Arial" w:hAnsi="Arial" w:cs="Arial"/>
                <w:bCs/>
                <w:color w:val="000000"/>
                <w:sz w:val="22"/>
                <w:szCs w:val="22"/>
              </w:rPr>
              <w:t>,</w:t>
            </w:r>
            <w:r w:rsidR="00962C46" w:rsidRPr="004945E7">
              <w:rPr>
                <w:rFonts w:ascii="Arial" w:hAnsi="Arial" w:cs="Arial"/>
                <w:bCs/>
                <w:color w:val="000000"/>
                <w:sz w:val="22"/>
                <w:szCs w:val="22"/>
              </w:rPr>
              <w:t xml:space="preserve"> </w:t>
            </w:r>
            <w:r w:rsidR="005831C8" w:rsidRPr="004945E7">
              <w:rPr>
                <w:rFonts w:ascii="Arial" w:hAnsi="Arial" w:cs="Arial"/>
                <w:bCs/>
                <w:color w:val="000000"/>
                <w:sz w:val="22"/>
                <w:szCs w:val="22"/>
              </w:rPr>
              <w:t>definid</w:t>
            </w:r>
            <w:r w:rsidR="005831C8">
              <w:rPr>
                <w:rFonts w:ascii="Arial" w:hAnsi="Arial" w:cs="Arial"/>
                <w:bCs/>
                <w:color w:val="000000"/>
                <w:sz w:val="22"/>
                <w:szCs w:val="22"/>
              </w:rPr>
              <w:t>o</w:t>
            </w:r>
            <w:r w:rsidR="005831C8" w:rsidRPr="004945E7">
              <w:rPr>
                <w:rFonts w:ascii="Arial" w:hAnsi="Arial" w:cs="Arial"/>
                <w:bCs/>
                <w:color w:val="000000"/>
                <w:sz w:val="22"/>
                <w:szCs w:val="22"/>
              </w:rPr>
              <w:t xml:space="preserve">s </w:t>
            </w:r>
            <w:r w:rsidR="00C85F76" w:rsidRPr="004945E7">
              <w:rPr>
                <w:rFonts w:ascii="Arial" w:hAnsi="Arial" w:cs="Arial"/>
                <w:bCs/>
                <w:color w:val="000000"/>
                <w:sz w:val="22"/>
                <w:szCs w:val="22"/>
              </w:rPr>
              <w:t>en la image</w:t>
            </w:r>
            <w:r w:rsidR="00F438D6" w:rsidRPr="004945E7">
              <w:rPr>
                <w:rFonts w:ascii="Arial" w:hAnsi="Arial" w:cs="Arial"/>
                <w:bCs/>
                <w:color w:val="000000"/>
                <w:sz w:val="22"/>
                <w:szCs w:val="22"/>
              </w:rPr>
              <w:t>n.</w:t>
            </w:r>
          </w:p>
        </w:tc>
        <w:tc>
          <w:tcPr>
            <w:tcW w:w="3686" w:type="dxa"/>
            <w:shd w:val="clear" w:color="auto" w:fill="auto"/>
            <w:tcMar>
              <w:top w:w="100" w:type="dxa"/>
              <w:left w:w="100" w:type="dxa"/>
              <w:bottom w:w="100" w:type="dxa"/>
              <w:right w:w="100" w:type="dxa"/>
            </w:tcMar>
          </w:tcPr>
          <w:tbl>
            <w:tblPr>
              <w:tblStyle w:val="TableGrid"/>
              <w:tblW w:w="5000" w:type="pct"/>
              <w:tblLook w:val="04A0" w:firstRow="1" w:lastRow="0" w:firstColumn="1" w:lastColumn="0" w:noHBand="0" w:noVBand="1"/>
            </w:tblPr>
            <w:tblGrid>
              <w:gridCol w:w="1220"/>
              <w:gridCol w:w="1158"/>
              <w:gridCol w:w="1098"/>
            </w:tblGrid>
            <w:tr w:rsidR="00484BE7" w:rsidRPr="00484BE7" w14:paraId="48559CA3" w14:textId="77777777" w:rsidTr="001F0DCF">
              <w:tc>
                <w:tcPr>
                  <w:tcW w:w="1754" w:type="pct"/>
                </w:tcPr>
                <w:p w14:paraId="67A86218"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Elaborado por:</w:t>
                  </w:r>
                </w:p>
              </w:tc>
              <w:tc>
                <w:tcPr>
                  <w:tcW w:w="1666" w:type="pct"/>
                </w:tcPr>
                <w:p w14:paraId="41C82A61"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Revisado por:</w:t>
                  </w:r>
                </w:p>
              </w:tc>
              <w:tc>
                <w:tcPr>
                  <w:tcW w:w="1580" w:type="pct"/>
                </w:tcPr>
                <w:p w14:paraId="370EA826"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Aprobado por:</w:t>
                  </w:r>
                </w:p>
              </w:tc>
            </w:tr>
            <w:tr w:rsidR="00484BE7" w:rsidRPr="00484BE7" w14:paraId="4D2DDFFD" w14:textId="77777777" w:rsidTr="001F0DCF">
              <w:tc>
                <w:tcPr>
                  <w:tcW w:w="1754" w:type="pct"/>
                </w:tcPr>
                <w:p w14:paraId="1766E319" w14:textId="77777777" w:rsidR="00F438D6" w:rsidRPr="00484BE7" w:rsidRDefault="00F438D6" w:rsidP="001F0DCF">
                  <w:pPr>
                    <w:spacing w:before="40" w:after="40" w:line="276" w:lineRule="auto"/>
                    <w:jc w:val="center"/>
                    <w:rPr>
                      <w:rFonts w:ascii="Arial" w:hAnsi="Arial" w:cs="Arial"/>
                      <w:b/>
                      <w:color w:val="000000"/>
                      <w:sz w:val="16"/>
                      <w:szCs w:val="16"/>
                    </w:rPr>
                  </w:pPr>
                  <w:commentRangeStart w:id="33"/>
                  <w:r w:rsidRPr="00484BE7">
                    <w:rPr>
                      <w:rFonts w:ascii="Arial" w:hAnsi="Arial" w:cs="Arial"/>
                      <w:b/>
                      <w:color w:val="000000"/>
                      <w:sz w:val="16"/>
                      <w:szCs w:val="16"/>
                    </w:rPr>
                    <w:t>(NOMBRE)</w:t>
                  </w:r>
                </w:p>
                <w:p w14:paraId="6122ED4D"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Cargo:</w:t>
                  </w:r>
                </w:p>
                <w:p w14:paraId="13F69E28"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Fecha:</w:t>
                  </w:r>
                  <w:commentRangeEnd w:id="33"/>
                  <w:r w:rsidR="00241D4D" w:rsidRPr="005831C8">
                    <w:rPr>
                      <w:rStyle w:val="CommentReference"/>
                      <w:rFonts w:ascii="Arial" w:eastAsia="Arial" w:hAnsi="Arial" w:cs="Arial"/>
                      <w:lang w:val="es" w:eastAsia="es-CO"/>
                    </w:rPr>
                    <w:commentReference w:id="33"/>
                  </w:r>
                </w:p>
              </w:tc>
              <w:tc>
                <w:tcPr>
                  <w:tcW w:w="1666" w:type="pct"/>
                </w:tcPr>
                <w:p w14:paraId="771E2FAE" w14:textId="1A12AFD0" w:rsidR="00F438D6" w:rsidRPr="00484BE7" w:rsidRDefault="00241D4D"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w:t>
                  </w:r>
                  <w:r w:rsidR="00F438D6" w:rsidRPr="00484BE7">
                    <w:rPr>
                      <w:rFonts w:ascii="Arial" w:hAnsi="Arial" w:cs="Arial"/>
                      <w:b/>
                      <w:color w:val="000000"/>
                      <w:sz w:val="16"/>
                      <w:szCs w:val="16"/>
                    </w:rPr>
                    <w:t>NOMBRE)</w:t>
                  </w:r>
                </w:p>
                <w:p w14:paraId="5C182D88"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Cargo:</w:t>
                  </w:r>
                </w:p>
                <w:p w14:paraId="2697960C"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Fecha:</w:t>
                  </w:r>
                </w:p>
              </w:tc>
              <w:tc>
                <w:tcPr>
                  <w:tcW w:w="1580" w:type="pct"/>
                </w:tcPr>
                <w:p w14:paraId="20640375"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NOMBRE)</w:t>
                  </w:r>
                </w:p>
                <w:p w14:paraId="37E562B7"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Cargo:</w:t>
                  </w:r>
                </w:p>
                <w:p w14:paraId="7608DDB2" w14:textId="77777777" w:rsidR="00F438D6" w:rsidRPr="00484BE7" w:rsidRDefault="00F438D6" w:rsidP="001F0DCF">
                  <w:pPr>
                    <w:spacing w:before="40" w:after="40" w:line="276" w:lineRule="auto"/>
                    <w:jc w:val="center"/>
                    <w:rPr>
                      <w:rFonts w:ascii="Arial" w:hAnsi="Arial" w:cs="Arial"/>
                      <w:b/>
                      <w:color w:val="000000"/>
                      <w:sz w:val="16"/>
                      <w:szCs w:val="16"/>
                    </w:rPr>
                  </w:pPr>
                  <w:r w:rsidRPr="00484BE7">
                    <w:rPr>
                      <w:rFonts w:ascii="Arial" w:hAnsi="Arial" w:cs="Arial"/>
                      <w:b/>
                      <w:color w:val="000000"/>
                      <w:sz w:val="16"/>
                      <w:szCs w:val="16"/>
                    </w:rPr>
                    <w:t>Fecha:</w:t>
                  </w:r>
                </w:p>
              </w:tc>
            </w:tr>
          </w:tbl>
          <w:p w14:paraId="62049E99" w14:textId="77777777" w:rsidR="002D4605" w:rsidRPr="00934A99" w:rsidRDefault="002D4605" w:rsidP="00484BE7">
            <w:pPr>
              <w:widowControl w:val="0"/>
              <w:spacing w:before="40" w:after="40" w:line="276" w:lineRule="auto"/>
              <w:rPr>
                <w:rFonts w:ascii="Arial" w:hAnsi="Arial" w:cs="Arial"/>
                <w:b/>
                <w:color w:val="000000" w:themeColor="text1"/>
                <w:sz w:val="22"/>
                <w:szCs w:val="22"/>
              </w:rPr>
            </w:pPr>
          </w:p>
          <w:p w14:paraId="32762461" w14:textId="0AF72B5A" w:rsidR="002D4605" w:rsidRPr="00196AAB" w:rsidRDefault="002D4605"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135401_i23</w:t>
            </w:r>
          </w:p>
        </w:tc>
      </w:tr>
      <w:tr w:rsidR="00F30210" w:rsidRPr="00484BE7" w14:paraId="3004D011" w14:textId="77777777" w:rsidTr="001F0DCF">
        <w:trPr>
          <w:trHeight w:val="420"/>
        </w:trPr>
        <w:tc>
          <w:tcPr>
            <w:tcW w:w="1683" w:type="dxa"/>
            <w:shd w:val="clear" w:color="auto" w:fill="auto"/>
            <w:tcMar>
              <w:top w:w="100" w:type="dxa"/>
              <w:left w:w="100" w:type="dxa"/>
              <w:bottom w:w="100" w:type="dxa"/>
              <w:right w:w="100" w:type="dxa"/>
            </w:tcMar>
          </w:tcPr>
          <w:p w14:paraId="1CD78E7E" w14:textId="3FA9D52F" w:rsidR="00642B5F" w:rsidRPr="00196AAB" w:rsidRDefault="00EC3F06"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 xml:space="preserve">Márgenes del </w:t>
            </w:r>
            <w:r w:rsidRPr="00196AAB">
              <w:rPr>
                <w:rFonts w:ascii="Arial" w:hAnsi="Arial" w:cs="Arial"/>
                <w:b/>
                <w:color w:val="000000"/>
                <w:sz w:val="22"/>
                <w:szCs w:val="22"/>
              </w:rPr>
              <w:t>documento</w:t>
            </w:r>
          </w:p>
        </w:tc>
        <w:tc>
          <w:tcPr>
            <w:tcW w:w="8513" w:type="dxa"/>
            <w:shd w:val="clear" w:color="auto" w:fill="auto"/>
            <w:tcMar>
              <w:top w:w="100" w:type="dxa"/>
              <w:left w:w="100" w:type="dxa"/>
              <w:bottom w:w="100" w:type="dxa"/>
              <w:right w:w="100" w:type="dxa"/>
            </w:tcMar>
          </w:tcPr>
          <w:p w14:paraId="14823225" w14:textId="7013C207" w:rsidR="00642B5F" w:rsidRPr="00993055" w:rsidRDefault="00EC3F06" w:rsidP="00484BE7">
            <w:pPr>
              <w:spacing w:before="40" w:after="40" w:line="276" w:lineRule="auto"/>
              <w:jc w:val="both"/>
              <w:rPr>
                <w:rFonts w:ascii="Arial" w:eastAsia="Arial" w:hAnsi="Arial" w:cs="Arial"/>
                <w:b/>
                <w:color w:val="000000"/>
                <w:sz w:val="22"/>
                <w:szCs w:val="22"/>
                <w:lang w:eastAsia="es-CO"/>
              </w:rPr>
            </w:pPr>
            <w:r w:rsidRPr="00EE1B4C">
              <w:rPr>
                <w:rFonts w:ascii="Arial" w:hAnsi="Arial" w:cs="Arial"/>
                <w:bCs/>
                <w:color w:val="000000"/>
                <w:sz w:val="22"/>
                <w:szCs w:val="22"/>
              </w:rPr>
              <w:t>Definición del tipo de márgenes, interlineado y tamaño de letra</w:t>
            </w:r>
            <w:r w:rsidR="005831C8">
              <w:rPr>
                <w:rFonts w:ascii="Arial" w:hAnsi="Arial" w:cs="Arial"/>
                <w:bCs/>
                <w:color w:val="000000"/>
                <w:sz w:val="22"/>
                <w:szCs w:val="22"/>
              </w:rPr>
              <w:t>,</w:t>
            </w:r>
            <w:r w:rsidRPr="00EE1B4C">
              <w:rPr>
                <w:rFonts w:ascii="Arial" w:hAnsi="Arial" w:cs="Arial"/>
                <w:bCs/>
                <w:color w:val="000000"/>
                <w:sz w:val="22"/>
                <w:szCs w:val="22"/>
              </w:rPr>
              <w:t xml:space="preserve"> que deberán ser aplicados a los documentos.</w:t>
            </w:r>
          </w:p>
        </w:tc>
        <w:tc>
          <w:tcPr>
            <w:tcW w:w="3686" w:type="dxa"/>
            <w:shd w:val="clear" w:color="auto" w:fill="auto"/>
            <w:tcMar>
              <w:top w:w="100" w:type="dxa"/>
              <w:left w:w="100" w:type="dxa"/>
              <w:bottom w:w="100" w:type="dxa"/>
              <w:right w:w="100" w:type="dxa"/>
            </w:tcMar>
          </w:tcPr>
          <w:p w14:paraId="66A39260" w14:textId="3165A6B8" w:rsidR="005579E9" w:rsidRPr="00934A99" w:rsidRDefault="007F6CB7" w:rsidP="00484BE7">
            <w:pPr>
              <w:widowControl w:val="0"/>
              <w:spacing w:before="40" w:after="40" w:line="276" w:lineRule="auto"/>
              <w:rPr>
                <w:rFonts w:ascii="Arial" w:hAnsi="Arial" w:cs="Arial"/>
                <w:b/>
                <w:color w:val="000000" w:themeColor="text1"/>
                <w:sz w:val="22"/>
                <w:szCs w:val="22"/>
              </w:rPr>
            </w:pPr>
            <w:commentRangeStart w:id="34"/>
            <w:r w:rsidRPr="00934A99">
              <w:rPr>
                <w:rFonts w:ascii="Arial" w:hAnsi="Arial" w:cs="Arial"/>
                <w:b/>
                <w:noProof/>
                <w:color w:val="000000" w:themeColor="text1"/>
                <w:sz w:val="22"/>
                <w:szCs w:val="22"/>
              </w:rPr>
              <w:drawing>
                <wp:inline distT="0" distB="0" distL="0" distR="0" wp14:anchorId="23B9AC00" wp14:editId="1DF80A66">
                  <wp:extent cx="952501" cy="101600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n 1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61919" cy="1026046"/>
                          </a:xfrm>
                          <a:prstGeom prst="rect">
                            <a:avLst/>
                          </a:prstGeom>
                        </pic:spPr>
                      </pic:pic>
                    </a:graphicData>
                  </a:graphic>
                </wp:inline>
              </w:drawing>
            </w:r>
            <w:commentRangeEnd w:id="34"/>
            <w:r w:rsidRPr="00484BE7">
              <w:rPr>
                <w:rStyle w:val="CommentReference"/>
                <w:rFonts w:ascii="Arial" w:eastAsia="Arial" w:hAnsi="Arial" w:cs="Arial"/>
                <w:sz w:val="22"/>
                <w:szCs w:val="22"/>
                <w:lang w:val="es" w:eastAsia="es-CO"/>
              </w:rPr>
              <w:commentReference w:id="34"/>
            </w:r>
          </w:p>
          <w:p w14:paraId="61CA7C06" w14:textId="2490EB67" w:rsidR="00642B5F" w:rsidRPr="00196AAB" w:rsidRDefault="005579E9"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135401_i24</w:t>
            </w:r>
          </w:p>
        </w:tc>
      </w:tr>
      <w:tr w:rsidR="00F30210" w:rsidRPr="00484BE7" w14:paraId="6CC53425" w14:textId="77777777" w:rsidTr="001F0DCF">
        <w:trPr>
          <w:trHeight w:val="420"/>
        </w:trPr>
        <w:tc>
          <w:tcPr>
            <w:tcW w:w="1683" w:type="dxa"/>
            <w:shd w:val="clear" w:color="auto" w:fill="auto"/>
            <w:tcMar>
              <w:top w:w="100" w:type="dxa"/>
              <w:left w:w="100" w:type="dxa"/>
              <w:bottom w:w="100" w:type="dxa"/>
              <w:right w:w="100" w:type="dxa"/>
            </w:tcMar>
          </w:tcPr>
          <w:p w14:paraId="47C0BD58" w14:textId="71644310" w:rsidR="00962C46" w:rsidRPr="00196AAB" w:rsidRDefault="00A34948"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lastRenderedPageBreak/>
              <w:t xml:space="preserve">Diagrama de </w:t>
            </w:r>
            <w:r w:rsidRPr="00196AAB">
              <w:rPr>
                <w:rFonts w:ascii="Arial" w:hAnsi="Arial" w:cs="Arial"/>
                <w:b/>
                <w:color w:val="000000"/>
                <w:sz w:val="22"/>
                <w:szCs w:val="22"/>
              </w:rPr>
              <w:t>flujo</w:t>
            </w:r>
          </w:p>
        </w:tc>
        <w:tc>
          <w:tcPr>
            <w:tcW w:w="8513" w:type="dxa"/>
            <w:shd w:val="clear" w:color="auto" w:fill="auto"/>
            <w:tcMar>
              <w:top w:w="100" w:type="dxa"/>
              <w:left w:w="100" w:type="dxa"/>
              <w:bottom w:w="100" w:type="dxa"/>
              <w:right w:w="100" w:type="dxa"/>
            </w:tcMar>
          </w:tcPr>
          <w:p w14:paraId="482CA805" w14:textId="75CC2CDD" w:rsidR="00962C46" w:rsidRPr="004945E7" w:rsidRDefault="00DD1F2C" w:rsidP="00484BE7">
            <w:pPr>
              <w:spacing w:before="40" w:after="40" w:line="276" w:lineRule="auto"/>
              <w:jc w:val="both"/>
              <w:rPr>
                <w:rFonts w:ascii="Arial" w:hAnsi="Arial" w:cs="Arial"/>
                <w:b/>
                <w:color w:val="000000"/>
                <w:sz w:val="22"/>
                <w:szCs w:val="22"/>
              </w:rPr>
            </w:pPr>
            <w:r>
              <w:rPr>
                <w:rFonts w:ascii="Arial" w:hAnsi="Arial" w:cs="Arial"/>
                <w:bCs/>
                <w:color w:val="000000"/>
                <w:sz w:val="22"/>
                <w:szCs w:val="22"/>
              </w:rPr>
              <w:t>Hay que</w:t>
            </w:r>
            <w:r w:rsidR="00A34948" w:rsidRPr="00EE1B4C">
              <w:rPr>
                <w:rFonts w:ascii="Arial" w:hAnsi="Arial" w:cs="Arial"/>
                <w:bCs/>
                <w:color w:val="000000"/>
                <w:sz w:val="22"/>
                <w:szCs w:val="22"/>
              </w:rPr>
              <w:t xml:space="preserve"> especificar la simbología incluida en el proceso al que se hace referencia en el documento.</w:t>
            </w:r>
            <w:r w:rsidR="00A34948" w:rsidRPr="00993055">
              <w:rPr>
                <w:rFonts w:ascii="Arial" w:hAnsi="Arial" w:cs="Arial"/>
                <w:b/>
                <w:color w:val="000000"/>
                <w:sz w:val="22"/>
                <w:szCs w:val="22"/>
              </w:rPr>
              <w:t xml:space="preserve"> </w:t>
            </w:r>
          </w:p>
        </w:tc>
        <w:tc>
          <w:tcPr>
            <w:tcW w:w="3686" w:type="dxa"/>
            <w:shd w:val="clear" w:color="auto" w:fill="auto"/>
            <w:tcMar>
              <w:top w:w="100" w:type="dxa"/>
              <w:left w:w="100" w:type="dxa"/>
              <w:bottom w:w="100" w:type="dxa"/>
              <w:right w:w="100" w:type="dxa"/>
            </w:tcMar>
          </w:tcPr>
          <w:p w14:paraId="4A799A9F" w14:textId="1127A092" w:rsidR="00962C46" w:rsidRPr="00934A99" w:rsidRDefault="00CD5228" w:rsidP="00484BE7">
            <w:pPr>
              <w:widowControl w:val="0"/>
              <w:spacing w:before="40" w:after="40" w:line="276" w:lineRule="auto"/>
              <w:rPr>
                <w:rFonts w:ascii="Arial" w:hAnsi="Arial" w:cs="Arial"/>
                <w:b/>
                <w:color w:val="000000" w:themeColor="text1"/>
                <w:sz w:val="22"/>
                <w:szCs w:val="22"/>
              </w:rPr>
            </w:pPr>
            <w:commentRangeStart w:id="35"/>
            <w:r w:rsidRPr="00934A99">
              <w:rPr>
                <w:rFonts w:ascii="Arial" w:hAnsi="Arial" w:cs="Arial"/>
                <w:b/>
                <w:noProof/>
                <w:color w:val="000000" w:themeColor="text1"/>
                <w:sz w:val="22"/>
                <w:szCs w:val="22"/>
              </w:rPr>
              <w:drawing>
                <wp:inline distT="0" distB="0" distL="0" distR="0" wp14:anchorId="3847C706" wp14:editId="25EF617F">
                  <wp:extent cx="1468192" cy="831850"/>
                  <wp:effectExtent l="0" t="0" r="508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2917" cy="840193"/>
                          </a:xfrm>
                          <a:prstGeom prst="rect">
                            <a:avLst/>
                          </a:prstGeom>
                        </pic:spPr>
                      </pic:pic>
                    </a:graphicData>
                  </a:graphic>
                </wp:inline>
              </w:drawing>
            </w:r>
            <w:commentRangeEnd w:id="35"/>
            <w:r w:rsidRPr="00484BE7">
              <w:rPr>
                <w:rStyle w:val="CommentReference"/>
                <w:rFonts w:ascii="Arial" w:eastAsia="Arial" w:hAnsi="Arial" w:cs="Arial"/>
                <w:sz w:val="22"/>
                <w:szCs w:val="22"/>
                <w:lang w:val="es" w:eastAsia="es-CO"/>
              </w:rPr>
              <w:commentReference w:id="35"/>
            </w:r>
          </w:p>
          <w:p w14:paraId="7436937E" w14:textId="1CA6E16E" w:rsidR="005579E9" w:rsidRPr="00196AAB" w:rsidRDefault="005579E9"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135401_i25</w:t>
            </w:r>
          </w:p>
        </w:tc>
      </w:tr>
      <w:tr w:rsidR="00F30210" w:rsidRPr="00484BE7" w14:paraId="01C14656" w14:textId="77777777" w:rsidTr="001F0DCF">
        <w:trPr>
          <w:trHeight w:val="420"/>
        </w:trPr>
        <w:tc>
          <w:tcPr>
            <w:tcW w:w="1683" w:type="dxa"/>
            <w:shd w:val="clear" w:color="auto" w:fill="auto"/>
            <w:tcMar>
              <w:top w:w="100" w:type="dxa"/>
              <w:left w:w="100" w:type="dxa"/>
              <w:bottom w:w="100" w:type="dxa"/>
              <w:right w:w="100" w:type="dxa"/>
            </w:tcMar>
          </w:tcPr>
          <w:p w14:paraId="32DE2DDF" w14:textId="2E6DB898" w:rsidR="00A34948" w:rsidRPr="00EE1B4C" w:rsidRDefault="005251D4"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 xml:space="preserve">Documentos de </w:t>
            </w:r>
            <w:r w:rsidRPr="00196AAB">
              <w:rPr>
                <w:rFonts w:ascii="Arial" w:hAnsi="Arial" w:cs="Arial"/>
                <w:b/>
                <w:color w:val="000000"/>
                <w:sz w:val="22"/>
                <w:szCs w:val="22"/>
              </w:rPr>
              <w:t>referencia</w:t>
            </w:r>
          </w:p>
        </w:tc>
        <w:tc>
          <w:tcPr>
            <w:tcW w:w="8513" w:type="dxa"/>
            <w:shd w:val="clear" w:color="auto" w:fill="auto"/>
            <w:tcMar>
              <w:top w:w="100" w:type="dxa"/>
              <w:left w:w="100" w:type="dxa"/>
              <w:bottom w:w="100" w:type="dxa"/>
              <w:right w:w="100" w:type="dxa"/>
            </w:tcMar>
          </w:tcPr>
          <w:p w14:paraId="1092977C" w14:textId="5AD6160F" w:rsidR="00A34948" w:rsidRPr="004945E7" w:rsidRDefault="00DD1F2C" w:rsidP="00484BE7">
            <w:pPr>
              <w:spacing w:before="40" w:after="40" w:line="276" w:lineRule="auto"/>
              <w:jc w:val="both"/>
              <w:rPr>
                <w:rFonts w:ascii="Arial" w:hAnsi="Arial" w:cs="Arial"/>
                <w:b/>
                <w:color w:val="000000"/>
                <w:sz w:val="22"/>
                <w:szCs w:val="22"/>
              </w:rPr>
            </w:pPr>
            <w:r>
              <w:rPr>
                <w:rFonts w:ascii="Arial" w:hAnsi="Arial" w:cs="Arial"/>
                <w:bCs/>
                <w:color w:val="000000"/>
                <w:sz w:val="22"/>
                <w:szCs w:val="22"/>
              </w:rPr>
              <w:t>Es importante e imprescindible, i</w:t>
            </w:r>
            <w:r w:rsidR="005251D4" w:rsidRPr="004945E7">
              <w:rPr>
                <w:rFonts w:ascii="Arial" w:hAnsi="Arial" w:cs="Arial"/>
                <w:bCs/>
                <w:color w:val="000000"/>
                <w:sz w:val="22"/>
                <w:szCs w:val="22"/>
              </w:rPr>
              <w:t>ncluir la normativa tenida en cuenta para la elaboración del documento.</w:t>
            </w:r>
          </w:p>
        </w:tc>
        <w:tc>
          <w:tcPr>
            <w:tcW w:w="3686" w:type="dxa"/>
            <w:shd w:val="clear" w:color="auto" w:fill="auto"/>
            <w:tcMar>
              <w:top w:w="100" w:type="dxa"/>
              <w:left w:w="100" w:type="dxa"/>
              <w:bottom w:w="100" w:type="dxa"/>
              <w:right w:w="100" w:type="dxa"/>
            </w:tcMar>
          </w:tcPr>
          <w:p w14:paraId="23D3E329" w14:textId="5A874A79" w:rsidR="00765724" w:rsidRPr="00934A99" w:rsidRDefault="00CD5228" w:rsidP="00484BE7">
            <w:pPr>
              <w:widowControl w:val="0"/>
              <w:spacing w:before="40" w:after="40" w:line="276" w:lineRule="auto"/>
              <w:rPr>
                <w:rFonts w:ascii="Arial" w:hAnsi="Arial" w:cs="Arial"/>
                <w:b/>
                <w:color w:val="000000" w:themeColor="text1"/>
                <w:sz w:val="22"/>
                <w:szCs w:val="22"/>
              </w:rPr>
            </w:pPr>
            <w:commentRangeStart w:id="36"/>
            <w:r w:rsidRPr="00934A99">
              <w:rPr>
                <w:rFonts w:ascii="Arial" w:hAnsi="Arial" w:cs="Arial"/>
                <w:b/>
                <w:noProof/>
                <w:color w:val="000000" w:themeColor="text1"/>
                <w:sz w:val="22"/>
                <w:szCs w:val="22"/>
              </w:rPr>
              <w:drawing>
                <wp:inline distT="0" distB="0" distL="0" distR="0" wp14:anchorId="1340E36B" wp14:editId="3DA05456">
                  <wp:extent cx="1107281" cy="118110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19243" cy="1193860"/>
                          </a:xfrm>
                          <a:prstGeom prst="rect">
                            <a:avLst/>
                          </a:prstGeom>
                        </pic:spPr>
                      </pic:pic>
                    </a:graphicData>
                  </a:graphic>
                </wp:inline>
              </w:drawing>
            </w:r>
            <w:commentRangeEnd w:id="36"/>
            <w:r w:rsidRPr="00484BE7">
              <w:rPr>
                <w:rStyle w:val="CommentReference"/>
                <w:rFonts w:ascii="Arial" w:eastAsia="Arial" w:hAnsi="Arial" w:cs="Arial"/>
                <w:sz w:val="22"/>
                <w:szCs w:val="22"/>
                <w:lang w:val="es" w:eastAsia="es-CO"/>
              </w:rPr>
              <w:commentReference w:id="36"/>
            </w:r>
          </w:p>
          <w:p w14:paraId="62CA30DC" w14:textId="2A81BAFA" w:rsidR="00A34948" w:rsidRPr="00993055" w:rsidRDefault="00765724"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w:t>
            </w:r>
            <w:r w:rsidRPr="00EE1B4C">
              <w:rPr>
                <w:rFonts w:ascii="Arial" w:hAnsi="Arial" w:cs="Arial"/>
                <w:color w:val="000000" w:themeColor="text1"/>
                <w:sz w:val="22"/>
                <w:szCs w:val="22"/>
              </w:rPr>
              <w:t>26</w:t>
            </w:r>
          </w:p>
        </w:tc>
      </w:tr>
      <w:tr w:rsidR="00F30210" w:rsidRPr="00484BE7" w14:paraId="0327A8D3" w14:textId="77777777" w:rsidTr="001F0DCF">
        <w:trPr>
          <w:trHeight w:val="420"/>
        </w:trPr>
        <w:tc>
          <w:tcPr>
            <w:tcW w:w="1683" w:type="dxa"/>
            <w:shd w:val="clear" w:color="auto" w:fill="auto"/>
            <w:tcMar>
              <w:top w:w="100" w:type="dxa"/>
              <w:left w:w="100" w:type="dxa"/>
              <w:bottom w:w="100" w:type="dxa"/>
              <w:right w:w="100" w:type="dxa"/>
            </w:tcMar>
          </w:tcPr>
          <w:p w14:paraId="3D400222" w14:textId="424F7BC1" w:rsidR="005251D4" w:rsidRPr="00EE1B4C" w:rsidRDefault="00C71910"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t xml:space="preserve">Control de </w:t>
            </w:r>
            <w:r w:rsidRPr="00196AAB">
              <w:rPr>
                <w:rFonts w:ascii="Arial" w:hAnsi="Arial" w:cs="Arial"/>
                <w:b/>
                <w:color w:val="000000"/>
                <w:sz w:val="22"/>
                <w:szCs w:val="22"/>
              </w:rPr>
              <w:t>cambios</w:t>
            </w:r>
          </w:p>
        </w:tc>
        <w:tc>
          <w:tcPr>
            <w:tcW w:w="8513" w:type="dxa"/>
            <w:shd w:val="clear" w:color="auto" w:fill="auto"/>
            <w:tcMar>
              <w:top w:w="100" w:type="dxa"/>
              <w:left w:w="100" w:type="dxa"/>
              <w:bottom w:w="100" w:type="dxa"/>
              <w:right w:w="100" w:type="dxa"/>
            </w:tcMar>
          </w:tcPr>
          <w:p w14:paraId="5B9EB6D4" w14:textId="62192513" w:rsidR="005251D4" w:rsidRPr="004945E7" w:rsidRDefault="00C71910" w:rsidP="00484BE7">
            <w:pPr>
              <w:spacing w:before="40" w:after="40" w:line="276" w:lineRule="auto"/>
              <w:jc w:val="both"/>
              <w:rPr>
                <w:rFonts w:ascii="Arial" w:hAnsi="Arial" w:cs="Arial"/>
                <w:b/>
                <w:color w:val="000000"/>
                <w:sz w:val="22"/>
                <w:szCs w:val="22"/>
              </w:rPr>
            </w:pPr>
            <w:r w:rsidRPr="004945E7">
              <w:rPr>
                <w:rFonts w:ascii="Arial" w:hAnsi="Arial" w:cs="Arial"/>
                <w:bCs/>
                <w:color w:val="000000"/>
                <w:sz w:val="22"/>
                <w:szCs w:val="22"/>
              </w:rPr>
              <w:t xml:space="preserve">Se debe incluir la fecha, </w:t>
            </w:r>
            <w:r w:rsidR="00DD1F2C">
              <w:rPr>
                <w:rFonts w:ascii="Arial" w:hAnsi="Arial" w:cs="Arial"/>
                <w:bCs/>
                <w:color w:val="000000"/>
                <w:sz w:val="22"/>
                <w:szCs w:val="22"/>
              </w:rPr>
              <w:t xml:space="preserve">la </w:t>
            </w:r>
            <w:r w:rsidRPr="004945E7">
              <w:rPr>
                <w:rFonts w:ascii="Arial" w:hAnsi="Arial" w:cs="Arial"/>
                <w:bCs/>
                <w:color w:val="000000"/>
                <w:sz w:val="22"/>
                <w:szCs w:val="22"/>
              </w:rPr>
              <w:t xml:space="preserve">versión y </w:t>
            </w:r>
            <w:r w:rsidR="00DD1F2C">
              <w:rPr>
                <w:rFonts w:ascii="Arial" w:hAnsi="Arial" w:cs="Arial"/>
                <w:bCs/>
                <w:color w:val="000000"/>
                <w:sz w:val="22"/>
                <w:szCs w:val="22"/>
              </w:rPr>
              <w:t xml:space="preserve">la </w:t>
            </w:r>
            <w:r w:rsidRPr="004945E7">
              <w:rPr>
                <w:rFonts w:ascii="Arial" w:hAnsi="Arial" w:cs="Arial"/>
                <w:bCs/>
                <w:color w:val="000000"/>
                <w:sz w:val="22"/>
                <w:szCs w:val="22"/>
              </w:rPr>
              <w:t xml:space="preserve">descripción de </w:t>
            </w:r>
            <w:r w:rsidR="00DD1F2C">
              <w:rPr>
                <w:rFonts w:ascii="Arial" w:hAnsi="Arial" w:cs="Arial"/>
                <w:bCs/>
                <w:color w:val="000000"/>
                <w:sz w:val="22"/>
                <w:szCs w:val="22"/>
              </w:rPr>
              <w:t xml:space="preserve">los </w:t>
            </w:r>
            <w:r w:rsidRPr="004945E7">
              <w:rPr>
                <w:rFonts w:ascii="Arial" w:hAnsi="Arial" w:cs="Arial"/>
                <w:bCs/>
                <w:color w:val="000000"/>
                <w:sz w:val="22"/>
                <w:szCs w:val="22"/>
              </w:rPr>
              <w:t>cambios realizados al documento.</w:t>
            </w:r>
          </w:p>
        </w:tc>
        <w:tc>
          <w:tcPr>
            <w:tcW w:w="3686" w:type="dxa"/>
            <w:shd w:val="clear" w:color="auto" w:fill="auto"/>
            <w:tcMar>
              <w:top w:w="100" w:type="dxa"/>
              <w:left w:w="100" w:type="dxa"/>
              <w:bottom w:w="100" w:type="dxa"/>
              <w:right w:w="100" w:type="dxa"/>
            </w:tcMar>
          </w:tcPr>
          <w:p w14:paraId="49954A63" w14:textId="28583200" w:rsidR="005251D4" w:rsidRPr="00934A99" w:rsidRDefault="002F6800" w:rsidP="00484BE7">
            <w:pPr>
              <w:widowControl w:val="0"/>
              <w:spacing w:before="40" w:after="40" w:line="276" w:lineRule="auto"/>
              <w:rPr>
                <w:rFonts w:ascii="Arial" w:hAnsi="Arial" w:cs="Arial"/>
                <w:b/>
                <w:color w:val="000000" w:themeColor="text1"/>
                <w:sz w:val="22"/>
                <w:szCs w:val="22"/>
              </w:rPr>
            </w:pPr>
            <w:commentRangeStart w:id="37"/>
            <w:r w:rsidRPr="00934A99">
              <w:rPr>
                <w:rFonts w:ascii="Arial" w:hAnsi="Arial" w:cs="Arial"/>
                <w:b/>
                <w:noProof/>
                <w:color w:val="000000" w:themeColor="text1"/>
                <w:sz w:val="22"/>
                <w:szCs w:val="22"/>
              </w:rPr>
              <w:drawing>
                <wp:inline distT="0" distB="0" distL="0" distR="0" wp14:anchorId="5A82E9C3" wp14:editId="48D58A25">
                  <wp:extent cx="964406" cy="1028700"/>
                  <wp:effectExtent l="0" t="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n 1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78589" cy="1043829"/>
                          </a:xfrm>
                          <a:prstGeom prst="rect">
                            <a:avLst/>
                          </a:prstGeom>
                        </pic:spPr>
                      </pic:pic>
                    </a:graphicData>
                  </a:graphic>
                </wp:inline>
              </w:drawing>
            </w:r>
            <w:commentRangeEnd w:id="37"/>
            <w:r w:rsidRPr="00484BE7">
              <w:rPr>
                <w:rStyle w:val="CommentReference"/>
                <w:rFonts w:ascii="Arial" w:eastAsia="Arial" w:hAnsi="Arial" w:cs="Arial"/>
                <w:sz w:val="22"/>
                <w:szCs w:val="22"/>
                <w:lang w:val="es" w:eastAsia="es-CO"/>
              </w:rPr>
              <w:commentReference w:id="37"/>
            </w:r>
          </w:p>
          <w:p w14:paraId="72D8D31B" w14:textId="636997DD" w:rsidR="001C12FF" w:rsidRPr="00993055" w:rsidRDefault="001C12FF"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w:t>
            </w:r>
            <w:r w:rsidRPr="00EE1B4C">
              <w:rPr>
                <w:rFonts w:ascii="Arial" w:hAnsi="Arial" w:cs="Arial"/>
                <w:color w:val="000000" w:themeColor="text1"/>
                <w:sz w:val="22"/>
                <w:szCs w:val="22"/>
              </w:rPr>
              <w:t>27</w:t>
            </w:r>
          </w:p>
        </w:tc>
      </w:tr>
      <w:tr w:rsidR="00F30210" w:rsidRPr="00484BE7" w14:paraId="0E5310CE" w14:textId="77777777" w:rsidTr="001F0DCF">
        <w:trPr>
          <w:trHeight w:val="420"/>
        </w:trPr>
        <w:tc>
          <w:tcPr>
            <w:tcW w:w="1683" w:type="dxa"/>
            <w:shd w:val="clear" w:color="auto" w:fill="auto"/>
            <w:tcMar>
              <w:top w:w="100" w:type="dxa"/>
              <w:left w:w="100" w:type="dxa"/>
              <w:bottom w:w="100" w:type="dxa"/>
              <w:right w:w="100" w:type="dxa"/>
            </w:tcMar>
          </w:tcPr>
          <w:p w14:paraId="0CF8DC42" w14:textId="7E4B8176" w:rsidR="00765724" w:rsidRPr="00B41677" w:rsidRDefault="00CE175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sz w:val="22"/>
                <w:szCs w:val="22"/>
              </w:rPr>
              <w:lastRenderedPageBreak/>
              <w:t>Anexos</w:t>
            </w:r>
          </w:p>
        </w:tc>
        <w:tc>
          <w:tcPr>
            <w:tcW w:w="8513" w:type="dxa"/>
            <w:shd w:val="clear" w:color="auto" w:fill="auto"/>
            <w:tcMar>
              <w:top w:w="100" w:type="dxa"/>
              <w:left w:w="100" w:type="dxa"/>
              <w:bottom w:w="100" w:type="dxa"/>
              <w:right w:w="100" w:type="dxa"/>
            </w:tcMar>
          </w:tcPr>
          <w:p w14:paraId="42268FE4" w14:textId="2F799CBF" w:rsidR="00765724" w:rsidRPr="00EE1B4C" w:rsidRDefault="00CB0F03" w:rsidP="00484BE7">
            <w:pPr>
              <w:spacing w:before="40" w:after="40" w:line="276" w:lineRule="auto"/>
              <w:jc w:val="both"/>
              <w:rPr>
                <w:rFonts w:ascii="Arial" w:hAnsi="Arial" w:cs="Arial"/>
                <w:color w:val="000000" w:themeColor="text1"/>
                <w:sz w:val="22"/>
                <w:szCs w:val="22"/>
              </w:rPr>
            </w:pPr>
            <w:r>
              <w:rPr>
                <w:rFonts w:ascii="Arial" w:hAnsi="Arial" w:cs="Arial"/>
                <w:bCs/>
                <w:color w:val="000000"/>
                <w:sz w:val="22"/>
                <w:szCs w:val="22"/>
              </w:rPr>
              <w:t>Se refiere a la d</w:t>
            </w:r>
            <w:r w:rsidR="00CE175A" w:rsidRPr="00196AAB">
              <w:rPr>
                <w:rFonts w:ascii="Arial" w:hAnsi="Arial" w:cs="Arial"/>
                <w:bCs/>
                <w:color w:val="000000"/>
                <w:sz w:val="22"/>
                <w:szCs w:val="22"/>
              </w:rPr>
              <w:t>ocumentación relacionada con el sistema de gestión.</w:t>
            </w:r>
          </w:p>
        </w:tc>
        <w:tc>
          <w:tcPr>
            <w:tcW w:w="3686" w:type="dxa"/>
            <w:shd w:val="clear" w:color="auto" w:fill="auto"/>
            <w:tcMar>
              <w:top w:w="100" w:type="dxa"/>
              <w:left w:w="100" w:type="dxa"/>
              <w:bottom w:w="100" w:type="dxa"/>
              <w:right w:w="100" w:type="dxa"/>
            </w:tcMar>
          </w:tcPr>
          <w:p w14:paraId="7A3C15AE" w14:textId="568BBD91" w:rsidR="00765724" w:rsidRPr="00934A99" w:rsidRDefault="00E95AC4" w:rsidP="00484BE7">
            <w:pPr>
              <w:widowControl w:val="0"/>
              <w:spacing w:before="40" w:after="40" w:line="276" w:lineRule="auto"/>
              <w:rPr>
                <w:rFonts w:ascii="Arial" w:hAnsi="Arial" w:cs="Arial"/>
                <w:b/>
                <w:color w:val="000000" w:themeColor="text1"/>
                <w:sz w:val="22"/>
                <w:szCs w:val="22"/>
              </w:rPr>
            </w:pPr>
            <w:commentRangeStart w:id="38"/>
            <w:r w:rsidRPr="00934A99">
              <w:rPr>
                <w:rFonts w:ascii="Arial" w:hAnsi="Arial" w:cs="Arial"/>
                <w:b/>
                <w:noProof/>
                <w:color w:val="000000" w:themeColor="text1"/>
                <w:sz w:val="22"/>
                <w:szCs w:val="22"/>
              </w:rPr>
              <w:drawing>
                <wp:inline distT="0" distB="0" distL="0" distR="0" wp14:anchorId="49F4472E" wp14:editId="47C0BF0B">
                  <wp:extent cx="881063" cy="93980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n 146"/>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897591" cy="957430"/>
                          </a:xfrm>
                          <a:prstGeom prst="rect">
                            <a:avLst/>
                          </a:prstGeom>
                        </pic:spPr>
                      </pic:pic>
                    </a:graphicData>
                  </a:graphic>
                </wp:inline>
              </w:drawing>
            </w:r>
            <w:commentRangeEnd w:id="38"/>
            <w:r w:rsidRPr="00484BE7">
              <w:rPr>
                <w:rStyle w:val="CommentReference"/>
                <w:rFonts w:ascii="Arial" w:eastAsia="Arial" w:hAnsi="Arial" w:cs="Arial"/>
                <w:sz w:val="22"/>
                <w:szCs w:val="22"/>
                <w:lang w:val="es" w:eastAsia="es-CO"/>
              </w:rPr>
              <w:commentReference w:id="38"/>
            </w:r>
          </w:p>
          <w:p w14:paraId="5C6AF558" w14:textId="065A5C57" w:rsidR="001C12FF" w:rsidRPr="00993055" w:rsidRDefault="001C12FF"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Pr="00196AAB">
              <w:rPr>
                <w:rFonts w:ascii="Arial" w:hAnsi="Arial" w:cs="Arial"/>
                <w:color w:val="000000" w:themeColor="text1"/>
                <w:sz w:val="22"/>
                <w:szCs w:val="22"/>
              </w:rPr>
              <w:t>135401_i</w:t>
            </w:r>
            <w:r w:rsidRPr="00EE1B4C">
              <w:rPr>
                <w:rFonts w:ascii="Arial" w:hAnsi="Arial" w:cs="Arial"/>
                <w:color w:val="000000" w:themeColor="text1"/>
                <w:sz w:val="22"/>
                <w:szCs w:val="22"/>
              </w:rPr>
              <w:t>28</w:t>
            </w:r>
          </w:p>
        </w:tc>
      </w:tr>
    </w:tbl>
    <w:p w14:paraId="1E4461F1" w14:textId="77777777" w:rsidR="00C7711C" w:rsidRPr="00484BE7" w:rsidRDefault="00C7711C" w:rsidP="00484BE7">
      <w:pPr>
        <w:spacing w:before="40" w:after="40" w:line="276" w:lineRule="auto"/>
        <w:jc w:val="both"/>
        <w:rPr>
          <w:rFonts w:ascii="Arial" w:hAnsi="Arial" w:cs="Arial"/>
          <w:b/>
          <w:color w:val="000000" w:themeColor="text1"/>
          <w:sz w:val="22"/>
          <w:szCs w:val="22"/>
        </w:rPr>
      </w:pPr>
    </w:p>
    <w:p w14:paraId="24B4DBC6" w14:textId="7CCB4C8B" w:rsidR="00C7711C" w:rsidRPr="00B41677" w:rsidRDefault="00C7711C" w:rsidP="00484BE7">
      <w:pPr>
        <w:spacing w:before="40" w:after="40" w:line="276" w:lineRule="auto"/>
        <w:jc w:val="both"/>
        <w:rPr>
          <w:rFonts w:ascii="Arial" w:hAnsi="Arial" w:cs="Arial"/>
          <w:b/>
          <w:color w:val="000000" w:themeColor="text1"/>
          <w:sz w:val="22"/>
          <w:szCs w:val="22"/>
        </w:rPr>
      </w:pPr>
      <w:r w:rsidRPr="00934A99">
        <w:rPr>
          <w:rFonts w:ascii="Arial" w:hAnsi="Arial" w:cs="Arial"/>
          <w:b/>
          <w:color w:val="000000" w:themeColor="text1"/>
          <w:sz w:val="22"/>
          <w:szCs w:val="22"/>
        </w:rPr>
        <w:t>Métodos de divulgación documental</w:t>
      </w:r>
    </w:p>
    <w:p w14:paraId="6128DCB2" w14:textId="77777777" w:rsidR="003B2DAB" w:rsidRPr="00484BE7" w:rsidRDefault="003B2DAB"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3B2DAB" w:rsidRPr="00484BE7" w14:paraId="711C6B49" w14:textId="77777777" w:rsidTr="001D032A">
        <w:trPr>
          <w:trHeight w:val="444"/>
        </w:trPr>
        <w:tc>
          <w:tcPr>
            <w:tcW w:w="13422" w:type="dxa"/>
            <w:shd w:val="clear" w:color="auto" w:fill="8DB3E2"/>
          </w:tcPr>
          <w:p w14:paraId="77A78814" w14:textId="77777777" w:rsidR="003B2DAB" w:rsidRPr="00B41677" w:rsidRDefault="003B2DAB" w:rsidP="00484BE7">
            <w:pPr>
              <w:pStyle w:val="Heading1"/>
              <w:spacing w:before="40" w:after="40"/>
              <w:jc w:val="center"/>
              <w:rPr>
                <w:sz w:val="22"/>
                <w:szCs w:val="22"/>
              </w:rPr>
            </w:pPr>
            <w:r w:rsidRPr="00934A99">
              <w:rPr>
                <w:sz w:val="22"/>
                <w:szCs w:val="22"/>
              </w:rPr>
              <w:t>Cuadro de texto</w:t>
            </w:r>
          </w:p>
        </w:tc>
      </w:tr>
      <w:tr w:rsidR="003B2DAB" w:rsidRPr="00484BE7" w14:paraId="2B274F09" w14:textId="77777777" w:rsidTr="001D032A">
        <w:tc>
          <w:tcPr>
            <w:tcW w:w="13422" w:type="dxa"/>
          </w:tcPr>
          <w:p w14:paraId="4789D8B2" w14:textId="20F43953" w:rsidR="003B2DAB" w:rsidRPr="005831C8" w:rsidRDefault="003B2DAB" w:rsidP="00484BE7">
            <w:pPr>
              <w:spacing w:before="40" w:after="40" w:line="276" w:lineRule="auto"/>
              <w:jc w:val="both"/>
              <w:rPr>
                <w:rFonts w:ascii="Arial" w:hAnsi="Arial" w:cs="Arial"/>
                <w:bCs/>
                <w:color w:val="000000" w:themeColor="text1"/>
                <w:sz w:val="22"/>
                <w:szCs w:val="22"/>
              </w:rPr>
            </w:pPr>
            <w:r w:rsidRPr="00934A99">
              <w:rPr>
                <w:rFonts w:ascii="Arial" w:hAnsi="Arial" w:cs="Arial"/>
                <w:bCs/>
                <w:color w:val="000000" w:themeColor="text1"/>
                <w:sz w:val="22"/>
                <w:szCs w:val="22"/>
              </w:rPr>
              <w:t>La divulgación documental es un proceso</w:t>
            </w:r>
            <w:r w:rsidRPr="00B41677">
              <w:rPr>
                <w:rFonts w:ascii="Arial" w:hAnsi="Arial" w:cs="Arial"/>
                <w:bCs/>
                <w:color w:val="000000" w:themeColor="text1"/>
                <w:sz w:val="22"/>
                <w:szCs w:val="22"/>
              </w:rPr>
              <w:t xml:space="preserve"> estratégico e</w:t>
            </w:r>
            <w:r w:rsidR="00D71AB8" w:rsidRPr="00E50931">
              <w:rPr>
                <w:rFonts w:ascii="Arial" w:hAnsi="Arial" w:cs="Arial"/>
                <w:bCs/>
                <w:color w:val="000000" w:themeColor="text1"/>
                <w:sz w:val="22"/>
                <w:szCs w:val="22"/>
              </w:rPr>
              <w:t>n</w:t>
            </w:r>
            <w:r w:rsidRPr="00675E49">
              <w:rPr>
                <w:rFonts w:ascii="Arial" w:hAnsi="Arial" w:cs="Arial"/>
                <w:bCs/>
                <w:color w:val="000000" w:themeColor="text1"/>
                <w:sz w:val="22"/>
                <w:szCs w:val="22"/>
              </w:rPr>
              <w:t xml:space="preserve"> el que se debe hacer uso de herramientas comunicativas y formativas, enfocadas hacia el</w:t>
            </w:r>
            <w:r w:rsidRPr="00196AAB">
              <w:rPr>
                <w:rFonts w:ascii="Arial" w:hAnsi="Arial" w:cs="Arial"/>
                <w:bCs/>
                <w:color w:val="000000" w:themeColor="text1"/>
                <w:sz w:val="22"/>
                <w:szCs w:val="22"/>
              </w:rPr>
              <w:t xml:space="preserve"> reconocimiento y apropiación del sistema de gestión documental por parte de los miembros que </w:t>
            </w:r>
            <w:r w:rsidR="00A202F0">
              <w:rPr>
                <w:rFonts w:ascii="Arial" w:hAnsi="Arial" w:cs="Arial"/>
                <w:bCs/>
                <w:color w:val="000000" w:themeColor="text1"/>
                <w:sz w:val="22"/>
                <w:szCs w:val="22"/>
              </w:rPr>
              <w:t>conforman</w:t>
            </w:r>
            <w:r w:rsidRPr="00EE1B4C">
              <w:rPr>
                <w:rFonts w:ascii="Arial" w:hAnsi="Arial" w:cs="Arial"/>
                <w:bCs/>
                <w:color w:val="000000" w:themeColor="text1"/>
                <w:sz w:val="22"/>
                <w:szCs w:val="22"/>
              </w:rPr>
              <w:t xml:space="preserve"> la organización</w:t>
            </w:r>
            <w:r w:rsidR="00A202F0">
              <w:rPr>
                <w:rFonts w:ascii="Arial" w:hAnsi="Arial" w:cs="Arial"/>
                <w:bCs/>
                <w:color w:val="000000" w:themeColor="text1"/>
                <w:sz w:val="22"/>
                <w:szCs w:val="22"/>
              </w:rPr>
              <w:t>;</w:t>
            </w:r>
            <w:r w:rsidRPr="00EE1B4C">
              <w:rPr>
                <w:rFonts w:ascii="Arial" w:hAnsi="Arial" w:cs="Arial"/>
                <w:bCs/>
                <w:color w:val="000000" w:themeColor="text1"/>
                <w:sz w:val="22"/>
                <w:szCs w:val="22"/>
              </w:rPr>
              <w:t xml:space="preserve"> </w:t>
            </w:r>
            <w:r w:rsidRPr="004945E7">
              <w:rPr>
                <w:rFonts w:ascii="Arial" w:hAnsi="Arial" w:cs="Arial"/>
                <w:bCs/>
                <w:color w:val="000000" w:themeColor="text1"/>
                <w:sz w:val="22"/>
                <w:szCs w:val="22"/>
              </w:rPr>
              <w:t>debe abarcar e involucrar a la totalidad d</w:t>
            </w:r>
            <w:r w:rsidRPr="006A0ABA">
              <w:rPr>
                <w:rFonts w:ascii="Arial" w:hAnsi="Arial" w:cs="Arial"/>
                <w:bCs/>
                <w:color w:val="000000" w:themeColor="text1"/>
                <w:sz w:val="22"/>
                <w:szCs w:val="22"/>
              </w:rPr>
              <w:t>e las áreas funcionales y a los responsables de los diferentes procesos</w:t>
            </w:r>
            <w:r w:rsidRPr="006C6F85">
              <w:rPr>
                <w:rFonts w:ascii="Arial" w:hAnsi="Arial" w:cs="Arial"/>
                <w:bCs/>
                <w:color w:val="000000" w:themeColor="text1"/>
                <w:sz w:val="22"/>
                <w:szCs w:val="22"/>
              </w:rPr>
              <w:t xml:space="preserve"> que se llevan a cabo</w:t>
            </w:r>
            <w:r w:rsidR="00313E64">
              <w:rPr>
                <w:rFonts w:ascii="Arial" w:hAnsi="Arial" w:cs="Arial"/>
                <w:bCs/>
                <w:color w:val="000000" w:themeColor="text1"/>
                <w:sz w:val="22"/>
                <w:szCs w:val="22"/>
              </w:rPr>
              <w:t xml:space="preserve"> en la empresa</w:t>
            </w:r>
            <w:r w:rsidR="00A202F0">
              <w:rPr>
                <w:rFonts w:ascii="Arial" w:hAnsi="Arial" w:cs="Arial"/>
                <w:bCs/>
                <w:color w:val="000000" w:themeColor="text1"/>
                <w:sz w:val="22"/>
                <w:szCs w:val="22"/>
              </w:rPr>
              <w:t>;</w:t>
            </w:r>
            <w:r w:rsidRPr="006C6F85">
              <w:rPr>
                <w:rFonts w:ascii="Arial" w:hAnsi="Arial" w:cs="Arial"/>
                <w:bCs/>
                <w:color w:val="000000" w:themeColor="text1"/>
                <w:sz w:val="22"/>
                <w:szCs w:val="22"/>
              </w:rPr>
              <w:t xml:space="preserve"> para lograrlo de manera efectiva, es importante realizar procesos de sensibilización y capacitación, en los que se evidencie la importancia de su apropiación y uso adecuado, así como </w:t>
            </w:r>
            <w:r w:rsidR="00A202F0">
              <w:rPr>
                <w:rFonts w:ascii="Arial" w:hAnsi="Arial" w:cs="Arial"/>
                <w:bCs/>
                <w:color w:val="000000" w:themeColor="text1"/>
                <w:sz w:val="22"/>
                <w:szCs w:val="22"/>
              </w:rPr>
              <w:t xml:space="preserve">también </w:t>
            </w:r>
            <w:r w:rsidRPr="006C6F85">
              <w:rPr>
                <w:rFonts w:ascii="Arial" w:hAnsi="Arial" w:cs="Arial"/>
                <w:bCs/>
                <w:color w:val="000000" w:themeColor="text1"/>
                <w:sz w:val="22"/>
                <w:szCs w:val="22"/>
              </w:rPr>
              <w:t>las ventajas que se derivan de su correcta aplicación</w:t>
            </w:r>
            <w:r w:rsidR="00D71AB8" w:rsidRPr="006C6F85">
              <w:rPr>
                <w:rFonts w:ascii="Arial" w:hAnsi="Arial" w:cs="Arial"/>
                <w:bCs/>
                <w:color w:val="000000" w:themeColor="text1"/>
                <w:sz w:val="22"/>
                <w:szCs w:val="22"/>
              </w:rPr>
              <w:t>. P</w:t>
            </w:r>
            <w:r w:rsidRPr="00F30210">
              <w:rPr>
                <w:rFonts w:ascii="Arial" w:hAnsi="Arial" w:cs="Arial"/>
                <w:bCs/>
                <w:color w:val="000000" w:themeColor="text1"/>
                <w:sz w:val="22"/>
                <w:szCs w:val="22"/>
              </w:rPr>
              <w:t xml:space="preserve">ara </w:t>
            </w:r>
            <w:r w:rsidR="00313E64">
              <w:rPr>
                <w:rFonts w:ascii="Arial" w:hAnsi="Arial" w:cs="Arial"/>
                <w:bCs/>
                <w:color w:val="000000" w:themeColor="text1"/>
                <w:sz w:val="22"/>
                <w:szCs w:val="22"/>
              </w:rPr>
              <w:t>lograrr este objetivo,</w:t>
            </w:r>
            <w:r w:rsidRPr="00F30210">
              <w:rPr>
                <w:rFonts w:ascii="Arial" w:hAnsi="Arial" w:cs="Arial"/>
                <w:bCs/>
                <w:color w:val="000000" w:themeColor="text1"/>
                <w:sz w:val="22"/>
                <w:szCs w:val="22"/>
              </w:rPr>
              <w:t xml:space="preserve"> se puede disponer de acciones como</w:t>
            </w:r>
            <w:r w:rsidR="00313E64">
              <w:rPr>
                <w:rFonts w:ascii="Arial" w:hAnsi="Arial" w:cs="Arial"/>
                <w:bCs/>
                <w:color w:val="000000" w:themeColor="text1"/>
                <w:sz w:val="22"/>
                <w:szCs w:val="22"/>
              </w:rPr>
              <w:t xml:space="preserve"> las que se nombran a continuación</w:t>
            </w:r>
            <w:r w:rsidRPr="00F30210">
              <w:rPr>
                <w:rFonts w:ascii="Arial" w:hAnsi="Arial" w:cs="Arial"/>
                <w:bCs/>
                <w:color w:val="000000" w:themeColor="text1"/>
                <w:sz w:val="22"/>
                <w:szCs w:val="22"/>
              </w:rPr>
              <w:t>:</w:t>
            </w:r>
          </w:p>
          <w:p w14:paraId="0E4AFA4F" w14:textId="77777777" w:rsidR="003B2DAB" w:rsidRPr="005831C8" w:rsidRDefault="003B2DAB" w:rsidP="00484BE7">
            <w:pPr>
              <w:spacing w:before="40" w:after="40" w:line="276" w:lineRule="auto"/>
              <w:jc w:val="both"/>
              <w:rPr>
                <w:rFonts w:ascii="Arial" w:hAnsi="Arial" w:cs="Arial"/>
                <w:bCs/>
                <w:color w:val="000000" w:themeColor="text1"/>
                <w:sz w:val="22"/>
                <w:szCs w:val="22"/>
              </w:rPr>
            </w:pPr>
          </w:p>
          <w:p w14:paraId="6D7173C6" w14:textId="77777777" w:rsidR="003B2DAB" w:rsidRPr="005831C8" w:rsidRDefault="003B2DAB" w:rsidP="00CA6586">
            <w:pPr>
              <w:pStyle w:val="ListParagraph"/>
              <w:numPr>
                <w:ilvl w:val="0"/>
                <w:numId w:val="9"/>
              </w:numPr>
              <w:spacing w:before="40" w:after="40"/>
              <w:jc w:val="both"/>
              <w:rPr>
                <w:bCs/>
                <w:color w:val="000000" w:themeColor="text1"/>
              </w:rPr>
            </w:pPr>
            <w:r w:rsidRPr="005831C8">
              <w:rPr>
                <w:bCs/>
                <w:color w:val="000000" w:themeColor="text1"/>
              </w:rPr>
              <w:t>Charlas de sensibilización.</w:t>
            </w:r>
          </w:p>
          <w:p w14:paraId="34737348" w14:textId="77777777" w:rsidR="003B2DAB" w:rsidRPr="008C1B64" w:rsidRDefault="003B2DAB" w:rsidP="00CA6586">
            <w:pPr>
              <w:pStyle w:val="ListParagraph"/>
              <w:numPr>
                <w:ilvl w:val="0"/>
                <w:numId w:val="9"/>
              </w:numPr>
              <w:spacing w:before="40" w:after="40"/>
              <w:jc w:val="both"/>
              <w:rPr>
                <w:bCs/>
                <w:color w:val="000000" w:themeColor="text1"/>
              </w:rPr>
            </w:pPr>
            <w:r w:rsidRPr="00A46890">
              <w:rPr>
                <w:bCs/>
                <w:color w:val="000000" w:themeColor="text1"/>
              </w:rPr>
              <w:t>Capacitaciones</w:t>
            </w:r>
            <w:r w:rsidRPr="00B00D8A">
              <w:rPr>
                <w:bCs/>
                <w:color w:val="000000" w:themeColor="text1"/>
              </w:rPr>
              <w:t xml:space="preserve"> (grupales o individuales)</w:t>
            </w:r>
            <w:r w:rsidRPr="00BB17CF">
              <w:rPr>
                <w:bCs/>
                <w:color w:val="000000" w:themeColor="text1"/>
              </w:rPr>
              <w:t>.</w:t>
            </w:r>
          </w:p>
          <w:p w14:paraId="4C1A70D7" w14:textId="77777777" w:rsidR="003B2DAB" w:rsidRPr="00FE54F6" w:rsidRDefault="003B2DAB" w:rsidP="00CA6586">
            <w:pPr>
              <w:pStyle w:val="ListParagraph"/>
              <w:numPr>
                <w:ilvl w:val="0"/>
                <w:numId w:val="9"/>
              </w:numPr>
              <w:spacing w:before="40" w:after="40"/>
              <w:jc w:val="both"/>
              <w:rPr>
                <w:bCs/>
                <w:color w:val="000000" w:themeColor="text1"/>
              </w:rPr>
            </w:pPr>
            <w:r w:rsidRPr="000C132A">
              <w:rPr>
                <w:bCs/>
                <w:color w:val="000000" w:themeColor="text1"/>
              </w:rPr>
              <w:t>Comunicaciones oficiales.</w:t>
            </w:r>
          </w:p>
          <w:p w14:paraId="1871AAD7" w14:textId="77777777" w:rsidR="003B2DAB" w:rsidRPr="00CC2CA7" w:rsidRDefault="003B2DAB" w:rsidP="00CA6586">
            <w:pPr>
              <w:pStyle w:val="ListParagraph"/>
              <w:numPr>
                <w:ilvl w:val="0"/>
                <w:numId w:val="9"/>
              </w:numPr>
              <w:spacing w:before="40" w:after="40"/>
              <w:jc w:val="both"/>
              <w:rPr>
                <w:bCs/>
                <w:color w:val="000000" w:themeColor="text1"/>
              </w:rPr>
            </w:pPr>
            <w:r w:rsidRPr="004E53BD">
              <w:rPr>
                <w:bCs/>
                <w:color w:val="000000" w:themeColor="text1"/>
              </w:rPr>
              <w:t xml:space="preserve">Repositorios o </w:t>
            </w:r>
            <w:r w:rsidRPr="002E0F68">
              <w:rPr>
                <w:bCs/>
                <w:color w:val="000000" w:themeColor="text1"/>
              </w:rPr>
              <w:t>bancos de documentos.</w:t>
            </w:r>
          </w:p>
          <w:p w14:paraId="4477A60D" w14:textId="77777777" w:rsidR="00CB30AF" w:rsidRPr="00484BE7" w:rsidRDefault="00CB30AF" w:rsidP="00484BE7">
            <w:pPr>
              <w:spacing w:before="40" w:after="40" w:line="276" w:lineRule="auto"/>
              <w:jc w:val="both"/>
              <w:rPr>
                <w:rFonts w:ascii="Arial" w:hAnsi="Arial" w:cs="Arial"/>
                <w:bCs/>
                <w:color w:val="000000" w:themeColor="text1"/>
                <w:sz w:val="22"/>
                <w:szCs w:val="22"/>
              </w:rPr>
            </w:pPr>
          </w:p>
          <w:p w14:paraId="7BA1D72F" w14:textId="77777777" w:rsidR="00CB30AF" w:rsidRPr="00484BE7" w:rsidRDefault="00CB30AF" w:rsidP="00484BE7">
            <w:pPr>
              <w:spacing w:before="40" w:after="40" w:line="276" w:lineRule="auto"/>
              <w:jc w:val="center"/>
              <w:rPr>
                <w:rFonts w:ascii="Arial" w:hAnsi="Arial" w:cs="Arial"/>
                <w:bCs/>
                <w:color w:val="000000" w:themeColor="text1"/>
                <w:sz w:val="22"/>
                <w:szCs w:val="22"/>
              </w:rPr>
            </w:pPr>
            <w:commentRangeStart w:id="39"/>
            <w:r w:rsidRPr="00484BE7">
              <w:rPr>
                <w:rFonts w:ascii="Arial" w:hAnsi="Arial" w:cs="Arial"/>
                <w:bCs/>
                <w:noProof/>
                <w:color w:val="000000" w:themeColor="text1"/>
                <w:sz w:val="22"/>
                <w:szCs w:val="22"/>
              </w:rPr>
              <w:lastRenderedPageBreak/>
              <w:drawing>
                <wp:inline distT="0" distB="0" distL="0" distR="0" wp14:anchorId="44C99B2E" wp14:editId="6EFC1566">
                  <wp:extent cx="2273300" cy="1404847"/>
                  <wp:effectExtent l="0" t="0" r="0" b="508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n 14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9026" cy="1414566"/>
                          </a:xfrm>
                          <a:prstGeom prst="rect">
                            <a:avLst/>
                          </a:prstGeom>
                        </pic:spPr>
                      </pic:pic>
                    </a:graphicData>
                  </a:graphic>
                </wp:inline>
              </w:drawing>
            </w:r>
            <w:commentRangeEnd w:id="39"/>
            <w:r w:rsidRPr="00484BE7">
              <w:rPr>
                <w:rStyle w:val="CommentReference"/>
                <w:rFonts w:ascii="Arial" w:eastAsia="Arial" w:hAnsi="Arial" w:cs="Arial"/>
                <w:sz w:val="22"/>
                <w:szCs w:val="22"/>
                <w:lang w:val="es" w:eastAsia="es-CO"/>
              </w:rPr>
              <w:commentReference w:id="39"/>
            </w:r>
          </w:p>
          <w:p w14:paraId="74A2F894" w14:textId="3335349E" w:rsidR="00CB30AF" w:rsidRPr="00484BE7" w:rsidRDefault="00CB30AF" w:rsidP="00484BE7">
            <w:pPr>
              <w:spacing w:before="40" w:after="40" w:line="276" w:lineRule="auto"/>
              <w:jc w:val="center"/>
              <w:rPr>
                <w:rFonts w:ascii="Arial" w:hAnsi="Arial" w:cs="Arial"/>
                <w:bCs/>
                <w:color w:val="000000" w:themeColor="text1"/>
                <w:sz w:val="22"/>
                <w:szCs w:val="22"/>
              </w:rPr>
            </w:pPr>
            <w:r w:rsidRPr="00934A99">
              <w:rPr>
                <w:rFonts w:ascii="Arial" w:hAnsi="Arial" w:cs="Arial"/>
                <w:b/>
                <w:color w:val="000000" w:themeColor="text1"/>
                <w:sz w:val="22"/>
                <w:szCs w:val="22"/>
              </w:rPr>
              <w:t xml:space="preserve">Imagen: </w:t>
            </w:r>
            <w:r w:rsidRPr="00B41677">
              <w:rPr>
                <w:rFonts w:ascii="Arial" w:hAnsi="Arial" w:cs="Arial"/>
                <w:color w:val="000000" w:themeColor="text1"/>
                <w:sz w:val="22"/>
                <w:szCs w:val="22"/>
              </w:rPr>
              <w:t>135401_i</w:t>
            </w:r>
            <w:r w:rsidRPr="00E50931">
              <w:rPr>
                <w:rFonts w:ascii="Arial" w:hAnsi="Arial" w:cs="Arial"/>
                <w:color w:val="000000" w:themeColor="text1"/>
                <w:sz w:val="22"/>
                <w:szCs w:val="22"/>
              </w:rPr>
              <w:t>29</w:t>
            </w:r>
          </w:p>
        </w:tc>
      </w:tr>
    </w:tbl>
    <w:p w14:paraId="4305142C" w14:textId="77777777" w:rsidR="00D71AB8" w:rsidRPr="00484BE7" w:rsidRDefault="00D71AB8"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D71AB8" w:rsidRPr="00484BE7" w14:paraId="2D696228" w14:textId="77777777" w:rsidTr="001D032A">
        <w:trPr>
          <w:trHeight w:val="580"/>
        </w:trPr>
        <w:tc>
          <w:tcPr>
            <w:tcW w:w="1432" w:type="dxa"/>
            <w:shd w:val="clear" w:color="auto" w:fill="C9DAF8"/>
            <w:tcMar>
              <w:top w:w="100" w:type="dxa"/>
              <w:left w:w="100" w:type="dxa"/>
              <w:bottom w:w="100" w:type="dxa"/>
              <w:right w:w="100" w:type="dxa"/>
            </w:tcMar>
          </w:tcPr>
          <w:p w14:paraId="34E3BCF1" w14:textId="77777777" w:rsidR="00D71AB8" w:rsidRPr="00484BE7" w:rsidRDefault="00D71AB8"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1FD4450A" w14:textId="77777777" w:rsidR="00D71AB8" w:rsidRPr="00B41677" w:rsidRDefault="00D71AB8" w:rsidP="00484BE7">
            <w:pPr>
              <w:pStyle w:val="Title"/>
              <w:spacing w:before="40" w:after="40"/>
              <w:jc w:val="center"/>
              <w:rPr>
                <w:sz w:val="22"/>
                <w:szCs w:val="22"/>
              </w:rPr>
            </w:pPr>
            <w:r w:rsidRPr="00934A99">
              <w:rPr>
                <w:sz w:val="22"/>
                <w:szCs w:val="22"/>
              </w:rPr>
              <w:t>Cajón de texto de color</w:t>
            </w:r>
          </w:p>
        </w:tc>
      </w:tr>
      <w:tr w:rsidR="00D71AB8" w:rsidRPr="00484BE7" w14:paraId="4DF39103" w14:textId="77777777" w:rsidTr="001D032A">
        <w:trPr>
          <w:trHeight w:val="420"/>
        </w:trPr>
        <w:tc>
          <w:tcPr>
            <w:tcW w:w="13412" w:type="dxa"/>
            <w:gridSpan w:val="2"/>
            <w:shd w:val="clear" w:color="auto" w:fill="auto"/>
            <w:tcMar>
              <w:top w:w="100" w:type="dxa"/>
              <w:left w:w="100" w:type="dxa"/>
              <w:bottom w:w="100" w:type="dxa"/>
              <w:right w:w="100" w:type="dxa"/>
            </w:tcMar>
          </w:tcPr>
          <w:p w14:paraId="3EE763FC" w14:textId="1976C09F" w:rsidR="00D71AB8" w:rsidRPr="00F30210" w:rsidRDefault="00D71AB8" w:rsidP="00484BE7">
            <w:pPr>
              <w:spacing w:before="40" w:after="40" w:line="276" w:lineRule="auto"/>
              <w:jc w:val="both"/>
              <w:rPr>
                <w:rFonts w:ascii="Arial" w:hAnsi="Arial" w:cs="Arial"/>
                <w:bCs/>
                <w:color w:val="000000" w:themeColor="text1"/>
                <w:sz w:val="22"/>
                <w:szCs w:val="22"/>
              </w:rPr>
            </w:pPr>
            <w:r w:rsidRPr="00934A99">
              <w:rPr>
                <w:rFonts w:ascii="Arial" w:hAnsi="Arial" w:cs="Arial"/>
                <w:bCs/>
                <w:color w:val="000000" w:themeColor="text1"/>
                <w:sz w:val="22"/>
                <w:szCs w:val="22"/>
              </w:rPr>
              <w:t xml:space="preserve">Los </w:t>
            </w:r>
            <w:r w:rsidRPr="00B41677">
              <w:rPr>
                <w:rFonts w:ascii="Arial" w:hAnsi="Arial" w:cs="Arial"/>
                <w:bCs/>
                <w:color w:val="000000" w:themeColor="text1"/>
                <w:sz w:val="22"/>
                <w:szCs w:val="22"/>
              </w:rPr>
              <w:t xml:space="preserve">encargados </w:t>
            </w:r>
            <w:r w:rsidRPr="00E50931">
              <w:rPr>
                <w:rFonts w:ascii="Arial" w:hAnsi="Arial" w:cs="Arial"/>
                <w:bCs/>
                <w:color w:val="000000" w:themeColor="text1"/>
                <w:sz w:val="22"/>
                <w:szCs w:val="22"/>
              </w:rPr>
              <w:t>del sistema de gestión documental y la alta dirección</w:t>
            </w:r>
            <w:r w:rsidR="00A46890">
              <w:rPr>
                <w:rFonts w:ascii="Arial" w:hAnsi="Arial" w:cs="Arial"/>
                <w:bCs/>
                <w:color w:val="000000" w:themeColor="text1"/>
                <w:sz w:val="22"/>
                <w:szCs w:val="22"/>
              </w:rPr>
              <w:t>,</w:t>
            </w:r>
            <w:r w:rsidRPr="00E50931">
              <w:rPr>
                <w:rFonts w:ascii="Arial" w:hAnsi="Arial" w:cs="Arial"/>
                <w:bCs/>
                <w:color w:val="000000" w:themeColor="text1"/>
                <w:sz w:val="22"/>
                <w:szCs w:val="22"/>
              </w:rPr>
              <w:t xml:space="preserve"> son responsables de </w:t>
            </w:r>
            <w:r w:rsidRPr="00675E49">
              <w:rPr>
                <w:rFonts w:ascii="Arial" w:hAnsi="Arial" w:cs="Arial"/>
                <w:bCs/>
                <w:color w:val="000000" w:themeColor="text1"/>
                <w:sz w:val="22"/>
                <w:szCs w:val="22"/>
              </w:rPr>
              <w:t>los procesos de apropiación por parte de los equipos que hacen parte de</w:t>
            </w:r>
            <w:r w:rsidRPr="00196AAB">
              <w:rPr>
                <w:rFonts w:ascii="Arial" w:hAnsi="Arial" w:cs="Arial"/>
                <w:bCs/>
                <w:color w:val="000000" w:themeColor="text1"/>
                <w:sz w:val="22"/>
                <w:szCs w:val="22"/>
              </w:rPr>
              <w:t xml:space="preserve"> la organización; por </w:t>
            </w:r>
            <w:r w:rsidR="00A46890">
              <w:rPr>
                <w:rFonts w:ascii="Arial" w:hAnsi="Arial" w:cs="Arial"/>
                <w:bCs/>
                <w:color w:val="000000" w:themeColor="text1"/>
                <w:sz w:val="22"/>
                <w:szCs w:val="22"/>
              </w:rPr>
              <w:t>otro lado</w:t>
            </w:r>
            <w:r w:rsidRPr="00196AAB">
              <w:rPr>
                <w:rFonts w:ascii="Arial" w:hAnsi="Arial" w:cs="Arial"/>
                <w:bCs/>
                <w:color w:val="000000" w:themeColor="text1"/>
                <w:sz w:val="22"/>
                <w:szCs w:val="22"/>
              </w:rPr>
              <w:t xml:space="preserve">, los </w:t>
            </w:r>
            <w:r w:rsidRPr="00EE1B4C">
              <w:rPr>
                <w:rFonts w:ascii="Arial" w:hAnsi="Arial" w:cs="Arial"/>
                <w:bCs/>
                <w:color w:val="000000" w:themeColor="text1"/>
                <w:sz w:val="22"/>
                <w:szCs w:val="22"/>
              </w:rPr>
              <w:t>líderes o responsables</w:t>
            </w:r>
            <w:r w:rsidRPr="00993055">
              <w:rPr>
                <w:rFonts w:ascii="Arial" w:hAnsi="Arial" w:cs="Arial"/>
                <w:bCs/>
                <w:color w:val="000000" w:themeColor="text1"/>
                <w:sz w:val="22"/>
                <w:szCs w:val="22"/>
              </w:rPr>
              <w:t xml:space="preserve"> de</w:t>
            </w:r>
            <w:r w:rsidR="00A41345">
              <w:rPr>
                <w:rFonts w:ascii="Arial" w:hAnsi="Arial" w:cs="Arial"/>
                <w:bCs/>
                <w:color w:val="000000" w:themeColor="text1"/>
                <w:sz w:val="22"/>
                <w:szCs w:val="22"/>
              </w:rPr>
              <w:t>l</w:t>
            </w:r>
            <w:r w:rsidRPr="00993055">
              <w:rPr>
                <w:rFonts w:ascii="Arial" w:hAnsi="Arial" w:cs="Arial"/>
                <w:bCs/>
                <w:color w:val="000000" w:themeColor="text1"/>
                <w:sz w:val="22"/>
                <w:szCs w:val="22"/>
              </w:rPr>
              <w:t xml:space="preserve"> proceso</w:t>
            </w:r>
            <w:r w:rsidRPr="004945E7">
              <w:rPr>
                <w:rFonts w:ascii="Arial" w:hAnsi="Arial" w:cs="Arial"/>
                <w:bCs/>
                <w:color w:val="000000" w:themeColor="text1"/>
                <w:sz w:val="22"/>
                <w:szCs w:val="22"/>
              </w:rPr>
              <w:t>, dada la naturaleza de sus funciones y la familiaridad con el proceso a su cargo, están llamados a identificar</w:t>
            </w:r>
            <w:r w:rsidR="0092313F" w:rsidRPr="004945E7">
              <w:rPr>
                <w:rFonts w:ascii="Arial" w:hAnsi="Arial" w:cs="Arial"/>
                <w:bCs/>
                <w:color w:val="000000" w:themeColor="text1"/>
                <w:sz w:val="22"/>
                <w:szCs w:val="22"/>
              </w:rPr>
              <w:t xml:space="preserve"> las</w:t>
            </w:r>
            <w:r w:rsidRPr="006A0ABA">
              <w:rPr>
                <w:rFonts w:ascii="Arial" w:hAnsi="Arial" w:cs="Arial"/>
                <w:bCs/>
                <w:color w:val="000000" w:themeColor="text1"/>
                <w:sz w:val="22"/>
                <w:szCs w:val="22"/>
              </w:rPr>
              <w:t xml:space="preserve"> oportunidades de mejora y </w:t>
            </w:r>
            <w:r w:rsidR="0092313F" w:rsidRPr="006A0ABA">
              <w:rPr>
                <w:rFonts w:ascii="Arial" w:hAnsi="Arial" w:cs="Arial"/>
                <w:bCs/>
                <w:color w:val="000000" w:themeColor="text1"/>
                <w:sz w:val="22"/>
                <w:szCs w:val="22"/>
              </w:rPr>
              <w:t xml:space="preserve">la </w:t>
            </w:r>
            <w:r w:rsidRPr="006C6F85">
              <w:rPr>
                <w:rFonts w:ascii="Arial" w:hAnsi="Arial" w:cs="Arial"/>
                <w:bCs/>
                <w:color w:val="000000" w:themeColor="text1"/>
                <w:sz w:val="22"/>
                <w:szCs w:val="22"/>
              </w:rPr>
              <w:t>actualización de los mismos, con el fin de dar trámite al procedimiento relacionado con su ajuste y posterior aprobación</w:t>
            </w:r>
            <w:r w:rsidR="00A41345">
              <w:rPr>
                <w:rFonts w:ascii="Arial" w:hAnsi="Arial" w:cs="Arial"/>
                <w:bCs/>
                <w:color w:val="000000" w:themeColor="text1"/>
                <w:sz w:val="22"/>
                <w:szCs w:val="22"/>
              </w:rPr>
              <w:t>,</w:t>
            </w:r>
            <w:r w:rsidRPr="006C6F85">
              <w:rPr>
                <w:rFonts w:ascii="Arial" w:hAnsi="Arial" w:cs="Arial"/>
                <w:bCs/>
                <w:color w:val="000000" w:themeColor="text1"/>
                <w:sz w:val="22"/>
                <w:szCs w:val="22"/>
              </w:rPr>
              <w:t xml:space="preserve"> e inclusión en el sistema de información</w:t>
            </w:r>
            <w:r w:rsidR="001E295D" w:rsidRPr="00F30210">
              <w:rPr>
                <w:rFonts w:ascii="Arial" w:hAnsi="Arial" w:cs="Arial"/>
                <w:bCs/>
                <w:color w:val="000000" w:themeColor="text1"/>
                <w:sz w:val="22"/>
                <w:szCs w:val="22"/>
              </w:rPr>
              <w:t>.</w:t>
            </w:r>
          </w:p>
        </w:tc>
      </w:tr>
    </w:tbl>
    <w:p w14:paraId="6BFBB69F" w14:textId="3299EFDE" w:rsidR="00E329E2" w:rsidRPr="00196AAB" w:rsidRDefault="00E329E2" w:rsidP="00484BE7">
      <w:pPr>
        <w:spacing w:before="40" w:after="40" w:line="276" w:lineRule="auto"/>
        <w:rPr>
          <w:rFonts w:ascii="Arial" w:hAnsi="Arial" w:cs="Arial"/>
          <w:bCs/>
          <w:color w:val="000000" w:themeColor="text1"/>
          <w:sz w:val="22"/>
          <w:szCs w:val="22"/>
        </w:rPr>
      </w:pPr>
    </w:p>
    <w:p w14:paraId="031644CE" w14:textId="65D774C2" w:rsidR="00E329E2" w:rsidRPr="00993055" w:rsidRDefault="00E329E2" w:rsidP="00484BE7">
      <w:pPr>
        <w:spacing w:before="40" w:after="40" w:line="276" w:lineRule="auto"/>
        <w:jc w:val="both"/>
        <w:rPr>
          <w:rFonts w:ascii="Arial" w:hAnsi="Arial" w:cs="Arial"/>
          <w:b/>
          <w:color w:val="000000"/>
          <w:sz w:val="22"/>
          <w:szCs w:val="22"/>
        </w:rPr>
      </w:pPr>
      <w:r w:rsidRPr="00196AAB">
        <w:rPr>
          <w:rFonts w:ascii="Arial" w:hAnsi="Arial" w:cs="Arial"/>
          <w:b/>
          <w:color w:val="000000"/>
          <w:sz w:val="22"/>
          <w:szCs w:val="22"/>
        </w:rPr>
        <w:t>3. Procesos</w:t>
      </w:r>
      <w:r w:rsidR="00A76F26" w:rsidRPr="00EE1B4C">
        <w:rPr>
          <w:rFonts w:ascii="Arial" w:hAnsi="Arial" w:cs="Arial"/>
          <w:b/>
          <w:color w:val="000000"/>
          <w:sz w:val="22"/>
          <w:szCs w:val="22"/>
        </w:rPr>
        <w:t>: secuencia e interacción</w:t>
      </w:r>
    </w:p>
    <w:p w14:paraId="2370658F" w14:textId="77777777" w:rsidR="00F119A0" w:rsidRPr="00484BE7" w:rsidRDefault="00F119A0"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119A0" w:rsidRPr="00484BE7" w14:paraId="31E5BE00" w14:textId="77777777" w:rsidTr="001D032A">
        <w:trPr>
          <w:trHeight w:val="444"/>
        </w:trPr>
        <w:tc>
          <w:tcPr>
            <w:tcW w:w="13422" w:type="dxa"/>
            <w:shd w:val="clear" w:color="auto" w:fill="8DB3E2"/>
          </w:tcPr>
          <w:p w14:paraId="29F4DD97" w14:textId="77777777" w:rsidR="00F119A0" w:rsidRPr="00B41677" w:rsidRDefault="00F119A0" w:rsidP="00484BE7">
            <w:pPr>
              <w:pStyle w:val="Heading1"/>
              <w:spacing w:before="40" w:after="40"/>
              <w:jc w:val="center"/>
              <w:rPr>
                <w:sz w:val="22"/>
                <w:szCs w:val="22"/>
              </w:rPr>
            </w:pPr>
            <w:r w:rsidRPr="00934A99">
              <w:rPr>
                <w:sz w:val="22"/>
                <w:szCs w:val="22"/>
              </w:rPr>
              <w:t>Cuadro de texto</w:t>
            </w:r>
          </w:p>
        </w:tc>
      </w:tr>
      <w:tr w:rsidR="00F119A0" w:rsidRPr="00484BE7" w14:paraId="2ABFF1F1" w14:textId="77777777" w:rsidTr="001D032A">
        <w:tc>
          <w:tcPr>
            <w:tcW w:w="13422" w:type="dxa"/>
          </w:tcPr>
          <w:p w14:paraId="0B432A71" w14:textId="26FBF1FA" w:rsidR="00A42421" w:rsidRPr="00F30210" w:rsidRDefault="00055545" w:rsidP="00484BE7">
            <w:pPr>
              <w:spacing w:before="40" w:after="40" w:line="276" w:lineRule="auto"/>
              <w:rPr>
                <w:rFonts w:ascii="Arial" w:hAnsi="Arial" w:cs="Arial"/>
                <w:bCs/>
                <w:color w:val="000000" w:themeColor="text1"/>
                <w:sz w:val="22"/>
                <w:szCs w:val="22"/>
              </w:rPr>
            </w:pPr>
            <w:r>
              <w:rPr>
                <w:rFonts w:ascii="Arial" w:hAnsi="Arial" w:cs="Arial"/>
                <w:bCs/>
                <w:color w:val="000000" w:themeColor="text1"/>
                <w:sz w:val="22"/>
                <w:szCs w:val="22"/>
              </w:rPr>
              <w:t>Es fundamental, que luego</w:t>
            </w:r>
            <w:r w:rsidR="00F119A0" w:rsidRPr="00934A99">
              <w:rPr>
                <w:rFonts w:ascii="Arial" w:hAnsi="Arial" w:cs="Arial"/>
                <w:bCs/>
                <w:color w:val="000000" w:themeColor="text1"/>
                <w:sz w:val="22"/>
                <w:szCs w:val="22"/>
              </w:rPr>
              <w:t xml:space="preserve"> de conocer los </w:t>
            </w:r>
            <w:r w:rsidR="00F759C8" w:rsidRPr="00B41677">
              <w:rPr>
                <w:rFonts w:ascii="Arial" w:hAnsi="Arial" w:cs="Arial"/>
                <w:bCs/>
                <w:color w:val="000000" w:themeColor="text1"/>
                <w:sz w:val="22"/>
                <w:szCs w:val="22"/>
              </w:rPr>
              <w:t xml:space="preserve">métodos de </w:t>
            </w:r>
            <w:r w:rsidR="00F759C8" w:rsidRPr="00E50931">
              <w:rPr>
                <w:rFonts w:ascii="Arial" w:hAnsi="Arial" w:cs="Arial"/>
                <w:bCs/>
                <w:color w:val="000000"/>
                <w:sz w:val="22"/>
                <w:szCs w:val="22"/>
              </w:rPr>
              <w:t xml:space="preserve">codificación </w:t>
            </w:r>
            <w:r w:rsidR="00F759C8" w:rsidRPr="00675E49">
              <w:rPr>
                <w:rFonts w:ascii="Arial" w:hAnsi="Arial" w:cs="Arial"/>
                <w:bCs/>
                <w:color w:val="000000"/>
                <w:sz w:val="22"/>
                <w:szCs w:val="22"/>
              </w:rPr>
              <w:t xml:space="preserve">de un sistema de gestión documental, se </w:t>
            </w:r>
            <w:r>
              <w:rPr>
                <w:rFonts w:ascii="Arial" w:hAnsi="Arial" w:cs="Arial"/>
                <w:bCs/>
                <w:color w:val="000000"/>
                <w:sz w:val="22"/>
                <w:szCs w:val="22"/>
              </w:rPr>
              <w:t>requiera</w:t>
            </w:r>
            <w:r w:rsidR="00F759C8" w:rsidRPr="00675E49">
              <w:rPr>
                <w:rFonts w:ascii="Arial" w:hAnsi="Arial" w:cs="Arial"/>
                <w:bCs/>
                <w:color w:val="000000"/>
                <w:sz w:val="22"/>
                <w:szCs w:val="22"/>
              </w:rPr>
              <w:t xml:space="preserve"> exponer l</w:t>
            </w:r>
            <w:r w:rsidR="00F119A0" w:rsidRPr="00675E49">
              <w:rPr>
                <w:rFonts w:ascii="Arial" w:hAnsi="Arial" w:cs="Arial"/>
                <w:bCs/>
                <w:color w:val="000000" w:themeColor="text1"/>
                <w:sz w:val="22"/>
                <w:szCs w:val="22"/>
              </w:rPr>
              <w:t>os procesos de gestión</w:t>
            </w:r>
            <w:r w:rsidR="00F759C8" w:rsidRPr="00196AAB">
              <w:rPr>
                <w:rFonts w:ascii="Arial" w:hAnsi="Arial" w:cs="Arial"/>
                <w:bCs/>
                <w:color w:val="000000" w:themeColor="text1"/>
                <w:sz w:val="22"/>
                <w:szCs w:val="22"/>
              </w:rPr>
              <w:t>, que son de gran importancia</w:t>
            </w:r>
            <w:r w:rsidR="00F119A0" w:rsidRPr="00196AAB">
              <w:rPr>
                <w:rFonts w:ascii="Arial" w:hAnsi="Arial" w:cs="Arial"/>
                <w:bCs/>
                <w:color w:val="000000" w:themeColor="text1"/>
                <w:sz w:val="22"/>
                <w:szCs w:val="22"/>
              </w:rPr>
              <w:t xml:space="preserve"> </w:t>
            </w:r>
            <w:r w:rsidR="00F759C8" w:rsidRPr="00EE1B4C">
              <w:rPr>
                <w:rFonts w:ascii="Arial" w:hAnsi="Arial" w:cs="Arial"/>
                <w:bCs/>
                <w:color w:val="000000" w:themeColor="text1"/>
                <w:sz w:val="22"/>
                <w:szCs w:val="22"/>
              </w:rPr>
              <w:t>y</w:t>
            </w:r>
            <w:r w:rsidR="00F119A0" w:rsidRPr="00993055">
              <w:rPr>
                <w:rFonts w:ascii="Arial" w:hAnsi="Arial" w:cs="Arial"/>
                <w:bCs/>
                <w:color w:val="000000" w:themeColor="text1"/>
                <w:sz w:val="22"/>
                <w:szCs w:val="22"/>
              </w:rPr>
              <w:t xml:space="preserve"> emplean </w:t>
            </w:r>
            <w:r w:rsidR="00F759C8" w:rsidRPr="004945E7">
              <w:rPr>
                <w:rFonts w:ascii="Arial" w:hAnsi="Arial" w:cs="Arial"/>
                <w:bCs/>
                <w:color w:val="000000" w:themeColor="text1"/>
                <w:sz w:val="22"/>
                <w:szCs w:val="22"/>
              </w:rPr>
              <w:t>diversas técnicas y</w:t>
            </w:r>
            <w:r w:rsidR="00F119A0" w:rsidRPr="004945E7">
              <w:rPr>
                <w:rFonts w:ascii="Arial" w:hAnsi="Arial" w:cs="Arial"/>
                <w:bCs/>
                <w:color w:val="000000" w:themeColor="text1"/>
                <w:sz w:val="22"/>
                <w:szCs w:val="22"/>
              </w:rPr>
              <w:t xml:space="preserve"> operaciones para </w:t>
            </w:r>
            <w:r w:rsidR="00F759C8" w:rsidRPr="004945E7">
              <w:rPr>
                <w:rFonts w:ascii="Arial" w:hAnsi="Arial" w:cs="Arial"/>
                <w:bCs/>
                <w:color w:val="000000" w:themeColor="text1"/>
                <w:sz w:val="22"/>
                <w:szCs w:val="22"/>
              </w:rPr>
              <w:t>la correcta administración</w:t>
            </w:r>
            <w:r w:rsidR="00F119A0" w:rsidRPr="004945E7">
              <w:rPr>
                <w:rFonts w:ascii="Arial" w:hAnsi="Arial" w:cs="Arial"/>
                <w:bCs/>
                <w:color w:val="000000" w:themeColor="text1"/>
                <w:sz w:val="22"/>
                <w:szCs w:val="22"/>
              </w:rPr>
              <w:t xml:space="preserve"> </w:t>
            </w:r>
            <w:r w:rsidR="00F759C8" w:rsidRPr="006A0ABA">
              <w:rPr>
                <w:rFonts w:ascii="Arial" w:hAnsi="Arial" w:cs="Arial"/>
                <w:bCs/>
                <w:color w:val="000000" w:themeColor="text1"/>
                <w:sz w:val="22"/>
                <w:szCs w:val="22"/>
              </w:rPr>
              <w:t>d</w:t>
            </w:r>
            <w:r w:rsidR="00F119A0" w:rsidRPr="006A0ABA">
              <w:rPr>
                <w:rFonts w:ascii="Arial" w:hAnsi="Arial" w:cs="Arial"/>
                <w:bCs/>
                <w:color w:val="000000" w:themeColor="text1"/>
                <w:sz w:val="22"/>
                <w:szCs w:val="22"/>
              </w:rPr>
              <w:t xml:space="preserve">el flujo de </w:t>
            </w:r>
            <w:r w:rsidR="00F119A0" w:rsidRPr="006C6F85">
              <w:rPr>
                <w:rFonts w:ascii="Arial" w:hAnsi="Arial" w:cs="Arial"/>
                <w:bCs/>
                <w:color w:val="000000" w:themeColor="text1"/>
                <w:sz w:val="22"/>
                <w:szCs w:val="22"/>
              </w:rPr>
              <w:t xml:space="preserve">documentos </w:t>
            </w:r>
            <w:r w:rsidR="001F1B38" w:rsidRPr="006C6F85">
              <w:rPr>
                <w:rFonts w:ascii="Arial" w:hAnsi="Arial" w:cs="Arial"/>
                <w:bCs/>
                <w:color w:val="000000" w:themeColor="text1"/>
                <w:sz w:val="22"/>
                <w:szCs w:val="22"/>
              </w:rPr>
              <w:t xml:space="preserve">internos y </w:t>
            </w:r>
            <w:r w:rsidR="00F119A0" w:rsidRPr="006C6F85">
              <w:rPr>
                <w:rFonts w:ascii="Arial" w:hAnsi="Arial" w:cs="Arial"/>
                <w:bCs/>
                <w:color w:val="000000" w:themeColor="text1"/>
                <w:sz w:val="22"/>
                <w:szCs w:val="22"/>
              </w:rPr>
              <w:t>externos</w:t>
            </w:r>
            <w:r w:rsidR="002D6AB6" w:rsidRPr="006C6F85">
              <w:rPr>
                <w:rFonts w:ascii="Arial" w:hAnsi="Arial" w:cs="Arial"/>
                <w:bCs/>
                <w:color w:val="000000" w:themeColor="text1"/>
                <w:sz w:val="22"/>
                <w:szCs w:val="22"/>
              </w:rPr>
              <w:t>,</w:t>
            </w:r>
            <w:r w:rsidR="00F119A0" w:rsidRPr="006C6F85">
              <w:rPr>
                <w:rFonts w:ascii="Arial" w:hAnsi="Arial" w:cs="Arial"/>
                <w:bCs/>
                <w:color w:val="000000" w:themeColor="text1"/>
                <w:sz w:val="22"/>
                <w:szCs w:val="22"/>
              </w:rPr>
              <w:t xml:space="preserve"> </w:t>
            </w:r>
            <w:r>
              <w:rPr>
                <w:rFonts w:ascii="Arial" w:hAnsi="Arial" w:cs="Arial"/>
                <w:bCs/>
                <w:color w:val="000000" w:themeColor="text1"/>
                <w:sz w:val="22"/>
                <w:szCs w:val="22"/>
              </w:rPr>
              <w:t>los cuales</w:t>
            </w:r>
            <w:r w:rsidR="00F119A0" w:rsidRPr="006C6F85">
              <w:rPr>
                <w:rFonts w:ascii="Arial" w:hAnsi="Arial" w:cs="Arial"/>
                <w:bCs/>
                <w:color w:val="000000" w:themeColor="text1"/>
                <w:sz w:val="22"/>
                <w:szCs w:val="22"/>
              </w:rPr>
              <w:t xml:space="preserve"> </w:t>
            </w:r>
            <w:r w:rsidR="00787485" w:rsidRPr="00F30210">
              <w:rPr>
                <w:rFonts w:ascii="Arial" w:hAnsi="Arial" w:cs="Arial"/>
                <w:bCs/>
                <w:color w:val="000000" w:themeColor="text1"/>
                <w:sz w:val="22"/>
                <w:szCs w:val="22"/>
              </w:rPr>
              <w:t>hacen</w:t>
            </w:r>
            <w:r w:rsidR="00F119A0" w:rsidRPr="00F30210">
              <w:rPr>
                <w:rFonts w:ascii="Arial" w:hAnsi="Arial" w:cs="Arial"/>
                <w:bCs/>
                <w:color w:val="000000" w:themeColor="text1"/>
                <w:sz w:val="22"/>
                <w:szCs w:val="22"/>
              </w:rPr>
              <w:t xml:space="preserve"> parte de los procesos de negocio </w:t>
            </w:r>
            <w:r>
              <w:rPr>
                <w:rFonts w:ascii="Arial" w:hAnsi="Arial" w:cs="Arial"/>
                <w:bCs/>
                <w:color w:val="000000" w:themeColor="text1"/>
                <w:sz w:val="22"/>
                <w:szCs w:val="22"/>
              </w:rPr>
              <w:t>en</w:t>
            </w:r>
            <w:r w:rsidR="00F119A0" w:rsidRPr="00F30210">
              <w:rPr>
                <w:rFonts w:ascii="Arial" w:hAnsi="Arial" w:cs="Arial"/>
                <w:bCs/>
                <w:color w:val="000000" w:themeColor="text1"/>
                <w:sz w:val="22"/>
                <w:szCs w:val="22"/>
              </w:rPr>
              <w:t xml:space="preserve"> una </w:t>
            </w:r>
            <w:r w:rsidR="00787485" w:rsidRPr="00F30210">
              <w:rPr>
                <w:rFonts w:ascii="Arial" w:hAnsi="Arial" w:cs="Arial"/>
                <w:bCs/>
                <w:color w:val="000000" w:themeColor="text1"/>
                <w:sz w:val="22"/>
                <w:szCs w:val="22"/>
              </w:rPr>
              <w:t>organización</w:t>
            </w:r>
            <w:r w:rsidR="00F119A0" w:rsidRPr="00F30210">
              <w:rPr>
                <w:rFonts w:ascii="Arial" w:hAnsi="Arial" w:cs="Arial"/>
                <w:bCs/>
                <w:color w:val="000000" w:themeColor="text1"/>
                <w:sz w:val="22"/>
                <w:szCs w:val="22"/>
              </w:rPr>
              <w:t>.</w:t>
            </w:r>
          </w:p>
        </w:tc>
      </w:tr>
    </w:tbl>
    <w:p w14:paraId="4DD21F13" w14:textId="77777777" w:rsidR="008B5D60" w:rsidRPr="00484BE7" w:rsidRDefault="008B5D60" w:rsidP="00484BE7">
      <w:pPr>
        <w:spacing w:before="40" w:after="40" w:line="276" w:lineRule="auto"/>
        <w:rPr>
          <w:rFonts w:ascii="Arial" w:hAnsi="Arial" w:cs="Arial"/>
          <w:sz w:val="22"/>
          <w:szCs w:val="22"/>
        </w:rPr>
      </w:pPr>
    </w:p>
    <w:tbl>
      <w:tblPr>
        <w:tblStyle w:val="afff3"/>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8B5D60" w:rsidRPr="00484BE7" w14:paraId="1F549C4C" w14:textId="77777777" w:rsidTr="001D032A">
        <w:trPr>
          <w:trHeight w:val="580"/>
        </w:trPr>
        <w:tc>
          <w:tcPr>
            <w:tcW w:w="1534" w:type="dxa"/>
            <w:shd w:val="clear" w:color="auto" w:fill="C9DAF8"/>
            <w:tcMar>
              <w:top w:w="100" w:type="dxa"/>
              <w:left w:w="100" w:type="dxa"/>
              <w:bottom w:w="100" w:type="dxa"/>
              <w:right w:w="100" w:type="dxa"/>
            </w:tcMar>
          </w:tcPr>
          <w:p w14:paraId="10FEFFDC" w14:textId="77777777" w:rsidR="008B5D60" w:rsidRPr="00196AAB" w:rsidRDefault="008B5D60" w:rsidP="00484BE7">
            <w:pPr>
              <w:widowControl w:val="0"/>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Tipo de recurso</w:t>
            </w:r>
          </w:p>
        </w:tc>
        <w:tc>
          <w:tcPr>
            <w:tcW w:w="11878" w:type="dxa"/>
            <w:shd w:val="clear" w:color="auto" w:fill="C9DAF8"/>
            <w:tcMar>
              <w:top w:w="100" w:type="dxa"/>
              <w:left w:w="100" w:type="dxa"/>
              <w:bottom w:w="100" w:type="dxa"/>
              <w:right w:w="100" w:type="dxa"/>
            </w:tcMar>
          </w:tcPr>
          <w:p w14:paraId="21AA5A3D" w14:textId="77777777" w:rsidR="008B5D60" w:rsidRPr="00EE1B4C" w:rsidRDefault="008B5D60" w:rsidP="00484BE7">
            <w:pPr>
              <w:pStyle w:val="Title"/>
              <w:widowControl w:val="0"/>
              <w:spacing w:before="40" w:after="40"/>
              <w:jc w:val="center"/>
              <w:rPr>
                <w:color w:val="000000" w:themeColor="text1"/>
                <w:sz w:val="22"/>
                <w:szCs w:val="22"/>
              </w:rPr>
            </w:pPr>
            <w:bookmarkStart w:id="40" w:name="_heading=h.2xcytpi" w:colFirst="0" w:colLast="0"/>
            <w:bookmarkEnd w:id="40"/>
            <w:r w:rsidRPr="00196AAB">
              <w:rPr>
                <w:color w:val="000000" w:themeColor="text1"/>
                <w:sz w:val="22"/>
                <w:szCs w:val="22"/>
              </w:rPr>
              <w:t>Acordeón tipo 2</w:t>
            </w:r>
          </w:p>
        </w:tc>
      </w:tr>
      <w:tr w:rsidR="008B5D60" w:rsidRPr="00484BE7" w14:paraId="48EE4646" w14:textId="77777777" w:rsidTr="001D032A">
        <w:trPr>
          <w:trHeight w:val="420"/>
        </w:trPr>
        <w:tc>
          <w:tcPr>
            <w:tcW w:w="1534" w:type="dxa"/>
            <w:shd w:val="clear" w:color="auto" w:fill="auto"/>
            <w:tcMar>
              <w:top w:w="100" w:type="dxa"/>
              <w:left w:w="100" w:type="dxa"/>
              <w:bottom w:w="100" w:type="dxa"/>
              <w:right w:w="100" w:type="dxa"/>
            </w:tcMar>
          </w:tcPr>
          <w:p w14:paraId="0BFCC3B0" w14:textId="77777777" w:rsidR="008B5D60" w:rsidRPr="00B41677" w:rsidRDefault="008B5D60"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878" w:type="dxa"/>
            <w:shd w:val="clear" w:color="auto" w:fill="auto"/>
            <w:tcMar>
              <w:top w:w="100" w:type="dxa"/>
              <w:left w:w="100" w:type="dxa"/>
              <w:bottom w:w="100" w:type="dxa"/>
              <w:right w:w="100" w:type="dxa"/>
            </w:tcMar>
          </w:tcPr>
          <w:p w14:paraId="7AEBF3A0" w14:textId="16555BE1" w:rsidR="008B5D60" w:rsidRPr="00196AAB" w:rsidRDefault="0033327B" w:rsidP="00484BE7">
            <w:pPr>
              <w:widowControl w:val="0"/>
              <w:spacing w:before="40" w:after="40" w:line="276" w:lineRule="auto"/>
              <w:rPr>
                <w:rFonts w:ascii="Arial" w:hAnsi="Arial" w:cs="Arial"/>
                <w:color w:val="000000" w:themeColor="text1"/>
                <w:sz w:val="22"/>
                <w:szCs w:val="22"/>
              </w:rPr>
            </w:pPr>
            <w:r>
              <w:rPr>
                <w:rFonts w:ascii="Arial" w:hAnsi="Arial" w:cs="Arial"/>
                <w:bCs/>
                <w:color w:val="000000" w:themeColor="text1"/>
                <w:sz w:val="22"/>
                <w:szCs w:val="22"/>
              </w:rPr>
              <w:t>A</w:t>
            </w:r>
            <w:r w:rsidR="005974CE" w:rsidRPr="00196AAB">
              <w:rPr>
                <w:rFonts w:ascii="Arial" w:hAnsi="Arial" w:cs="Arial"/>
                <w:bCs/>
                <w:color w:val="000000" w:themeColor="text1"/>
                <w:sz w:val="22"/>
                <w:szCs w:val="22"/>
              </w:rPr>
              <w:t xml:space="preserve"> continuación,</w:t>
            </w:r>
            <w:r>
              <w:rPr>
                <w:rFonts w:ascii="Arial" w:hAnsi="Arial" w:cs="Arial"/>
                <w:bCs/>
                <w:color w:val="000000" w:themeColor="text1"/>
                <w:sz w:val="22"/>
                <w:szCs w:val="22"/>
              </w:rPr>
              <w:t xml:space="preserve"> se introduce</w:t>
            </w:r>
            <w:r w:rsidR="00B6364F">
              <w:rPr>
                <w:rFonts w:ascii="Arial" w:hAnsi="Arial" w:cs="Arial"/>
                <w:bCs/>
                <w:color w:val="000000" w:themeColor="text1"/>
                <w:sz w:val="22"/>
                <w:szCs w:val="22"/>
              </w:rPr>
              <w:t xml:space="preserve"> la información sobre</w:t>
            </w:r>
            <w:r>
              <w:rPr>
                <w:rFonts w:ascii="Arial" w:hAnsi="Arial" w:cs="Arial"/>
                <w:bCs/>
                <w:color w:val="000000" w:themeColor="text1"/>
                <w:sz w:val="22"/>
                <w:szCs w:val="22"/>
              </w:rPr>
              <w:t xml:space="preserve"> </w:t>
            </w:r>
            <w:r w:rsidR="005974CE" w:rsidRPr="00196AAB">
              <w:rPr>
                <w:rFonts w:ascii="Arial" w:hAnsi="Arial" w:cs="Arial"/>
                <w:bCs/>
                <w:color w:val="000000" w:themeColor="text1"/>
                <w:sz w:val="22"/>
                <w:szCs w:val="22"/>
              </w:rPr>
              <w:t>los elementos que componen un proceso:</w:t>
            </w:r>
          </w:p>
        </w:tc>
      </w:tr>
      <w:tr w:rsidR="008B5D60" w:rsidRPr="00484BE7" w14:paraId="746446D4" w14:textId="77777777" w:rsidTr="001D032A">
        <w:trPr>
          <w:trHeight w:val="420"/>
        </w:trPr>
        <w:tc>
          <w:tcPr>
            <w:tcW w:w="13412" w:type="dxa"/>
            <w:gridSpan w:val="2"/>
            <w:shd w:val="clear" w:color="auto" w:fill="auto"/>
            <w:tcMar>
              <w:top w:w="100" w:type="dxa"/>
              <w:left w:w="100" w:type="dxa"/>
              <w:bottom w:w="100" w:type="dxa"/>
              <w:right w:w="100" w:type="dxa"/>
            </w:tcMar>
          </w:tcPr>
          <w:p w14:paraId="1B099BFF" w14:textId="295B616D" w:rsidR="00774B03" w:rsidRPr="004945E7" w:rsidRDefault="00774B03" w:rsidP="00AE7F5C">
            <w:pPr>
              <w:widowControl w:val="0"/>
              <w:spacing w:before="40" w:after="40" w:line="276" w:lineRule="auto"/>
              <w:jc w:val="center"/>
              <w:rPr>
                <w:rFonts w:ascii="Arial" w:hAnsi="Arial" w:cs="Arial"/>
                <w:color w:val="000000" w:themeColor="text1"/>
                <w:sz w:val="22"/>
                <w:szCs w:val="22"/>
              </w:rPr>
            </w:pPr>
            <w:commentRangeStart w:id="41"/>
            <w:r w:rsidRPr="00934A99">
              <w:rPr>
                <w:rFonts w:ascii="Arial" w:hAnsi="Arial" w:cs="Arial"/>
                <w:noProof/>
                <w:sz w:val="22"/>
                <w:szCs w:val="22"/>
              </w:rPr>
              <w:drawing>
                <wp:inline distT="0" distB="0" distL="0" distR="0" wp14:anchorId="6A2C09A1" wp14:editId="047138CB">
                  <wp:extent cx="5063559" cy="2374900"/>
                  <wp:effectExtent l="0" t="0" r="3810" b="0"/>
                  <wp:docPr id="116" name="Imagen 116" descr="Gestión de la calidad y gestión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stión de la calidad y gestión ambiental."/>
                          <pic:cNvPicPr>
                            <a:picLocks noChangeAspect="1" noChangeArrowheads="1"/>
                          </pic:cNvPicPr>
                        </pic:nvPicPr>
                        <pic:blipFill rotWithShape="1">
                          <a:blip r:embed="rId46">
                            <a:extLst>
                              <a:ext uri="{28A0092B-C50C-407E-A947-70E740481C1C}">
                                <a14:useLocalDpi xmlns:a14="http://schemas.microsoft.com/office/drawing/2010/main" val="0"/>
                              </a:ext>
                            </a:extLst>
                          </a:blip>
                          <a:srcRect t="14786" b="14817"/>
                          <a:stretch/>
                        </pic:blipFill>
                        <pic:spPr bwMode="auto">
                          <a:xfrm>
                            <a:off x="0" y="0"/>
                            <a:ext cx="5093256" cy="2388829"/>
                          </a:xfrm>
                          <a:prstGeom prst="rect">
                            <a:avLst/>
                          </a:prstGeom>
                          <a:noFill/>
                          <a:ln>
                            <a:noFill/>
                          </a:ln>
                          <a:extLst>
                            <a:ext uri="{53640926-AAD7-44D8-BBD7-CCE9431645EC}">
                              <a14:shadowObscured xmlns:a14="http://schemas.microsoft.com/office/drawing/2010/main"/>
                            </a:ext>
                          </a:extLst>
                        </pic:spPr>
                      </pic:pic>
                    </a:graphicData>
                  </a:graphic>
                </wp:inline>
              </w:drawing>
            </w:r>
            <w:commentRangeEnd w:id="41"/>
            <w:r w:rsidR="00B00D8A">
              <w:rPr>
                <w:rStyle w:val="CommentReference"/>
                <w:rFonts w:ascii="Arial" w:eastAsia="Arial" w:hAnsi="Arial" w:cs="Arial"/>
                <w:lang w:val="es" w:eastAsia="es-CO"/>
              </w:rPr>
              <w:commentReference w:id="41"/>
            </w:r>
          </w:p>
          <w:p w14:paraId="760D3983" w14:textId="15C7D06E" w:rsidR="00774B03" w:rsidRPr="006C6F85" w:rsidRDefault="008B5D60" w:rsidP="00484BE7">
            <w:pPr>
              <w:widowControl w:val="0"/>
              <w:spacing w:before="40" w:after="40" w:line="276" w:lineRule="auto"/>
              <w:jc w:val="center"/>
              <w:rPr>
                <w:rFonts w:ascii="Arial" w:hAnsi="Arial" w:cs="Arial"/>
                <w:color w:val="000000" w:themeColor="text1"/>
                <w:sz w:val="22"/>
                <w:szCs w:val="22"/>
              </w:rPr>
            </w:pPr>
            <w:r w:rsidRPr="006C6F85">
              <w:rPr>
                <w:rFonts w:ascii="Arial" w:hAnsi="Arial" w:cs="Arial"/>
                <w:b/>
                <w:color w:val="000000" w:themeColor="text1"/>
                <w:sz w:val="22"/>
                <w:szCs w:val="22"/>
              </w:rPr>
              <w:t xml:space="preserve">Imagen: </w:t>
            </w:r>
            <w:r w:rsidR="00645960" w:rsidRPr="006C6F85">
              <w:rPr>
                <w:rFonts w:ascii="Arial" w:hAnsi="Arial" w:cs="Arial"/>
                <w:color w:val="000000" w:themeColor="text1"/>
                <w:sz w:val="22"/>
                <w:szCs w:val="22"/>
              </w:rPr>
              <w:t>135401_i30</w:t>
            </w:r>
          </w:p>
        </w:tc>
      </w:tr>
      <w:tr w:rsidR="008B5D60" w:rsidRPr="00484BE7" w14:paraId="2B537E08" w14:textId="77777777" w:rsidTr="001D032A">
        <w:trPr>
          <w:trHeight w:val="420"/>
        </w:trPr>
        <w:tc>
          <w:tcPr>
            <w:tcW w:w="13412" w:type="dxa"/>
            <w:gridSpan w:val="2"/>
            <w:shd w:val="clear" w:color="auto" w:fill="auto"/>
            <w:tcMar>
              <w:top w:w="100" w:type="dxa"/>
              <w:left w:w="100" w:type="dxa"/>
              <w:bottom w:w="100" w:type="dxa"/>
              <w:right w:w="100" w:type="dxa"/>
            </w:tcMar>
          </w:tcPr>
          <w:p w14:paraId="75FEC734" w14:textId="0B610DB4" w:rsidR="004F65B7" w:rsidRPr="00E50931" w:rsidRDefault="00000070" w:rsidP="00484BE7">
            <w:pPr>
              <w:spacing w:before="40" w:after="40" w:line="276" w:lineRule="auto"/>
              <w:jc w:val="both"/>
              <w:rPr>
                <w:rFonts w:ascii="Arial" w:hAnsi="Arial" w:cs="Arial"/>
                <w:b/>
                <w:color w:val="000000"/>
                <w:sz w:val="22"/>
                <w:szCs w:val="22"/>
              </w:rPr>
            </w:pPr>
            <w:r w:rsidRPr="00934A99">
              <w:rPr>
                <w:rFonts w:ascii="Arial" w:hAnsi="Arial" w:cs="Arial"/>
                <w:b/>
                <w:color w:val="000000"/>
                <w:sz w:val="22"/>
                <w:szCs w:val="22"/>
              </w:rPr>
              <w:t>Secuencia de los procesos</w:t>
            </w:r>
          </w:p>
          <w:p w14:paraId="4495365E" w14:textId="32FEFDD5" w:rsidR="008B5D60" w:rsidRPr="006C6F85" w:rsidRDefault="00000070" w:rsidP="00484BE7">
            <w:pPr>
              <w:spacing w:before="40" w:after="40" w:line="276" w:lineRule="auto"/>
              <w:jc w:val="both"/>
              <w:rPr>
                <w:rFonts w:ascii="Arial" w:hAnsi="Arial" w:cs="Arial"/>
                <w:bCs/>
                <w:color w:val="000000"/>
                <w:sz w:val="22"/>
                <w:szCs w:val="22"/>
              </w:rPr>
            </w:pPr>
            <w:r w:rsidRPr="00675E49">
              <w:rPr>
                <w:rFonts w:ascii="Arial" w:hAnsi="Arial" w:cs="Arial"/>
                <w:bCs/>
                <w:color w:val="000000"/>
                <w:sz w:val="22"/>
                <w:szCs w:val="22"/>
              </w:rPr>
              <w:t xml:space="preserve">El enfoque </w:t>
            </w:r>
            <w:r w:rsidR="006E2D53">
              <w:rPr>
                <w:rFonts w:ascii="Arial" w:hAnsi="Arial" w:cs="Arial"/>
                <w:bCs/>
                <w:color w:val="000000"/>
                <w:sz w:val="22"/>
                <w:szCs w:val="22"/>
              </w:rPr>
              <w:t>en los</w:t>
            </w:r>
            <w:r w:rsidRPr="00675E49">
              <w:rPr>
                <w:rFonts w:ascii="Arial" w:hAnsi="Arial" w:cs="Arial"/>
                <w:bCs/>
                <w:color w:val="000000"/>
                <w:sz w:val="22"/>
                <w:szCs w:val="22"/>
              </w:rPr>
              <w:t xml:space="preserve"> procesos requiere de la caracterización de </w:t>
            </w:r>
            <w:r w:rsidR="002125DB" w:rsidRPr="00675E49">
              <w:rPr>
                <w:rFonts w:ascii="Arial" w:hAnsi="Arial" w:cs="Arial"/>
                <w:bCs/>
                <w:color w:val="000000"/>
                <w:sz w:val="22"/>
                <w:szCs w:val="22"/>
              </w:rPr>
              <w:t>los mismos</w:t>
            </w:r>
            <w:r w:rsidRPr="00675E49">
              <w:rPr>
                <w:rFonts w:ascii="Arial" w:hAnsi="Arial" w:cs="Arial"/>
                <w:bCs/>
                <w:color w:val="000000"/>
                <w:sz w:val="22"/>
                <w:szCs w:val="22"/>
              </w:rPr>
              <w:t xml:space="preserve">, con el fin de identificar la cadena de interacciones y las </w:t>
            </w:r>
            <w:r w:rsidRPr="00196AAB">
              <w:rPr>
                <w:rFonts w:ascii="Arial" w:hAnsi="Arial" w:cs="Arial"/>
                <w:bCs/>
                <w:color w:val="000000"/>
                <w:sz w:val="22"/>
                <w:szCs w:val="22"/>
              </w:rPr>
              <w:t>características adecuadas para su gestión</w:t>
            </w:r>
            <w:r w:rsidR="004F65B7">
              <w:rPr>
                <w:rFonts w:ascii="Arial" w:hAnsi="Arial" w:cs="Arial"/>
                <w:bCs/>
                <w:color w:val="000000"/>
                <w:sz w:val="22"/>
                <w:szCs w:val="22"/>
              </w:rPr>
              <w:t>;</w:t>
            </w:r>
            <w:r w:rsidRPr="00196AAB">
              <w:rPr>
                <w:rFonts w:ascii="Arial" w:hAnsi="Arial" w:cs="Arial"/>
                <w:bCs/>
                <w:color w:val="000000"/>
                <w:sz w:val="22"/>
                <w:szCs w:val="22"/>
              </w:rPr>
              <w:t xml:space="preserve"> </w:t>
            </w:r>
            <w:r w:rsidRPr="00EE1B4C">
              <w:rPr>
                <w:rFonts w:ascii="Arial" w:hAnsi="Arial" w:cs="Arial"/>
                <w:bCs/>
                <w:color w:val="000000"/>
                <w:sz w:val="22"/>
                <w:szCs w:val="22"/>
              </w:rPr>
              <w:t>de esta forma</w:t>
            </w:r>
            <w:r w:rsidR="004F65B7">
              <w:rPr>
                <w:rFonts w:ascii="Arial" w:hAnsi="Arial" w:cs="Arial"/>
                <w:bCs/>
                <w:color w:val="000000"/>
                <w:sz w:val="22"/>
                <w:szCs w:val="22"/>
              </w:rPr>
              <w:t>,</w:t>
            </w:r>
            <w:r w:rsidRPr="00EE1B4C">
              <w:rPr>
                <w:rFonts w:ascii="Arial" w:hAnsi="Arial" w:cs="Arial"/>
                <w:bCs/>
                <w:color w:val="000000"/>
                <w:sz w:val="22"/>
                <w:szCs w:val="22"/>
              </w:rPr>
              <w:t xml:space="preserve"> se pretende</w:t>
            </w:r>
            <w:r w:rsidRPr="00993055">
              <w:rPr>
                <w:rFonts w:ascii="Arial" w:hAnsi="Arial" w:cs="Arial"/>
                <w:bCs/>
                <w:color w:val="000000"/>
                <w:sz w:val="22"/>
                <w:szCs w:val="22"/>
              </w:rPr>
              <w:t xml:space="preserve"> dar cumplimiento a los objetivos estratégicos de la organización,</w:t>
            </w:r>
            <w:r w:rsidRPr="004945E7">
              <w:rPr>
                <w:rFonts w:ascii="Arial" w:hAnsi="Arial" w:cs="Arial"/>
                <w:bCs/>
                <w:color w:val="000000"/>
                <w:sz w:val="22"/>
                <w:szCs w:val="22"/>
              </w:rPr>
              <w:t xml:space="preserve"> sustentándolos </w:t>
            </w:r>
            <w:r w:rsidR="00233C4F">
              <w:rPr>
                <w:rFonts w:ascii="Arial" w:hAnsi="Arial" w:cs="Arial"/>
                <w:bCs/>
                <w:color w:val="000000"/>
                <w:sz w:val="22"/>
                <w:szCs w:val="22"/>
              </w:rPr>
              <w:t>co</w:t>
            </w:r>
            <w:r w:rsidRPr="004945E7">
              <w:rPr>
                <w:rFonts w:ascii="Arial" w:hAnsi="Arial" w:cs="Arial"/>
                <w:bCs/>
                <w:color w:val="000000"/>
                <w:sz w:val="22"/>
                <w:szCs w:val="22"/>
              </w:rPr>
              <w:t xml:space="preserve">n una lógica </w:t>
            </w:r>
            <w:r w:rsidRPr="006A0ABA">
              <w:rPr>
                <w:rFonts w:ascii="Arial" w:hAnsi="Arial" w:cs="Arial"/>
                <w:bCs/>
                <w:color w:val="000000"/>
                <w:sz w:val="22"/>
                <w:szCs w:val="22"/>
              </w:rPr>
              <w:t xml:space="preserve">de identificación y gestión de riesgos, el aprovechamiento de oportunidades y la prevención </w:t>
            </w:r>
            <w:r w:rsidRPr="006C6F85">
              <w:rPr>
                <w:rFonts w:ascii="Arial" w:hAnsi="Arial" w:cs="Arial"/>
                <w:bCs/>
                <w:color w:val="000000"/>
                <w:sz w:val="22"/>
                <w:szCs w:val="22"/>
              </w:rPr>
              <w:t xml:space="preserve">de resultados no </w:t>
            </w:r>
            <w:r w:rsidRPr="00AE7F5C">
              <w:rPr>
                <w:rFonts w:ascii="Arial" w:hAnsi="Arial" w:cs="Arial"/>
                <w:bCs/>
                <w:color w:val="000000"/>
                <w:sz w:val="22"/>
                <w:szCs w:val="22"/>
              </w:rPr>
              <w:t>deseados</w:t>
            </w:r>
            <w:r w:rsidR="00AE7F5C">
              <w:rPr>
                <w:rFonts w:ascii="Arial" w:hAnsi="Arial" w:cs="Arial"/>
                <w:bCs/>
                <w:color w:val="000000"/>
                <w:sz w:val="22"/>
                <w:szCs w:val="22"/>
              </w:rPr>
              <w:t>.</w:t>
            </w:r>
            <w:r w:rsidRPr="00AE7F5C">
              <w:rPr>
                <w:rFonts w:ascii="Arial" w:hAnsi="Arial" w:cs="Arial"/>
                <w:bCs/>
                <w:color w:val="000000"/>
                <w:sz w:val="22"/>
                <w:szCs w:val="22"/>
              </w:rPr>
              <w:t xml:space="preserve"> (ISO 9001:2015)</w:t>
            </w:r>
          </w:p>
        </w:tc>
      </w:tr>
      <w:tr w:rsidR="008B5D60" w:rsidRPr="00484BE7" w14:paraId="1AC4EE5B" w14:textId="77777777" w:rsidTr="001D032A">
        <w:trPr>
          <w:trHeight w:val="420"/>
        </w:trPr>
        <w:tc>
          <w:tcPr>
            <w:tcW w:w="13412" w:type="dxa"/>
            <w:gridSpan w:val="2"/>
            <w:shd w:val="clear" w:color="auto" w:fill="auto"/>
            <w:tcMar>
              <w:top w:w="100" w:type="dxa"/>
              <w:left w:w="100" w:type="dxa"/>
              <w:bottom w:w="100" w:type="dxa"/>
              <w:right w:w="100" w:type="dxa"/>
            </w:tcMar>
          </w:tcPr>
          <w:p w14:paraId="2BDA96F4" w14:textId="604B8C1B" w:rsidR="00B278D0" w:rsidRPr="00E50931" w:rsidRDefault="00B278D0" w:rsidP="00484BE7">
            <w:pPr>
              <w:spacing w:before="40" w:after="40" w:line="276" w:lineRule="auto"/>
              <w:jc w:val="both"/>
              <w:rPr>
                <w:rFonts w:ascii="Arial" w:hAnsi="Arial" w:cs="Arial"/>
                <w:b/>
                <w:color w:val="000000"/>
                <w:sz w:val="22"/>
                <w:szCs w:val="22"/>
              </w:rPr>
            </w:pPr>
            <w:r w:rsidRPr="00934A99">
              <w:rPr>
                <w:rFonts w:ascii="Arial" w:hAnsi="Arial" w:cs="Arial"/>
                <w:b/>
                <w:color w:val="000000"/>
                <w:sz w:val="22"/>
                <w:szCs w:val="22"/>
              </w:rPr>
              <w:lastRenderedPageBreak/>
              <w:t>Interacción entre los procesos</w:t>
            </w:r>
          </w:p>
          <w:p w14:paraId="2A6FB6CF" w14:textId="7704C8B7" w:rsidR="008B5D60" w:rsidRPr="00B00D8A" w:rsidRDefault="00B278D0" w:rsidP="00484BE7">
            <w:pPr>
              <w:spacing w:before="40" w:after="40" w:line="276" w:lineRule="auto"/>
              <w:jc w:val="both"/>
              <w:rPr>
                <w:rFonts w:ascii="Arial" w:hAnsi="Arial" w:cs="Arial"/>
                <w:bCs/>
                <w:color w:val="000000"/>
                <w:sz w:val="22"/>
                <w:szCs w:val="22"/>
              </w:rPr>
            </w:pPr>
            <w:r w:rsidRPr="00675E49">
              <w:rPr>
                <w:rFonts w:ascii="Arial" w:hAnsi="Arial" w:cs="Arial"/>
                <w:bCs/>
                <w:color w:val="000000"/>
                <w:sz w:val="22"/>
                <w:szCs w:val="22"/>
              </w:rPr>
              <w:t xml:space="preserve">Las organizaciones, al ser sistemas abiertos, </w:t>
            </w:r>
            <w:r w:rsidR="00663EF4">
              <w:rPr>
                <w:rFonts w:ascii="Arial" w:hAnsi="Arial" w:cs="Arial"/>
                <w:bCs/>
                <w:color w:val="000000"/>
                <w:sz w:val="22"/>
                <w:szCs w:val="22"/>
              </w:rPr>
              <w:t>se encuentran</w:t>
            </w:r>
            <w:r w:rsidRPr="00675E49">
              <w:rPr>
                <w:rFonts w:ascii="Arial" w:hAnsi="Arial" w:cs="Arial"/>
                <w:bCs/>
                <w:color w:val="000000"/>
                <w:sz w:val="22"/>
                <w:szCs w:val="22"/>
              </w:rPr>
              <w:t xml:space="preserve"> compuestas por múltiples actividades diseñadas para garantizar su correcto funcionamiento </w:t>
            </w:r>
            <w:r w:rsidR="00CA06ED" w:rsidRPr="00196AAB">
              <w:rPr>
                <w:rFonts w:ascii="Arial" w:hAnsi="Arial" w:cs="Arial"/>
                <w:bCs/>
                <w:color w:val="000000"/>
                <w:sz w:val="22"/>
                <w:szCs w:val="22"/>
              </w:rPr>
              <w:t xml:space="preserve">tanto </w:t>
            </w:r>
            <w:r w:rsidRPr="00196AAB">
              <w:rPr>
                <w:rFonts w:ascii="Arial" w:hAnsi="Arial" w:cs="Arial"/>
                <w:bCs/>
                <w:color w:val="000000"/>
                <w:sz w:val="22"/>
                <w:szCs w:val="22"/>
              </w:rPr>
              <w:t>a nivel interno</w:t>
            </w:r>
            <w:r w:rsidR="004F65B7">
              <w:rPr>
                <w:rFonts w:ascii="Arial" w:hAnsi="Arial" w:cs="Arial"/>
                <w:bCs/>
                <w:color w:val="000000"/>
                <w:sz w:val="22"/>
                <w:szCs w:val="22"/>
              </w:rPr>
              <w:t>,</w:t>
            </w:r>
            <w:r w:rsidRPr="00196AAB">
              <w:rPr>
                <w:rFonts w:ascii="Arial" w:hAnsi="Arial" w:cs="Arial"/>
                <w:bCs/>
                <w:color w:val="000000"/>
                <w:sz w:val="22"/>
                <w:szCs w:val="22"/>
              </w:rPr>
              <w:t xml:space="preserve"> como externo. </w:t>
            </w:r>
            <w:r w:rsidRPr="00EE1B4C">
              <w:rPr>
                <w:rFonts w:ascii="Arial" w:hAnsi="Arial" w:cs="Arial"/>
                <w:bCs/>
                <w:color w:val="000000"/>
                <w:sz w:val="22"/>
                <w:szCs w:val="22"/>
              </w:rPr>
              <w:t xml:space="preserve">Dichas </w:t>
            </w:r>
            <w:r w:rsidRPr="00993055">
              <w:rPr>
                <w:rFonts w:ascii="Arial" w:hAnsi="Arial" w:cs="Arial"/>
                <w:bCs/>
                <w:color w:val="000000"/>
                <w:sz w:val="22"/>
                <w:szCs w:val="22"/>
              </w:rPr>
              <w:t xml:space="preserve">actividades </w:t>
            </w:r>
            <w:r w:rsidRPr="004945E7">
              <w:rPr>
                <w:rFonts w:ascii="Arial" w:hAnsi="Arial" w:cs="Arial"/>
                <w:bCs/>
                <w:color w:val="000000"/>
                <w:sz w:val="22"/>
                <w:szCs w:val="22"/>
              </w:rPr>
              <w:t>que interactúan entre sí y comparten objetivos, suelen estar</w:t>
            </w:r>
            <w:r w:rsidRPr="006A0ABA">
              <w:rPr>
                <w:rFonts w:ascii="Arial" w:hAnsi="Arial" w:cs="Arial"/>
                <w:bCs/>
                <w:color w:val="000000"/>
                <w:sz w:val="22"/>
                <w:szCs w:val="22"/>
              </w:rPr>
              <w:t xml:space="preserve"> agrupadas en bloques. Es decir, una serie de</w:t>
            </w:r>
            <w:r w:rsidRPr="006C6F85">
              <w:rPr>
                <w:rFonts w:ascii="Arial" w:hAnsi="Arial" w:cs="Arial"/>
                <w:bCs/>
                <w:color w:val="000000"/>
                <w:sz w:val="22"/>
                <w:szCs w:val="22"/>
              </w:rPr>
              <w:t xml:space="preserve"> actividades conectadas de manera coherente</w:t>
            </w:r>
            <w:r w:rsidR="004F65B7">
              <w:rPr>
                <w:rFonts w:ascii="Arial" w:hAnsi="Arial" w:cs="Arial"/>
                <w:bCs/>
                <w:color w:val="000000"/>
                <w:sz w:val="22"/>
                <w:szCs w:val="22"/>
              </w:rPr>
              <w:t>,</w:t>
            </w:r>
            <w:r w:rsidRPr="006C6F85">
              <w:rPr>
                <w:rFonts w:ascii="Arial" w:hAnsi="Arial" w:cs="Arial"/>
                <w:bCs/>
                <w:color w:val="000000"/>
                <w:sz w:val="22"/>
                <w:szCs w:val="22"/>
              </w:rPr>
              <w:t xml:space="preserve"> componen un proceso y este</w:t>
            </w:r>
            <w:r w:rsidR="00663EF4">
              <w:rPr>
                <w:rFonts w:ascii="Arial" w:hAnsi="Arial" w:cs="Arial"/>
                <w:bCs/>
                <w:color w:val="000000"/>
                <w:sz w:val="22"/>
                <w:szCs w:val="22"/>
              </w:rPr>
              <w:t>,</w:t>
            </w:r>
            <w:r w:rsidRPr="006C6F85">
              <w:rPr>
                <w:rFonts w:ascii="Arial" w:hAnsi="Arial" w:cs="Arial"/>
                <w:bCs/>
                <w:color w:val="000000"/>
                <w:sz w:val="22"/>
                <w:szCs w:val="22"/>
              </w:rPr>
              <w:t xml:space="preserve"> a su vez</w:t>
            </w:r>
            <w:r w:rsidR="00663EF4">
              <w:rPr>
                <w:rFonts w:ascii="Arial" w:hAnsi="Arial" w:cs="Arial"/>
                <w:bCs/>
                <w:color w:val="000000"/>
                <w:sz w:val="22"/>
                <w:szCs w:val="22"/>
              </w:rPr>
              <w:t>,</w:t>
            </w:r>
            <w:r w:rsidRPr="006C6F85">
              <w:rPr>
                <w:rFonts w:ascii="Arial" w:hAnsi="Arial" w:cs="Arial"/>
                <w:bCs/>
                <w:color w:val="000000"/>
                <w:sz w:val="22"/>
                <w:szCs w:val="22"/>
              </w:rPr>
              <w:t xml:space="preserve"> tiene relaciones de interdependencia (alimenta o es alimentado) con otros procesos, tanto de la organización, como de entidades externas generando i</w:t>
            </w:r>
            <w:r w:rsidRPr="00F30210">
              <w:rPr>
                <w:rFonts w:ascii="Arial" w:hAnsi="Arial" w:cs="Arial"/>
                <w:bCs/>
                <w:color w:val="000000"/>
                <w:sz w:val="22"/>
                <w:szCs w:val="22"/>
              </w:rPr>
              <w:t>mpacto en los resultados que se obtengan</w:t>
            </w:r>
            <w:r w:rsidR="009D7023" w:rsidRPr="00F30210">
              <w:rPr>
                <w:rFonts w:ascii="Arial" w:hAnsi="Arial" w:cs="Arial"/>
                <w:bCs/>
                <w:color w:val="000000"/>
                <w:sz w:val="22"/>
                <w:szCs w:val="22"/>
              </w:rPr>
              <w:t>.</w:t>
            </w:r>
            <w:r w:rsidRPr="00F30210">
              <w:rPr>
                <w:rFonts w:ascii="Arial" w:hAnsi="Arial" w:cs="Arial"/>
                <w:bCs/>
                <w:color w:val="000000"/>
                <w:sz w:val="22"/>
                <w:szCs w:val="22"/>
              </w:rPr>
              <w:t xml:space="preserve"> La situación descrita </w:t>
            </w:r>
            <w:r w:rsidR="003735D1">
              <w:rPr>
                <w:rFonts w:ascii="Arial" w:hAnsi="Arial" w:cs="Arial"/>
                <w:bCs/>
                <w:color w:val="000000"/>
                <w:sz w:val="22"/>
                <w:szCs w:val="22"/>
              </w:rPr>
              <w:t xml:space="preserve">nos demuestra que, se </w:t>
            </w:r>
            <w:r w:rsidRPr="00F30210">
              <w:rPr>
                <w:rFonts w:ascii="Arial" w:hAnsi="Arial" w:cs="Arial"/>
                <w:bCs/>
                <w:color w:val="000000"/>
                <w:sz w:val="22"/>
                <w:szCs w:val="22"/>
              </w:rPr>
              <w:t>hace necesari</w:t>
            </w:r>
            <w:r w:rsidR="00663EF4">
              <w:rPr>
                <w:rFonts w:ascii="Arial" w:hAnsi="Arial" w:cs="Arial"/>
                <w:bCs/>
                <w:color w:val="000000"/>
                <w:sz w:val="22"/>
                <w:szCs w:val="22"/>
              </w:rPr>
              <w:t>o</w:t>
            </w:r>
            <w:r w:rsidRPr="005831C8">
              <w:rPr>
                <w:rFonts w:ascii="Arial" w:hAnsi="Arial" w:cs="Arial"/>
                <w:bCs/>
                <w:color w:val="000000"/>
                <w:sz w:val="22"/>
                <w:szCs w:val="22"/>
              </w:rPr>
              <w:t xml:space="preserve"> </w:t>
            </w:r>
            <w:r w:rsidR="00663EF4">
              <w:rPr>
                <w:rFonts w:ascii="Arial" w:hAnsi="Arial" w:cs="Arial"/>
                <w:bCs/>
                <w:color w:val="000000"/>
                <w:sz w:val="22"/>
                <w:szCs w:val="22"/>
              </w:rPr>
              <w:t xml:space="preserve">realizar </w:t>
            </w:r>
            <w:r w:rsidRPr="005831C8">
              <w:rPr>
                <w:rFonts w:ascii="Arial" w:hAnsi="Arial" w:cs="Arial"/>
                <w:bCs/>
                <w:color w:val="000000"/>
                <w:sz w:val="22"/>
                <w:szCs w:val="22"/>
              </w:rPr>
              <w:t>su caracterización</w:t>
            </w:r>
            <w:r w:rsidR="00663EF4">
              <w:rPr>
                <w:rFonts w:ascii="Arial" w:hAnsi="Arial" w:cs="Arial"/>
                <w:bCs/>
                <w:color w:val="000000"/>
                <w:sz w:val="22"/>
                <w:szCs w:val="22"/>
              </w:rPr>
              <w:t>,</w:t>
            </w:r>
            <w:r w:rsidRPr="005831C8">
              <w:rPr>
                <w:rFonts w:ascii="Arial" w:hAnsi="Arial" w:cs="Arial"/>
                <w:bCs/>
                <w:color w:val="000000"/>
                <w:sz w:val="22"/>
                <w:szCs w:val="22"/>
              </w:rPr>
              <w:t xml:space="preserve"> a través del diseño de</w:t>
            </w:r>
            <w:r w:rsidRPr="00B00D8A">
              <w:rPr>
                <w:rFonts w:ascii="Arial" w:hAnsi="Arial" w:cs="Arial"/>
                <w:bCs/>
                <w:color w:val="000000"/>
                <w:sz w:val="22"/>
                <w:szCs w:val="22"/>
              </w:rPr>
              <w:t xml:space="preserve"> un mapa de procesos.</w:t>
            </w:r>
          </w:p>
        </w:tc>
      </w:tr>
      <w:tr w:rsidR="008B5D60" w:rsidRPr="00484BE7" w14:paraId="4286950E" w14:textId="77777777" w:rsidTr="001D032A">
        <w:trPr>
          <w:trHeight w:val="420"/>
        </w:trPr>
        <w:tc>
          <w:tcPr>
            <w:tcW w:w="13412" w:type="dxa"/>
            <w:gridSpan w:val="2"/>
            <w:shd w:val="clear" w:color="auto" w:fill="auto"/>
            <w:tcMar>
              <w:top w:w="100" w:type="dxa"/>
              <w:left w:w="100" w:type="dxa"/>
              <w:bottom w:w="100" w:type="dxa"/>
              <w:right w:w="100" w:type="dxa"/>
            </w:tcMar>
          </w:tcPr>
          <w:p w14:paraId="1437A85C" w14:textId="4D4AD14F" w:rsidR="00146415" w:rsidRPr="00E50931" w:rsidRDefault="00146415" w:rsidP="00484BE7">
            <w:pPr>
              <w:spacing w:before="40" w:after="40" w:line="276" w:lineRule="auto"/>
              <w:jc w:val="both"/>
              <w:rPr>
                <w:rFonts w:ascii="Arial" w:hAnsi="Arial" w:cs="Arial"/>
                <w:b/>
                <w:color w:val="000000"/>
                <w:sz w:val="22"/>
                <w:szCs w:val="22"/>
              </w:rPr>
            </w:pPr>
            <w:r w:rsidRPr="00934A99">
              <w:rPr>
                <w:rFonts w:ascii="Arial" w:hAnsi="Arial" w:cs="Arial"/>
                <w:b/>
                <w:color w:val="000000"/>
                <w:sz w:val="22"/>
                <w:szCs w:val="22"/>
              </w:rPr>
              <w:t>Mapa de procesos</w:t>
            </w:r>
          </w:p>
          <w:p w14:paraId="7443B23B" w14:textId="76D4995B" w:rsidR="00146415" w:rsidRPr="005831C8" w:rsidRDefault="00146415" w:rsidP="00484BE7">
            <w:pPr>
              <w:spacing w:before="40" w:after="40" w:line="276" w:lineRule="auto"/>
              <w:jc w:val="both"/>
              <w:rPr>
                <w:rFonts w:ascii="Arial" w:hAnsi="Arial" w:cs="Arial"/>
                <w:bCs/>
                <w:color w:val="000000"/>
                <w:sz w:val="22"/>
                <w:szCs w:val="22"/>
              </w:rPr>
            </w:pPr>
            <w:r w:rsidRPr="00196AAB">
              <w:rPr>
                <w:rFonts w:ascii="Arial" w:hAnsi="Arial" w:cs="Arial"/>
                <w:bCs/>
                <w:color w:val="000000"/>
                <w:sz w:val="22"/>
                <w:szCs w:val="22"/>
              </w:rPr>
              <w:t xml:space="preserve">Al igual que existen relaciones entre las actividades empresariales, </w:t>
            </w:r>
            <w:r w:rsidRPr="00EE1B4C">
              <w:rPr>
                <w:rFonts w:ascii="Arial" w:hAnsi="Arial" w:cs="Arial"/>
                <w:bCs/>
                <w:color w:val="000000"/>
                <w:sz w:val="22"/>
                <w:szCs w:val="22"/>
              </w:rPr>
              <w:t>también se dan diversas</w:t>
            </w:r>
            <w:r w:rsidRPr="00993055">
              <w:rPr>
                <w:rFonts w:ascii="Arial" w:hAnsi="Arial" w:cs="Arial"/>
                <w:bCs/>
                <w:color w:val="000000"/>
                <w:sz w:val="22"/>
                <w:szCs w:val="22"/>
              </w:rPr>
              <w:t xml:space="preserve"> relaciones entre los procesos</w:t>
            </w:r>
            <w:r w:rsidR="004F65B7">
              <w:rPr>
                <w:rFonts w:ascii="Arial" w:hAnsi="Arial" w:cs="Arial"/>
                <w:bCs/>
                <w:color w:val="000000"/>
                <w:sz w:val="22"/>
                <w:szCs w:val="22"/>
              </w:rPr>
              <w:t>;</w:t>
            </w:r>
            <w:r w:rsidRPr="00993055">
              <w:rPr>
                <w:rFonts w:ascii="Arial" w:hAnsi="Arial" w:cs="Arial"/>
                <w:bCs/>
                <w:color w:val="000000"/>
                <w:sz w:val="22"/>
                <w:szCs w:val="22"/>
              </w:rPr>
              <w:t xml:space="preserve"> esta interrelación</w:t>
            </w:r>
            <w:r w:rsidRPr="004945E7">
              <w:rPr>
                <w:rFonts w:ascii="Arial" w:hAnsi="Arial" w:cs="Arial"/>
                <w:bCs/>
                <w:color w:val="000000"/>
                <w:sz w:val="22"/>
                <w:szCs w:val="22"/>
              </w:rPr>
              <w:t xml:space="preserve"> se constituye en</w:t>
            </w:r>
            <w:r w:rsidRPr="006A0ABA">
              <w:rPr>
                <w:rFonts w:ascii="Arial" w:hAnsi="Arial" w:cs="Arial"/>
                <w:bCs/>
                <w:color w:val="000000"/>
                <w:sz w:val="22"/>
                <w:szCs w:val="22"/>
              </w:rPr>
              <w:t xml:space="preserve"> el mapa de procesos de la organización </w:t>
            </w:r>
            <w:r w:rsidR="00706CBF" w:rsidRPr="006C6F85">
              <w:rPr>
                <w:rFonts w:ascii="Arial" w:hAnsi="Arial" w:cs="Arial"/>
                <w:bCs/>
                <w:color w:val="000000"/>
                <w:sz w:val="22"/>
                <w:szCs w:val="22"/>
              </w:rPr>
              <w:t>y</w:t>
            </w:r>
            <w:r w:rsidRPr="006C6F85">
              <w:rPr>
                <w:rFonts w:ascii="Arial" w:hAnsi="Arial" w:cs="Arial"/>
                <w:bCs/>
                <w:color w:val="000000"/>
                <w:sz w:val="22"/>
                <w:szCs w:val="22"/>
              </w:rPr>
              <w:t xml:space="preserve"> permite visualizarla como un todo y</w:t>
            </w:r>
            <w:r w:rsidR="00672B97" w:rsidRPr="006C6F85">
              <w:rPr>
                <w:rFonts w:ascii="Arial" w:hAnsi="Arial" w:cs="Arial"/>
                <w:bCs/>
                <w:color w:val="000000"/>
                <w:sz w:val="22"/>
                <w:szCs w:val="22"/>
              </w:rPr>
              <w:t xml:space="preserve"> se puede evidenciar también,</w:t>
            </w:r>
            <w:r w:rsidRPr="006C6F85">
              <w:rPr>
                <w:rFonts w:ascii="Arial" w:hAnsi="Arial" w:cs="Arial"/>
                <w:bCs/>
                <w:color w:val="000000"/>
                <w:sz w:val="22"/>
                <w:szCs w:val="22"/>
              </w:rPr>
              <w:t xml:space="preserve"> la manera en que el sistema se vería afectado ante una situación determinada</w:t>
            </w:r>
            <w:r w:rsidRPr="00F30210">
              <w:rPr>
                <w:rFonts w:ascii="Arial" w:hAnsi="Arial" w:cs="Arial"/>
                <w:bCs/>
                <w:color w:val="000000"/>
                <w:sz w:val="22"/>
                <w:szCs w:val="22"/>
              </w:rPr>
              <w:t>.</w:t>
            </w:r>
          </w:p>
          <w:p w14:paraId="57DC8927" w14:textId="6696C717" w:rsidR="008B5D60" w:rsidRPr="002E0F68" w:rsidRDefault="00146415" w:rsidP="00484BE7">
            <w:pPr>
              <w:spacing w:before="40" w:after="40" w:line="276" w:lineRule="auto"/>
              <w:jc w:val="both"/>
              <w:rPr>
                <w:rFonts w:ascii="Arial" w:hAnsi="Arial" w:cs="Arial"/>
                <w:bCs/>
                <w:color w:val="000000"/>
                <w:sz w:val="22"/>
                <w:szCs w:val="22"/>
              </w:rPr>
            </w:pPr>
            <w:r w:rsidRPr="005831C8">
              <w:rPr>
                <w:rFonts w:ascii="Arial" w:hAnsi="Arial" w:cs="Arial"/>
                <w:bCs/>
                <w:color w:val="000000"/>
                <w:sz w:val="22"/>
                <w:szCs w:val="22"/>
              </w:rPr>
              <w:t>El mapa de procesos permite representar y visualizar tanto los procesos, como sus interrelaciones. La tarea principal para diseñarlo adecuadamente,</w:t>
            </w:r>
            <w:r w:rsidRPr="00B00D8A">
              <w:rPr>
                <w:rFonts w:ascii="Arial" w:hAnsi="Arial" w:cs="Arial"/>
                <w:bCs/>
                <w:color w:val="000000"/>
                <w:sz w:val="22"/>
                <w:szCs w:val="22"/>
              </w:rPr>
              <w:t xml:space="preserve"> consiste en identificar y caracterizar los diferentes </w:t>
            </w:r>
            <w:r w:rsidRPr="004F65B7">
              <w:rPr>
                <w:rFonts w:ascii="Arial" w:hAnsi="Arial" w:cs="Arial"/>
                <w:bCs/>
                <w:color w:val="000000"/>
                <w:sz w:val="22"/>
                <w:szCs w:val="22"/>
              </w:rPr>
              <w:t>procesos de la empresa, estableciendo relacion</w:t>
            </w:r>
            <w:r w:rsidRPr="00C94486">
              <w:rPr>
                <w:rFonts w:ascii="Arial" w:hAnsi="Arial" w:cs="Arial"/>
                <w:bCs/>
                <w:color w:val="000000"/>
                <w:sz w:val="22"/>
                <w:szCs w:val="22"/>
              </w:rPr>
              <w:t xml:space="preserve">es existentes entre </w:t>
            </w:r>
            <w:r w:rsidRPr="000C132A">
              <w:rPr>
                <w:rFonts w:ascii="Arial" w:hAnsi="Arial" w:cs="Arial"/>
                <w:bCs/>
                <w:color w:val="000000"/>
                <w:sz w:val="22"/>
                <w:szCs w:val="22"/>
              </w:rPr>
              <w:t>sí, de acuerdo con la secuencia en que son</w:t>
            </w:r>
            <w:r w:rsidRPr="00FE54F6">
              <w:rPr>
                <w:rFonts w:ascii="Arial" w:hAnsi="Arial" w:cs="Arial"/>
                <w:bCs/>
                <w:color w:val="000000"/>
                <w:sz w:val="22"/>
                <w:szCs w:val="22"/>
              </w:rPr>
              <w:t xml:space="preserve"> ejecutados permitiend</w:t>
            </w:r>
            <w:r w:rsidRPr="00660AB1">
              <w:rPr>
                <w:rFonts w:ascii="Arial" w:hAnsi="Arial" w:cs="Arial"/>
                <w:bCs/>
                <w:color w:val="000000"/>
                <w:sz w:val="22"/>
                <w:szCs w:val="22"/>
              </w:rPr>
              <w:t>o</w:t>
            </w:r>
            <w:r w:rsidR="003735D1">
              <w:rPr>
                <w:rFonts w:ascii="Arial" w:hAnsi="Arial" w:cs="Arial"/>
                <w:bCs/>
                <w:color w:val="000000"/>
                <w:sz w:val="22"/>
                <w:szCs w:val="22"/>
              </w:rPr>
              <w:t>,</w:t>
            </w:r>
            <w:r w:rsidRPr="00660AB1">
              <w:rPr>
                <w:rFonts w:ascii="Arial" w:hAnsi="Arial" w:cs="Arial"/>
                <w:bCs/>
                <w:color w:val="000000"/>
                <w:sz w:val="22"/>
                <w:szCs w:val="22"/>
              </w:rPr>
              <w:t xml:space="preserve"> </w:t>
            </w:r>
            <w:r w:rsidR="003735D1">
              <w:rPr>
                <w:rFonts w:ascii="Arial" w:hAnsi="Arial" w:cs="Arial"/>
                <w:bCs/>
                <w:color w:val="000000"/>
                <w:sz w:val="22"/>
                <w:szCs w:val="22"/>
              </w:rPr>
              <w:t>de esta manera,</w:t>
            </w:r>
            <w:r w:rsidRPr="00660AB1">
              <w:rPr>
                <w:rFonts w:ascii="Arial" w:hAnsi="Arial" w:cs="Arial"/>
                <w:bCs/>
                <w:color w:val="000000"/>
                <w:sz w:val="22"/>
                <w:szCs w:val="22"/>
              </w:rPr>
              <w:t xml:space="preserve"> observar su estructura y condiciones en las que </w:t>
            </w:r>
            <w:r w:rsidR="00B70B35" w:rsidRPr="00660AB1">
              <w:rPr>
                <w:rFonts w:ascii="Arial" w:hAnsi="Arial" w:cs="Arial"/>
                <w:bCs/>
                <w:color w:val="000000"/>
                <w:sz w:val="22"/>
                <w:szCs w:val="22"/>
              </w:rPr>
              <w:t>opera</w:t>
            </w:r>
            <w:r w:rsidR="00B70B35" w:rsidRPr="00660AB1">
              <w:rPr>
                <w:rFonts w:ascii="Arial" w:hAnsi="Arial" w:cs="Arial"/>
                <w:bCs/>
                <w:color w:val="000000"/>
                <w:sz w:val="22"/>
                <w:szCs w:val="22"/>
              </w:rPr>
              <w:t xml:space="preserve"> </w:t>
            </w:r>
            <w:r w:rsidRPr="00660AB1">
              <w:rPr>
                <w:rFonts w:ascii="Arial" w:hAnsi="Arial" w:cs="Arial"/>
                <w:bCs/>
                <w:color w:val="000000"/>
                <w:sz w:val="22"/>
                <w:szCs w:val="22"/>
              </w:rPr>
              <w:t>el sistema</w:t>
            </w:r>
            <w:r w:rsidRPr="004E53BD">
              <w:rPr>
                <w:rFonts w:ascii="Arial" w:hAnsi="Arial" w:cs="Arial"/>
                <w:bCs/>
                <w:color w:val="000000"/>
                <w:sz w:val="22"/>
                <w:szCs w:val="22"/>
              </w:rPr>
              <w:t>.</w:t>
            </w:r>
          </w:p>
        </w:tc>
      </w:tr>
    </w:tbl>
    <w:p w14:paraId="56068EF1" w14:textId="0757D15C" w:rsidR="00332E3B" w:rsidRDefault="00332E3B" w:rsidP="00484BE7">
      <w:pPr>
        <w:spacing w:before="40" w:after="40" w:line="276" w:lineRule="auto"/>
        <w:rPr>
          <w:rFonts w:ascii="Arial" w:hAnsi="Arial" w:cs="Arial"/>
          <w:b/>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E7F5C" w:rsidRPr="00484BE7" w14:paraId="0D86D857" w14:textId="77777777" w:rsidTr="00132C00">
        <w:trPr>
          <w:trHeight w:val="444"/>
        </w:trPr>
        <w:tc>
          <w:tcPr>
            <w:tcW w:w="13422" w:type="dxa"/>
            <w:shd w:val="clear" w:color="auto" w:fill="8DB3E2"/>
          </w:tcPr>
          <w:p w14:paraId="51AA4E33" w14:textId="77777777" w:rsidR="00AE7F5C" w:rsidRPr="00484BE7" w:rsidRDefault="00AE7F5C"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AE7F5C" w:rsidRPr="00484BE7" w14:paraId="1C309CE3" w14:textId="77777777" w:rsidTr="00132C00">
        <w:tc>
          <w:tcPr>
            <w:tcW w:w="13422" w:type="dxa"/>
          </w:tcPr>
          <w:p w14:paraId="092644F8" w14:textId="0DE89447" w:rsidR="00AE7F5C" w:rsidRPr="00675E49" w:rsidRDefault="00AE7F5C" w:rsidP="00132C00">
            <w:pPr>
              <w:spacing w:before="40" w:after="40" w:line="276" w:lineRule="auto"/>
              <w:jc w:val="both"/>
              <w:rPr>
                <w:rFonts w:ascii="Arial" w:hAnsi="Arial" w:cs="Arial"/>
                <w:color w:val="000000" w:themeColor="text1"/>
                <w:sz w:val="22"/>
                <w:szCs w:val="22"/>
              </w:rPr>
            </w:pPr>
            <w:r w:rsidRPr="00196AAB">
              <w:rPr>
                <w:rFonts w:ascii="Arial" w:hAnsi="Arial" w:cs="Arial"/>
                <w:bCs/>
                <w:color w:val="000000"/>
                <w:sz w:val="22"/>
                <w:szCs w:val="22"/>
              </w:rPr>
              <w:t xml:space="preserve">Antes de proceder con la definición </w:t>
            </w:r>
            <w:r w:rsidR="0090277B">
              <w:rPr>
                <w:rFonts w:ascii="Arial" w:hAnsi="Arial" w:cs="Arial"/>
                <w:bCs/>
                <w:color w:val="000000"/>
                <w:sz w:val="22"/>
                <w:szCs w:val="22"/>
              </w:rPr>
              <w:t xml:space="preserve">y descripción </w:t>
            </w:r>
            <w:r w:rsidRPr="00196AAB">
              <w:rPr>
                <w:rFonts w:ascii="Arial" w:hAnsi="Arial" w:cs="Arial"/>
                <w:bCs/>
                <w:color w:val="000000"/>
                <w:sz w:val="22"/>
                <w:szCs w:val="22"/>
              </w:rPr>
              <w:t>de la estructura</w:t>
            </w:r>
            <w:r w:rsidRPr="00EE1B4C">
              <w:rPr>
                <w:rFonts w:ascii="Arial" w:hAnsi="Arial" w:cs="Arial"/>
                <w:bCs/>
                <w:color w:val="000000"/>
                <w:sz w:val="22"/>
                <w:szCs w:val="22"/>
              </w:rPr>
              <w:t xml:space="preserve"> de procesos,</w:t>
            </w:r>
            <w:r w:rsidRPr="00993055">
              <w:rPr>
                <w:rFonts w:ascii="Arial" w:hAnsi="Arial" w:cs="Arial"/>
                <w:bCs/>
                <w:color w:val="000000"/>
                <w:sz w:val="22"/>
                <w:szCs w:val="22"/>
              </w:rPr>
              <w:t xml:space="preserve"> es necesario</w:t>
            </w:r>
            <w:r w:rsidRPr="004945E7">
              <w:rPr>
                <w:rFonts w:ascii="Arial" w:hAnsi="Arial" w:cs="Arial"/>
                <w:bCs/>
                <w:color w:val="000000"/>
                <w:sz w:val="22"/>
                <w:szCs w:val="22"/>
              </w:rPr>
              <w:t xml:space="preserve"> realizar una clasificación de los mismos</w:t>
            </w:r>
            <w:r>
              <w:rPr>
                <w:rFonts w:ascii="Arial" w:hAnsi="Arial" w:cs="Arial"/>
                <w:bCs/>
                <w:color w:val="000000"/>
                <w:sz w:val="22"/>
                <w:szCs w:val="22"/>
              </w:rPr>
              <w:t>.</w:t>
            </w:r>
          </w:p>
        </w:tc>
      </w:tr>
    </w:tbl>
    <w:p w14:paraId="0B8A3F47" w14:textId="77777777" w:rsidR="00AE7F5C" w:rsidRPr="00196AAB" w:rsidRDefault="00AE7F5C" w:rsidP="00484BE7">
      <w:pPr>
        <w:spacing w:before="40" w:after="40" w:line="276" w:lineRule="auto"/>
        <w:rPr>
          <w:rFonts w:ascii="Arial" w:hAnsi="Arial" w:cs="Arial"/>
          <w:b/>
          <w:color w:val="000000" w:themeColor="text1"/>
          <w:sz w:val="22"/>
          <w:szCs w:val="22"/>
        </w:rPr>
      </w:pPr>
    </w:p>
    <w:tbl>
      <w:tblPr>
        <w:tblStyle w:val="afffa"/>
        <w:tblW w:w="13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9088"/>
        <w:gridCol w:w="2789"/>
      </w:tblGrid>
      <w:tr w:rsidR="00332E3B" w:rsidRPr="00484BE7" w14:paraId="41C983BB" w14:textId="77777777" w:rsidTr="00484BE7">
        <w:trPr>
          <w:trHeight w:val="580"/>
        </w:trPr>
        <w:tc>
          <w:tcPr>
            <w:tcW w:w="1534" w:type="dxa"/>
            <w:shd w:val="clear" w:color="auto" w:fill="C9DAF8"/>
            <w:tcMar>
              <w:top w:w="100" w:type="dxa"/>
              <w:left w:w="100" w:type="dxa"/>
              <w:bottom w:w="100" w:type="dxa"/>
              <w:right w:w="100" w:type="dxa"/>
            </w:tcMar>
          </w:tcPr>
          <w:p w14:paraId="54A6A524" w14:textId="77777777" w:rsidR="00332E3B" w:rsidRPr="004945E7" w:rsidRDefault="00332E3B"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EE1B4C">
              <w:rPr>
                <w:rFonts w:ascii="Arial" w:hAnsi="Arial" w:cs="Arial"/>
                <w:b/>
                <w:color w:val="000000" w:themeColor="text1"/>
                <w:sz w:val="22"/>
                <w:szCs w:val="22"/>
              </w:rPr>
              <w:t>Tipo de recurso</w:t>
            </w:r>
          </w:p>
        </w:tc>
        <w:tc>
          <w:tcPr>
            <w:tcW w:w="11877" w:type="dxa"/>
            <w:gridSpan w:val="2"/>
            <w:shd w:val="clear" w:color="auto" w:fill="C9DAF8"/>
            <w:tcMar>
              <w:top w:w="100" w:type="dxa"/>
              <w:left w:w="100" w:type="dxa"/>
              <w:bottom w:w="100" w:type="dxa"/>
              <w:right w:w="100" w:type="dxa"/>
            </w:tcMar>
          </w:tcPr>
          <w:p w14:paraId="181A3E02" w14:textId="77777777" w:rsidR="00332E3B" w:rsidRPr="006C6F85" w:rsidRDefault="00332E3B" w:rsidP="00484BE7">
            <w:pPr>
              <w:pStyle w:val="Title"/>
              <w:widowControl w:val="0"/>
              <w:spacing w:before="40" w:after="40"/>
              <w:jc w:val="center"/>
              <w:rPr>
                <w:color w:val="000000" w:themeColor="text1"/>
                <w:sz w:val="22"/>
                <w:szCs w:val="22"/>
              </w:rPr>
            </w:pPr>
            <w:bookmarkStart w:id="42" w:name="_heading=h.49x2ik5" w:colFirst="0" w:colLast="0"/>
            <w:bookmarkEnd w:id="42"/>
            <w:r w:rsidRPr="006C6F85">
              <w:rPr>
                <w:color w:val="000000" w:themeColor="text1"/>
                <w:sz w:val="22"/>
                <w:szCs w:val="22"/>
              </w:rPr>
              <w:t>Tarjetas Avatar</w:t>
            </w:r>
          </w:p>
        </w:tc>
      </w:tr>
      <w:tr w:rsidR="00332E3B" w:rsidRPr="00484BE7" w14:paraId="2FFB23ED" w14:textId="77777777" w:rsidTr="00484BE7">
        <w:tc>
          <w:tcPr>
            <w:tcW w:w="1534" w:type="dxa"/>
            <w:shd w:val="clear" w:color="auto" w:fill="auto"/>
            <w:tcMar>
              <w:top w:w="100" w:type="dxa"/>
              <w:left w:w="100" w:type="dxa"/>
              <w:bottom w:w="100" w:type="dxa"/>
              <w:right w:w="100" w:type="dxa"/>
            </w:tcMar>
          </w:tcPr>
          <w:p w14:paraId="6ACF6ED4" w14:textId="77777777" w:rsidR="00332E3B" w:rsidRPr="00B41677" w:rsidRDefault="00332E3B"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Introducción</w:t>
            </w:r>
          </w:p>
        </w:tc>
        <w:tc>
          <w:tcPr>
            <w:tcW w:w="11877" w:type="dxa"/>
            <w:gridSpan w:val="2"/>
            <w:shd w:val="clear" w:color="auto" w:fill="auto"/>
            <w:tcMar>
              <w:top w:w="100" w:type="dxa"/>
              <w:left w:w="100" w:type="dxa"/>
              <w:bottom w:w="100" w:type="dxa"/>
              <w:right w:w="100" w:type="dxa"/>
            </w:tcMar>
          </w:tcPr>
          <w:p w14:paraId="32DBA950" w14:textId="20E3264B" w:rsidR="00332E3B" w:rsidRPr="006C6F85" w:rsidRDefault="00AE7F5C" w:rsidP="00484BE7">
            <w:pPr>
              <w:spacing w:before="40" w:after="40" w:line="276" w:lineRule="auto"/>
              <w:jc w:val="both"/>
              <w:rPr>
                <w:rFonts w:ascii="Arial" w:hAnsi="Arial" w:cs="Arial"/>
                <w:bCs/>
                <w:color w:val="000000"/>
                <w:sz w:val="22"/>
                <w:szCs w:val="22"/>
              </w:rPr>
            </w:pPr>
            <w:r>
              <w:rPr>
                <w:rFonts w:ascii="Arial" w:hAnsi="Arial" w:cs="Arial"/>
                <w:bCs/>
                <w:color w:val="000000"/>
                <w:sz w:val="22"/>
                <w:szCs w:val="22"/>
              </w:rPr>
              <w:t>P</w:t>
            </w:r>
            <w:r w:rsidR="00332E3B" w:rsidRPr="006C6F85">
              <w:rPr>
                <w:rFonts w:ascii="Arial" w:hAnsi="Arial" w:cs="Arial"/>
                <w:bCs/>
                <w:color w:val="000000"/>
                <w:sz w:val="22"/>
                <w:szCs w:val="22"/>
              </w:rPr>
              <w:t xml:space="preserve">ara lo cual es importante tener en cuenta los siguientes </w:t>
            </w:r>
            <w:r w:rsidR="0067181E">
              <w:rPr>
                <w:rFonts w:ascii="Arial" w:hAnsi="Arial" w:cs="Arial"/>
                <w:bCs/>
                <w:color w:val="000000"/>
                <w:sz w:val="22"/>
                <w:szCs w:val="22"/>
              </w:rPr>
              <w:t>criterios</w:t>
            </w:r>
            <w:r w:rsidR="00335EBF">
              <w:rPr>
                <w:rFonts w:ascii="Arial" w:hAnsi="Arial" w:cs="Arial"/>
                <w:bCs/>
                <w:color w:val="000000"/>
                <w:sz w:val="22"/>
                <w:szCs w:val="22"/>
              </w:rPr>
              <w:t xml:space="preserve"> cla</w:t>
            </w:r>
            <w:r w:rsidR="001E312E">
              <w:rPr>
                <w:rFonts w:ascii="Arial" w:hAnsi="Arial" w:cs="Arial"/>
                <w:bCs/>
                <w:color w:val="000000"/>
                <w:sz w:val="22"/>
                <w:szCs w:val="22"/>
              </w:rPr>
              <w:t>rificadores</w:t>
            </w:r>
            <w:r w:rsidR="00332E3B" w:rsidRPr="006C6F85">
              <w:rPr>
                <w:rFonts w:ascii="Arial" w:hAnsi="Arial" w:cs="Arial"/>
                <w:bCs/>
                <w:color w:val="000000"/>
                <w:sz w:val="22"/>
                <w:szCs w:val="22"/>
              </w:rPr>
              <w:t>:</w:t>
            </w:r>
          </w:p>
        </w:tc>
      </w:tr>
      <w:tr w:rsidR="00332E3B" w:rsidRPr="00484BE7" w14:paraId="551A6060" w14:textId="77777777" w:rsidTr="00484BE7">
        <w:trPr>
          <w:trHeight w:val="420"/>
        </w:trPr>
        <w:tc>
          <w:tcPr>
            <w:tcW w:w="10622" w:type="dxa"/>
            <w:gridSpan w:val="2"/>
            <w:shd w:val="clear" w:color="auto" w:fill="auto"/>
            <w:tcMar>
              <w:top w:w="100" w:type="dxa"/>
              <w:left w:w="100" w:type="dxa"/>
              <w:bottom w:w="100" w:type="dxa"/>
              <w:right w:w="100" w:type="dxa"/>
            </w:tcMar>
          </w:tcPr>
          <w:p w14:paraId="59A4C33B" w14:textId="3F31EA78" w:rsidR="00332E3B" w:rsidRPr="00675E49" w:rsidRDefault="005D5A1D" w:rsidP="00484BE7">
            <w:pPr>
              <w:spacing w:before="40" w:after="40" w:line="276" w:lineRule="auto"/>
              <w:jc w:val="both"/>
              <w:rPr>
                <w:rFonts w:ascii="Arial" w:hAnsi="Arial" w:cs="Arial"/>
                <w:bCs/>
                <w:color w:val="000000"/>
                <w:sz w:val="22"/>
                <w:szCs w:val="22"/>
              </w:rPr>
            </w:pPr>
            <w:r w:rsidRPr="00934A99">
              <w:rPr>
                <w:rFonts w:ascii="Arial" w:hAnsi="Arial" w:cs="Arial"/>
                <w:b/>
                <w:color w:val="000000"/>
                <w:sz w:val="22"/>
                <w:szCs w:val="22"/>
              </w:rPr>
              <w:t xml:space="preserve">Procesos operacionales: </w:t>
            </w:r>
            <w:r w:rsidRPr="00B41677">
              <w:rPr>
                <w:rFonts w:ascii="Arial" w:hAnsi="Arial" w:cs="Arial"/>
                <w:bCs/>
                <w:color w:val="000000"/>
                <w:sz w:val="22"/>
                <w:szCs w:val="22"/>
              </w:rPr>
              <w:t>son aquellos</w:t>
            </w:r>
            <w:r w:rsidRPr="00E50931">
              <w:rPr>
                <w:rFonts w:ascii="Arial" w:hAnsi="Arial" w:cs="Arial"/>
                <w:b/>
                <w:color w:val="000000"/>
                <w:sz w:val="22"/>
                <w:szCs w:val="22"/>
              </w:rPr>
              <w:t xml:space="preserve"> </w:t>
            </w:r>
            <w:r w:rsidRPr="00675E49">
              <w:rPr>
                <w:rFonts w:ascii="Arial" w:hAnsi="Arial" w:cs="Arial"/>
                <w:bCs/>
                <w:color w:val="000000"/>
                <w:sz w:val="22"/>
                <w:szCs w:val="22"/>
              </w:rPr>
              <w:t>sobre los cuales se apoya la organización para asegurar su desempeño y el cumplimiento de su objeto del negocio.</w:t>
            </w:r>
          </w:p>
        </w:tc>
        <w:tc>
          <w:tcPr>
            <w:tcW w:w="2789" w:type="dxa"/>
            <w:shd w:val="clear" w:color="auto" w:fill="auto"/>
            <w:tcMar>
              <w:top w:w="100" w:type="dxa"/>
              <w:left w:w="100" w:type="dxa"/>
              <w:bottom w:w="100" w:type="dxa"/>
              <w:right w:w="100" w:type="dxa"/>
            </w:tcMar>
          </w:tcPr>
          <w:p w14:paraId="30DCF136" w14:textId="0C9239BD" w:rsidR="00332E3B" w:rsidRPr="00934A99" w:rsidRDefault="00A839FF" w:rsidP="00484BE7">
            <w:pPr>
              <w:widowControl w:val="0"/>
              <w:spacing w:before="40" w:after="40" w:line="276" w:lineRule="auto"/>
              <w:rPr>
                <w:rFonts w:ascii="Arial" w:hAnsi="Arial" w:cs="Arial"/>
                <w:color w:val="000000" w:themeColor="text1"/>
                <w:sz w:val="22"/>
                <w:szCs w:val="22"/>
              </w:rPr>
            </w:pPr>
            <w:commentRangeStart w:id="43"/>
            <w:r w:rsidRPr="00934A99">
              <w:rPr>
                <w:rFonts w:ascii="Arial" w:hAnsi="Arial" w:cs="Arial"/>
                <w:noProof/>
                <w:color w:val="000000" w:themeColor="text1"/>
                <w:sz w:val="22"/>
                <w:szCs w:val="22"/>
              </w:rPr>
              <w:drawing>
                <wp:inline distT="0" distB="0" distL="0" distR="0" wp14:anchorId="60BDBA03" wp14:editId="00A827A2">
                  <wp:extent cx="1029909" cy="109855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n 14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46107" cy="1115828"/>
                          </a:xfrm>
                          <a:prstGeom prst="rect">
                            <a:avLst/>
                          </a:prstGeom>
                        </pic:spPr>
                      </pic:pic>
                    </a:graphicData>
                  </a:graphic>
                </wp:inline>
              </w:drawing>
            </w:r>
            <w:commentRangeEnd w:id="43"/>
            <w:r w:rsidRPr="00484BE7">
              <w:rPr>
                <w:rStyle w:val="CommentReference"/>
                <w:rFonts w:ascii="Arial" w:eastAsia="Arial" w:hAnsi="Arial" w:cs="Arial"/>
                <w:sz w:val="22"/>
                <w:szCs w:val="22"/>
                <w:lang w:val="es" w:eastAsia="es-CO"/>
              </w:rPr>
              <w:commentReference w:id="43"/>
            </w:r>
          </w:p>
          <w:p w14:paraId="271E6BCD" w14:textId="1A0CA000" w:rsidR="00332E3B" w:rsidRPr="004945E7" w:rsidRDefault="00332E3B" w:rsidP="00484BE7">
            <w:pPr>
              <w:widowControl w:val="0"/>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Imagen:</w:t>
            </w:r>
            <w:r w:rsidRPr="00EE1B4C">
              <w:rPr>
                <w:rFonts w:ascii="Arial" w:hAnsi="Arial" w:cs="Arial"/>
                <w:color w:val="000000" w:themeColor="text1"/>
                <w:sz w:val="22"/>
                <w:szCs w:val="22"/>
              </w:rPr>
              <w:t xml:space="preserve"> </w:t>
            </w:r>
            <w:r w:rsidR="003706CF" w:rsidRPr="00993055">
              <w:rPr>
                <w:rFonts w:ascii="Arial" w:hAnsi="Arial" w:cs="Arial"/>
                <w:color w:val="000000" w:themeColor="text1"/>
                <w:sz w:val="22"/>
                <w:szCs w:val="22"/>
              </w:rPr>
              <w:t>135401_i</w:t>
            </w:r>
            <w:r w:rsidR="003706CF" w:rsidRPr="004945E7">
              <w:rPr>
                <w:rFonts w:ascii="Arial" w:hAnsi="Arial" w:cs="Arial"/>
                <w:color w:val="000000" w:themeColor="text1"/>
                <w:sz w:val="22"/>
                <w:szCs w:val="22"/>
              </w:rPr>
              <w:t>31</w:t>
            </w:r>
          </w:p>
        </w:tc>
      </w:tr>
      <w:tr w:rsidR="00332E3B" w:rsidRPr="00484BE7" w14:paraId="5F4A303E" w14:textId="77777777" w:rsidTr="00484BE7">
        <w:trPr>
          <w:trHeight w:val="420"/>
        </w:trPr>
        <w:tc>
          <w:tcPr>
            <w:tcW w:w="10622" w:type="dxa"/>
            <w:gridSpan w:val="2"/>
            <w:shd w:val="clear" w:color="auto" w:fill="auto"/>
            <w:tcMar>
              <w:top w:w="100" w:type="dxa"/>
              <w:left w:w="100" w:type="dxa"/>
              <w:bottom w:w="100" w:type="dxa"/>
              <w:right w:w="100" w:type="dxa"/>
            </w:tcMar>
          </w:tcPr>
          <w:p w14:paraId="6DC61965" w14:textId="78FCCC7D" w:rsidR="00332E3B" w:rsidRPr="00E50931" w:rsidRDefault="005D5A1D" w:rsidP="00484BE7">
            <w:pPr>
              <w:spacing w:before="40" w:after="40" w:line="276" w:lineRule="auto"/>
              <w:jc w:val="both"/>
              <w:rPr>
                <w:rFonts w:ascii="Arial" w:hAnsi="Arial" w:cs="Arial"/>
                <w:b/>
                <w:color w:val="000000"/>
                <w:sz w:val="22"/>
                <w:szCs w:val="22"/>
              </w:rPr>
            </w:pPr>
            <w:r w:rsidRPr="00934A99">
              <w:rPr>
                <w:rFonts w:ascii="Arial" w:hAnsi="Arial" w:cs="Arial"/>
                <w:b/>
                <w:color w:val="000000"/>
                <w:sz w:val="22"/>
                <w:szCs w:val="22"/>
              </w:rPr>
              <w:t xml:space="preserve">Procesos estratégicos: </w:t>
            </w:r>
            <w:r w:rsidRPr="00B41677">
              <w:rPr>
                <w:rFonts w:ascii="Arial" w:hAnsi="Arial" w:cs="Arial"/>
                <w:bCs/>
                <w:color w:val="000000"/>
                <w:sz w:val="22"/>
                <w:szCs w:val="22"/>
              </w:rPr>
              <w:t>son aquellos que abarcan a todo el sistema y están orientados hacia la búsqueda de la mejora continua.</w:t>
            </w:r>
          </w:p>
        </w:tc>
        <w:tc>
          <w:tcPr>
            <w:tcW w:w="2789" w:type="dxa"/>
            <w:shd w:val="clear" w:color="auto" w:fill="auto"/>
            <w:tcMar>
              <w:top w:w="100" w:type="dxa"/>
              <w:left w:w="100" w:type="dxa"/>
              <w:bottom w:w="100" w:type="dxa"/>
              <w:right w:w="100" w:type="dxa"/>
            </w:tcMar>
          </w:tcPr>
          <w:p w14:paraId="3686BF90" w14:textId="77921536" w:rsidR="00332E3B" w:rsidRPr="00934A99" w:rsidRDefault="00A839FF" w:rsidP="00484BE7">
            <w:pPr>
              <w:widowControl w:val="0"/>
              <w:spacing w:before="40" w:after="40" w:line="276" w:lineRule="auto"/>
              <w:rPr>
                <w:rFonts w:ascii="Arial" w:hAnsi="Arial" w:cs="Arial"/>
                <w:color w:val="000000" w:themeColor="text1"/>
                <w:sz w:val="22"/>
                <w:szCs w:val="22"/>
              </w:rPr>
            </w:pPr>
            <w:commentRangeStart w:id="44"/>
            <w:r w:rsidRPr="00934A99">
              <w:rPr>
                <w:rFonts w:ascii="Arial" w:hAnsi="Arial" w:cs="Arial"/>
                <w:noProof/>
                <w:color w:val="000000" w:themeColor="text1"/>
                <w:sz w:val="22"/>
                <w:szCs w:val="22"/>
              </w:rPr>
              <w:drawing>
                <wp:inline distT="0" distB="0" distL="0" distR="0" wp14:anchorId="3A44A3EA" wp14:editId="68E3E3D1">
                  <wp:extent cx="1023639" cy="1149350"/>
                  <wp:effectExtent l="0" t="0" r="508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n 14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806" cy="1176485"/>
                          </a:xfrm>
                          <a:prstGeom prst="rect">
                            <a:avLst/>
                          </a:prstGeom>
                        </pic:spPr>
                      </pic:pic>
                    </a:graphicData>
                  </a:graphic>
                </wp:inline>
              </w:drawing>
            </w:r>
            <w:commentRangeEnd w:id="44"/>
            <w:r w:rsidRPr="00484BE7">
              <w:rPr>
                <w:rStyle w:val="CommentReference"/>
                <w:rFonts w:ascii="Arial" w:eastAsia="Arial" w:hAnsi="Arial" w:cs="Arial"/>
                <w:sz w:val="22"/>
                <w:szCs w:val="22"/>
                <w:lang w:val="es" w:eastAsia="es-CO"/>
              </w:rPr>
              <w:commentReference w:id="44"/>
            </w:r>
          </w:p>
          <w:p w14:paraId="6A6FD4F8" w14:textId="38ED0D03" w:rsidR="00332E3B" w:rsidRPr="00993055" w:rsidRDefault="00332E3B"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003706CF" w:rsidRPr="00196AAB">
              <w:rPr>
                <w:rFonts w:ascii="Arial" w:hAnsi="Arial" w:cs="Arial"/>
                <w:color w:val="000000" w:themeColor="text1"/>
                <w:sz w:val="22"/>
                <w:szCs w:val="22"/>
              </w:rPr>
              <w:t>135401_i</w:t>
            </w:r>
            <w:r w:rsidR="003706CF" w:rsidRPr="00EE1B4C">
              <w:rPr>
                <w:rFonts w:ascii="Arial" w:hAnsi="Arial" w:cs="Arial"/>
                <w:color w:val="000000" w:themeColor="text1"/>
                <w:sz w:val="22"/>
                <w:szCs w:val="22"/>
              </w:rPr>
              <w:t>32</w:t>
            </w:r>
          </w:p>
        </w:tc>
      </w:tr>
      <w:tr w:rsidR="00332E3B" w:rsidRPr="00484BE7" w14:paraId="5D46D1AF" w14:textId="77777777" w:rsidTr="00484BE7">
        <w:trPr>
          <w:trHeight w:val="420"/>
        </w:trPr>
        <w:tc>
          <w:tcPr>
            <w:tcW w:w="10622" w:type="dxa"/>
            <w:gridSpan w:val="2"/>
            <w:shd w:val="clear" w:color="auto" w:fill="auto"/>
            <w:tcMar>
              <w:top w:w="100" w:type="dxa"/>
              <w:left w:w="100" w:type="dxa"/>
              <w:bottom w:w="100" w:type="dxa"/>
              <w:right w:w="100" w:type="dxa"/>
            </w:tcMar>
          </w:tcPr>
          <w:p w14:paraId="251BC3B4" w14:textId="550C2E38" w:rsidR="00332E3B" w:rsidRPr="00196AAB" w:rsidRDefault="005D5A1D" w:rsidP="00484BE7">
            <w:pPr>
              <w:spacing w:before="40" w:after="40" w:line="276" w:lineRule="auto"/>
              <w:jc w:val="both"/>
              <w:rPr>
                <w:rFonts w:ascii="Arial" w:hAnsi="Arial" w:cs="Arial"/>
                <w:b/>
                <w:color w:val="000000"/>
                <w:sz w:val="22"/>
                <w:szCs w:val="22"/>
              </w:rPr>
            </w:pPr>
            <w:r w:rsidRPr="00934A99">
              <w:rPr>
                <w:rFonts w:ascii="Arial" w:hAnsi="Arial" w:cs="Arial"/>
                <w:b/>
                <w:color w:val="000000"/>
                <w:sz w:val="22"/>
                <w:szCs w:val="22"/>
              </w:rPr>
              <w:t xml:space="preserve">Procesos de soporte: </w:t>
            </w:r>
            <w:r w:rsidRPr="00B41677">
              <w:rPr>
                <w:rFonts w:ascii="Arial" w:hAnsi="Arial" w:cs="Arial"/>
                <w:bCs/>
                <w:color w:val="000000"/>
                <w:sz w:val="22"/>
                <w:szCs w:val="22"/>
              </w:rPr>
              <w:t>son aquellos sobre los que se sustenta el resto de los procesos</w:t>
            </w:r>
            <w:r w:rsidR="0088288A">
              <w:rPr>
                <w:rFonts w:ascii="Arial" w:hAnsi="Arial" w:cs="Arial"/>
                <w:bCs/>
                <w:color w:val="000000"/>
                <w:sz w:val="22"/>
                <w:szCs w:val="22"/>
              </w:rPr>
              <w:t xml:space="preserve"> y</w:t>
            </w:r>
            <w:r w:rsidRPr="00B41677">
              <w:rPr>
                <w:rFonts w:ascii="Arial" w:hAnsi="Arial" w:cs="Arial"/>
                <w:bCs/>
                <w:color w:val="000000"/>
                <w:sz w:val="22"/>
                <w:szCs w:val="22"/>
              </w:rPr>
              <w:t xml:space="preserve"> aportan </w:t>
            </w:r>
            <w:r w:rsidRPr="00196AAB">
              <w:rPr>
                <w:rFonts w:ascii="Arial" w:hAnsi="Arial" w:cs="Arial"/>
                <w:bCs/>
                <w:color w:val="000000"/>
                <w:sz w:val="22"/>
                <w:szCs w:val="22"/>
              </w:rPr>
              <w:t>coherencia a todo el conjunto.</w:t>
            </w:r>
          </w:p>
        </w:tc>
        <w:tc>
          <w:tcPr>
            <w:tcW w:w="2789" w:type="dxa"/>
            <w:shd w:val="clear" w:color="auto" w:fill="auto"/>
            <w:tcMar>
              <w:top w:w="100" w:type="dxa"/>
              <w:left w:w="100" w:type="dxa"/>
              <w:bottom w:w="100" w:type="dxa"/>
              <w:right w:w="100" w:type="dxa"/>
            </w:tcMar>
          </w:tcPr>
          <w:p w14:paraId="005A8E58" w14:textId="41F0DC0A" w:rsidR="00332E3B" w:rsidRPr="00934A99" w:rsidRDefault="00A839FF" w:rsidP="00484BE7">
            <w:pPr>
              <w:widowControl w:val="0"/>
              <w:spacing w:before="40" w:after="40" w:line="276" w:lineRule="auto"/>
              <w:rPr>
                <w:rFonts w:ascii="Arial" w:hAnsi="Arial" w:cs="Arial"/>
                <w:color w:val="000000" w:themeColor="text1"/>
                <w:sz w:val="22"/>
                <w:szCs w:val="22"/>
              </w:rPr>
            </w:pPr>
            <w:commentRangeStart w:id="45"/>
            <w:r w:rsidRPr="00934A99">
              <w:rPr>
                <w:rFonts w:ascii="Arial" w:hAnsi="Arial" w:cs="Arial"/>
                <w:noProof/>
                <w:color w:val="000000" w:themeColor="text1"/>
                <w:sz w:val="22"/>
                <w:szCs w:val="22"/>
              </w:rPr>
              <w:drawing>
                <wp:inline distT="0" distB="0" distL="0" distR="0" wp14:anchorId="503654AE" wp14:editId="1BDB79DD">
                  <wp:extent cx="1065628" cy="1136650"/>
                  <wp:effectExtent l="0" t="0" r="127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n 15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79795" cy="1151762"/>
                          </a:xfrm>
                          <a:prstGeom prst="rect">
                            <a:avLst/>
                          </a:prstGeom>
                        </pic:spPr>
                      </pic:pic>
                    </a:graphicData>
                  </a:graphic>
                </wp:inline>
              </w:drawing>
            </w:r>
            <w:commentRangeEnd w:id="45"/>
            <w:r w:rsidRPr="00484BE7">
              <w:rPr>
                <w:rStyle w:val="CommentReference"/>
                <w:rFonts w:ascii="Arial" w:eastAsia="Arial" w:hAnsi="Arial" w:cs="Arial"/>
                <w:sz w:val="22"/>
                <w:szCs w:val="22"/>
                <w:lang w:val="es" w:eastAsia="es-CO"/>
              </w:rPr>
              <w:commentReference w:id="45"/>
            </w:r>
          </w:p>
          <w:p w14:paraId="2D136CEF" w14:textId="0A6ABC63" w:rsidR="00332E3B" w:rsidRPr="00993055" w:rsidRDefault="00332E3B"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003706CF" w:rsidRPr="00196AAB">
              <w:rPr>
                <w:rFonts w:ascii="Arial" w:hAnsi="Arial" w:cs="Arial"/>
                <w:color w:val="000000" w:themeColor="text1"/>
                <w:sz w:val="22"/>
                <w:szCs w:val="22"/>
              </w:rPr>
              <w:t>135401_i</w:t>
            </w:r>
            <w:r w:rsidR="003706CF" w:rsidRPr="00EE1B4C">
              <w:rPr>
                <w:rFonts w:ascii="Arial" w:hAnsi="Arial" w:cs="Arial"/>
                <w:color w:val="000000" w:themeColor="text1"/>
                <w:sz w:val="22"/>
                <w:szCs w:val="22"/>
              </w:rPr>
              <w:t>33</w:t>
            </w:r>
          </w:p>
        </w:tc>
      </w:tr>
    </w:tbl>
    <w:p w14:paraId="65682838" w14:textId="77777777" w:rsidR="000401E4" w:rsidRPr="00484BE7" w:rsidRDefault="000401E4"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0401E4" w:rsidRPr="00484BE7" w14:paraId="63F8289F" w14:textId="77777777" w:rsidTr="001D032A">
        <w:trPr>
          <w:trHeight w:val="580"/>
        </w:trPr>
        <w:tc>
          <w:tcPr>
            <w:tcW w:w="1432" w:type="dxa"/>
            <w:shd w:val="clear" w:color="auto" w:fill="C9DAF8"/>
            <w:tcMar>
              <w:top w:w="100" w:type="dxa"/>
              <w:left w:w="100" w:type="dxa"/>
              <w:bottom w:w="100" w:type="dxa"/>
              <w:right w:w="100" w:type="dxa"/>
            </w:tcMar>
          </w:tcPr>
          <w:p w14:paraId="67DBE9EC" w14:textId="77777777" w:rsidR="000401E4" w:rsidRPr="00484BE7" w:rsidRDefault="000401E4"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7AA9ED0E" w14:textId="77777777" w:rsidR="000401E4" w:rsidRPr="00B41677" w:rsidRDefault="000401E4" w:rsidP="00484BE7">
            <w:pPr>
              <w:pStyle w:val="Title"/>
              <w:spacing w:before="40" w:after="40"/>
              <w:jc w:val="center"/>
              <w:rPr>
                <w:sz w:val="22"/>
                <w:szCs w:val="22"/>
              </w:rPr>
            </w:pPr>
            <w:r w:rsidRPr="00934A99">
              <w:rPr>
                <w:sz w:val="22"/>
                <w:szCs w:val="22"/>
              </w:rPr>
              <w:t>Cajón de texto de color</w:t>
            </w:r>
          </w:p>
        </w:tc>
      </w:tr>
      <w:tr w:rsidR="000401E4" w:rsidRPr="00484BE7" w14:paraId="76950ED1" w14:textId="77777777" w:rsidTr="001D032A">
        <w:trPr>
          <w:trHeight w:val="420"/>
        </w:trPr>
        <w:tc>
          <w:tcPr>
            <w:tcW w:w="13412" w:type="dxa"/>
            <w:gridSpan w:val="2"/>
            <w:shd w:val="clear" w:color="auto" w:fill="auto"/>
            <w:tcMar>
              <w:top w:w="100" w:type="dxa"/>
              <w:left w:w="100" w:type="dxa"/>
              <w:bottom w:w="100" w:type="dxa"/>
              <w:right w:w="100" w:type="dxa"/>
            </w:tcMar>
          </w:tcPr>
          <w:p w14:paraId="58F9CC45" w14:textId="5ADD8DEC" w:rsidR="000401E4" w:rsidRPr="005831C8" w:rsidRDefault="001E312E" w:rsidP="00484BE7">
            <w:pPr>
              <w:spacing w:before="40" w:after="40" w:line="276" w:lineRule="auto"/>
              <w:jc w:val="both"/>
              <w:rPr>
                <w:rFonts w:ascii="Arial" w:hAnsi="Arial" w:cs="Arial"/>
                <w:bCs/>
                <w:color w:val="000000"/>
                <w:sz w:val="22"/>
                <w:szCs w:val="22"/>
              </w:rPr>
            </w:pPr>
            <w:r>
              <w:rPr>
                <w:rFonts w:ascii="Arial" w:hAnsi="Arial" w:cs="Arial"/>
                <w:bCs/>
                <w:color w:val="000000"/>
                <w:sz w:val="22"/>
                <w:szCs w:val="22"/>
              </w:rPr>
              <w:t>Luego de haber</w:t>
            </w:r>
            <w:r w:rsidR="000401E4" w:rsidRPr="00934A99">
              <w:rPr>
                <w:rFonts w:ascii="Arial" w:hAnsi="Arial" w:cs="Arial"/>
                <w:bCs/>
                <w:color w:val="000000"/>
                <w:sz w:val="22"/>
                <w:szCs w:val="22"/>
              </w:rPr>
              <w:t xml:space="preserve"> clasificado</w:t>
            </w:r>
            <w:r w:rsidR="000401E4" w:rsidRPr="00B41677">
              <w:rPr>
                <w:rFonts w:ascii="Arial" w:hAnsi="Arial" w:cs="Arial"/>
                <w:bCs/>
                <w:color w:val="000000"/>
                <w:sz w:val="22"/>
                <w:szCs w:val="22"/>
              </w:rPr>
              <w:t xml:space="preserve"> los procesos, se recomienda </w:t>
            </w:r>
            <w:r w:rsidR="000401E4" w:rsidRPr="00E50931">
              <w:rPr>
                <w:rFonts w:ascii="Arial" w:hAnsi="Arial" w:cs="Arial"/>
                <w:bCs/>
                <w:color w:val="000000"/>
                <w:sz w:val="22"/>
                <w:szCs w:val="22"/>
              </w:rPr>
              <w:t>representarlos a partir</w:t>
            </w:r>
            <w:r w:rsidR="000401E4" w:rsidRPr="00675E49">
              <w:rPr>
                <w:rFonts w:ascii="Arial" w:hAnsi="Arial" w:cs="Arial"/>
                <w:bCs/>
                <w:color w:val="000000"/>
                <w:sz w:val="22"/>
                <w:szCs w:val="22"/>
              </w:rPr>
              <w:t xml:space="preserve"> de un gráfico de mapa,</w:t>
            </w:r>
            <w:r w:rsidR="000401E4" w:rsidRPr="007C2DA9">
              <w:rPr>
                <w:rFonts w:ascii="Arial" w:hAnsi="Arial" w:cs="Arial"/>
                <w:bCs/>
                <w:color w:val="000000"/>
                <w:sz w:val="22"/>
                <w:szCs w:val="22"/>
              </w:rPr>
              <w:t xml:space="preserve"> </w:t>
            </w:r>
            <w:r w:rsidR="000401E4" w:rsidRPr="005C0391">
              <w:rPr>
                <w:rFonts w:ascii="Arial" w:hAnsi="Arial" w:cs="Arial"/>
                <w:bCs/>
                <w:color w:val="000000"/>
                <w:sz w:val="22"/>
                <w:szCs w:val="22"/>
              </w:rPr>
              <w:t>de acuerdo con</w:t>
            </w:r>
            <w:r w:rsidR="000401E4" w:rsidRPr="00F255AD">
              <w:rPr>
                <w:rFonts w:ascii="Arial" w:hAnsi="Arial" w:cs="Arial"/>
                <w:bCs/>
                <w:color w:val="000000"/>
                <w:sz w:val="22"/>
                <w:szCs w:val="22"/>
              </w:rPr>
              <w:t xml:space="preserve"> las categorías</w:t>
            </w:r>
            <w:r w:rsidR="000401E4" w:rsidRPr="00196AAB">
              <w:rPr>
                <w:rFonts w:ascii="Arial" w:hAnsi="Arial" w:cs="Arial"/>
                <w:bCs/>
                <w:color w:val="000000"/>
                <w:sz w:val="22"/>
                <w:szCs w:val="22"/>
              </w:rPr>
              <w:t xml:space="preserve"> previamente definidas. Los procesos operacionales se ubican visualmente en </w:t>
            </w:r>
            <w:r w:rsidR="000401E4" w:rsidRPr="00EE1B4C">
              <w:rPr>
                <w:rFonts w:ascii="Arial" w:hAnsi="Arial" w:cs="Arial"/>
                <w:bCs/>
                <w:color w:val="000000"/>
                <w:sz w:val="22"/>
                <w:szCs w:val="22"/>
              </w:rPr>
              <w:t>la parte central</w:t>
            </w:r>
            <w:r w:rsidR="000401E4" w:rsidRPr="00993055">
              <w:rPr>
                <w:rFonts w:ascii="Arial" w:hAnsi="Arial" w:cs="Arial"/>
                <w:bCs/>
                <w:color w:val="000000"/>
                <w:sz w:val="22"/>
                <w:szCs w:val="22"/>
              </w:rPr>
              <w:t xml:space="preserve"> del </w:t>
            </w:r>
            <w:r w:rsidR="000401E4" w:rsidRPr="004945E7">
              <w:rPr>
                <w:rFonts w:ascii="Arial" w:hAnsi="Arial" w:cs="Arial"/>
                <w:bCs/>
                <w:color w:val="000000"/>
                <w:sz w:val="22"/>
                <w:szCs w:val="22"/>
              </w:rPr>
              <w:t>gráfico</w:t>
            </w:r>
            <w:r w:rsidR="0088288A">
              <w:rPr>
                <w:rFonts w:ascii="Arial" w:hAnsi="Arial" w:cs="Arial"/>
                <w:bCs/>
                <w:color w:val="000000"/>
                <w:sz w:val="22"/>
                <w:szCs w:val="22"/>
              </w:rPr>
              <w:t>;</w:t>
            </w:r>
            <w:r w:rsidR="000401E4" w:rsidRPr="004945E7">
              <w:rPr>
                <w:rFonts w:ascii="Arial" w:hAnsi="Arial" w:cs="Arial"/>
                <w:bCs/>
                <w:color w:val="000000"/>
                <w:sz w:val="22"/>
                <w:szCs w:val="22"/>
              </w:rPr>
              <w:t xml:space="preserve"> </w:t>
            </w:r>
            <w:r w:rsidR="000401E4" w:rsidRPr="006A0ABA">
              <w:rPr>
                <w:rFonts w:ascii="Arial" w:hAnsi="Arial" w:cs="Arial"/>
                <w:bCs/>
                <w:color w:val="000000"/>
                <w:sz w:val="22"/>
                <w:szCs w:val="22"/>
              </w:rPr>
              <w:t xml:space="preserve">en el caso de los procesos estratégicos y de soporte, </w:t>
            </w:r>
            <w:r w:rsidR="000401E4" w:rsidRPr="006C6F85">
              <w:rPr>
                <w:rFonts w:ascii="Arial" w:hAnsi="Arial" w:cs="Arial"/>
                <w:bCs/>
                <w:color w:val="000000"/>
                <w:sz w:val="22"/>
                <w:szCs w:val="22"/>
              </w:rPr>
              <w:t>deben ser ubicados a los lados, de manera que representen</w:t>
            </w:r>
            <w:r w:rsidR="000401E4" w:rsidRPr="00F30210">
              <w:rPr>
                <w:rFonts w:ascii="Arial" w:hAnsi="Arial" w:cs="Arial"/>
                <w:bCs/>
                <w:color w:val="000000"/>
                <w:sz w:val="22"/>
                <w:szCs w:val="22"/>
              </w:rPr>
              <w:t xml:space="preserve"> su función de apoyo en relación con los demás procesos.</w:t>
            </w:r>
          </w:p>
          <w:p w14:paraId="423B4363" w14:textId="0DDAFDC7" w:rsidR="00E00AAB" w:rsidRPr="006C6F85" w:rsidRDefault="000401E4" w:rsidP="00484BE7">
            <w:pPr>
              <w:spacing w:before="40" w:after="40" w:line="276" w:lineRule="auto"/>
              <w:jc w:val="both"/>
              <w:rPr>
                <w:rFonts w:ascii="Arial" w:hAnsi="Arial" w:cs="Arial"/>
                <w:bCs/>
                <w:color w:val="000000"/>
                <w:sz w:val="22"/>
                <w:szCs w:val="22"/>
                <w:lang w:val="es-ES"/>
              </w:rPr>
            </w:pPr>
            <w:r w:rsidRPr="005831C8">
              <w:rPr>
                <w:rFonts w:ascii="Arial" w:hAnsi="Arial" w:cs="Arial"/>
                <w:bCs/>
                <w:color w:val="000000"/>
                <w:sz w:val="22"/>
                <w:szCs w:val="22"/>
              </w:rPr>
              <w:t>Finalmente, los procesos operacionales se presentan de</w:t>
            </w:r>
            <w:r w:rsidR="003B3D88" w:rsidRPr="005831C8">
              <w:rPr>
                <w:rFonts w:ascii="Arial" w:hAnsi="Arial" w:cs="Arial"/>
                <w:bCs/>
                <w:color w:val="000000"/>
                <w:sz w:val="22"/>
                <w:szCs w:val="22"/>
              </w:rPr>
              <w:t xml:space="preserve"> forma</w:t>
            </w:r>
            <w:r w:rsidRPr="005831C8">
              <w:rPr>
                <w:rFonts w:ascii="Arial" w:hAnsi="Arial" w:cs="Arial"/>
                <w:bCs/>
                <w:color w:val="000000"/>
                <w:sz w:val="22"/>
                <w:szCs w:val="22"/>
              </w:rPr>
              <w:t xml:space="preserve"> secuencial de izquierda a derecha, de manera tal</w:t>
            </w:r>
            <w:r w:rsidR="00790210" w:rsidRPr="005831C8">
              <w:rPr>
                <w:rFonts w:ascii="Arial" w:hAnsi="Arial" w:cs="Arial"/>
                <w:bCs/>
                <w:color w:val="000000"/>
                <w:sz w:val="22"/>
                <w:szCs w:val="22"/>
              </w:rPr>
              <w:t>,</w:t>
            </w:r>
            <w:r w:rsidRPr="005831C8">
              <w:rPr>
                <w:rFonts w:ascii="Arial" w:hAnsi="Arial" w:cs="Arial"/>
                <w:bCs/>
                <w:color w:val="000000"/>
                <w:sz w:val="22"/>
                <w:szCs w:val="22"/>
              </w:rPr>
              <w:t xml:space="preserve"> que sea posible visualizar</w:t>
            </w:r>
            <w:r w:rsidR="00C22B7E" w:rsidRPr="00B00D8A">
              <w:rPr>
                <w:rFonts w:ascii="Arial" w:hAnsi="Arial" w:cs="Arial"/>
                <w:bCs/>
                <w:color w:val="000000"/>
                <w:sz w:val="22"/>
                <w:szCs w:val="22"/>
              </w:rPr>
              <w:t xml:space="preserve"> </w:t>
            </w:r>
            <w:r w:rsidRPr="00B00D8A">
              <w:rPr>
                <w:rFonts w:ascii="Arial" w:hAnsi="Arial" w:cs="Arial"/>
                <w:bCs/>
                <w:color w:val="000000"/>
                <w:sz w:val="22"/>
                <w:szCs w:val="22"/>
              </w:rPr>
              <w:t xml:space="preserve">la </w:t>
            </w:r>
            <w:r w:rsidR="00790210" w:rsidRPr="00B00D8A">
              <w:rPr>
                <w:rFonts w:ascii="Arial" w:hAnsi="Arial" w:cs="Arial"/>
                <w:bCs/>
                <w:color w:val="000000"/>
                <w:sz w:val="22"/>
                <w:szCs w:val="22"/>
              </w:rPr>
              <w:t>estructur</w:t>
            </w:r>
            <w:r w:rsidR="004D14FF" w:rsidRPr="004F65B7">
              <w:rPr>
                <w:rFonts w:ascii="Arial" w:hAnsi="Arial" w:cs="Arial"/>
                <w:bCs/>
                <w:color w:val="000000"/>
                <w:sz w:val="22"/>
                <w:szCs w:val="22"/>
              </w:rPr>
              <w:t>a</w:t>
            </w:r>
            <w:r w:rsidRPr="00C94486">
              <w:rPr>
                <w:rFonts w:ascii="Arial" w:hAnsi="Arial" w:cs="Arial"/>
                <w:bCs/>
                <w:color w:val="000000"/>
                <w:sz w:val="22"/>
                <w:szCs w:val="22"/>
              </w:rPr>
              <w:t xml:space="preserve"> en que se encuentra encadenada la totalidad</w:t>
            </w:r>
            <w:r w:rsidR="008A2CE5" w:rsidRPr="0088288A">
              <w:rPr>
                <w:rFonts w:ascii="Arial" w:hAnsi="Arial" w:cs="Arial"/>
                <w:bCs/>
                <w:color w:val="000000"/>
                <w:sz w:val="22"/>
                <w:szCs w:val="22"/>
              </w:rPr>
              <w:t xml:space="preserve"> de</w:t>
            </w:r>
            <w:r w:rsidRPr="0088288A">
              <w:rPr>
                <w:rFonts w:ascii="Arial" w:hAnsi="Arial" w:cs="Arial"/>
                <w:bCs/>
                <w:color w:val="000000"/>
                <w:sz w:val="22"/>
                <w:szCs w:val="22"/>
              </w:rPr>
              <w:t xml:space="preserve"> los procesos que se desarrollan a nivel organizacional, permitiendo apreciar la cadena productiva como un todo, </w:t>
            </w:r>
            <w:r w:rsidR="001E312E">
              <w:rPr>
                <w:rFonts w:ascii="Arial" w:hAnsi="Arial" w:cs="Arial"/>
                <w:bCs/>
                <w:color w:val="000000"/>
                <w:sz w:val="22"/>
                <w:szCs w:val="22"/>
              </w:rPr>
              <w:t xml:space="preserve">lo </w:t>
            </w:r>
            <w:r w:rsidRPr="0088288A">
              <w:rPr>
                <w:rFonts w:ascii="Arial" w:hAnsi="Arial" w:cs="Arial"/>
                <w:bCs/>
                <w:color w:val="000000"/>
                <w:sz w:val="22"/>
                <w:szCs w:val="22"/>
              </w:rPr>
              <w:t>que asegura la creación de valor para la empresa y sus públicos de interés</w:t>
            </w:r>
            <w:r w:rsidRPr="000C132A">
              <w:rPr>
                <w:rFonts w:ascii="Arial" w:hAnsi="Arial" w:cs="Arial"/>
                <w:bCs/>
                <w:color w:val="000000"/>
                <w:sz w:val="22"/>
                <w:szCs w:val="22"/>
              </w:rPr>
              <w:t xml:space="preserve">. </w:t>
            </w:r>
            <w:r w:rsidRPr="00AE7F5C">
              <w:rPr>
                <w:rFonts w:ascii="Arial" w:hAnsi="Arial" w:cs="Arial"/>
                <w:bCs/>
                <w:color w:val="000000"/>
                <w:sz w:val="22"/>
                <w:szCs w:val="22"/>
                <w:lang w:val="en-US"/>
              </w:rPr>
              <w:t xml:space="preserve">(Alonso. </w:t>
            </w:r>
            <w:r w:rsidRPr="00AE7F5C">
              <w:rPr>
                <w:rFonts w:ascii="Arial" w:hAnsi="Arial" w:cs="Arial"/>
                <w:bCs/>
                <w:color w:val="000000"/>
                <w:sz w:val="22"/>
                <w:szCs w:val="22"/>
                <w:lang w:val="es-ES"/>
              </w:rPr>
              <w:t>C, 2020)</w:t>
            </w:r>
          </w:p>
        </w:tc>
      </w:tr>
    </w:tbl>
    <w:p w14:paraId="26066ACF" w14:textId="5ECDFBB7" w:rsidR="000401E4" w:rsidRPr="00934A99" w:rsidRDefault="000401E4" w:rsidP="00484BE7">
      <w:pPr>
        <w:spacing w:before="40" w:after="40" w:line="276" w:lineRule="auto"/>
        <w:jc w:val="both"/>
        <w:rPr>
          <w:rFonts w:ascii="Arial" w:hAnsi="Arial" w:cs="Arial"/>
          <w:b/>
          <w:color w:val="000000" w:themeColor="text1"/>
          <w:sz w:val="22"/>
          <w:szCs w:val="22"/>
        </w:rPr>
      </w:pPr>
    </w:p>
    <w:p w14:paraId="1084682C" w14:textId="6293DBC5" w:rsidR="004B1240" w:rsidRPr="00993055" w:rsidRDefault="0053683C" w:rsidP="00484BE7">
      <w:pPr>
        <w:spacing w:before="40" w:after="40" w:line="276" w:lineRule="auto"/>
        <w:rPr>
          <w:rFonts w:ascii="Arial" w:hAnsi="Arial" w:cs="Arial"/>
          <w:color w:val="000000" w:themeColor="text1"/>
          <w:sz w:val="22"/>
          <w:szCs w:val="22"/>
        </w:rPr>
      </w:pPr>
      <w:r w:rsidRPr="00196AAB">
        <w:rPr>
          <w:rFonts w:ascii="Arial" w:hAnsi="Arial" w:cs="Arial"/>
          <w:b/>
          <w:color w:val="000000" w:themeColor="text1"/>
          <w:sz w:val="22"/>
          <w:szCs w:val="22"/>
        </w:rPr>
        <w:t xml:space="preserve">3.1 </w:t>
      </w:r>
      <w:r w:rsidR="00466CF7" w:rsidRPr="00EE1B4C">
        <w:rPr>
          <w:rFonts w:ascii="Arial" w:hAnsi="Arial" w:cs="Arial"/>
          <w:b/>
          <w:color w:val="000000" w:themeColor="text1"/>
          <w:sz w:val="22"/>
          <w:szCs w:val="22"/>
        </w:rPr>
        <w:t>Criterios de la información documentada</w:t>
      </w:r>
    </w:p>
    <w:p w14:paraId="2CE48FF2" w14:textId="13BBED53" w:rsidR="00466CF7" w:rsidRDefault="00466CF7" w:rsidP="00484BE7">
      <w:pPr>
        <w:spacing w:before="40" w:after="40" w:line="276" w:lineRule="auto"/>
        <w:rPr>
          <w:rFonts w:ascii="Arial" w:hAnsi="Arial" w:cs="Arial"/>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AE7F5C" w:rsidRPr="00484BE7" w14:paraId="60EE4362" w14:textId="77777777" w:rsidTr="00132C00">
        <w:trPr>
          <w:trHeight w:val="444"/>
        </w:trPr>
        <w:tc>
          <w:tcPr>
            <w:tcW w:w="13422" w:type="dxa"/>
            <w:shd w:val="clear" w:color="auto" w:fill="8DB3E2"/>
          </w:tcPr>
          <w:p w14:paraId="2B04599A" w14:textId="77777777" w:rsidR="00AE7F5C" w:rsidRPr="00484BE7" w:rsidRDefault="00AE7F5C"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AE7F5C" w:rsidRPr="00484BE7" w14:paraId="0B5FB0D2" w14:textId="77777777" w:rsidTr="00132C00">
        <w:tc>
          <w:tcPr>
            <w:tcW w:w="13422" w:type="dxa"/>
          </w:tcPr>
          <w:p w14:paraId="2F9BE9A8" w14:textId="483077C0" w:rsidR="00AE7F5C" w:rsidRPr="00AE7F5C" w:rsidRDefault="00AE7F5C" w:rsidP="00AE7F5C">
            <w:pPr>
              <w:spacing w:before="40" w:after="40" w:line="276" w:lineRule="auto"/>
              <w:jc w:val="both"/>
              <w:rPr>
                <w:rFonts w:ascii="Arial" w:hAnsi="Arial" w:cs="Arial"/>
                <w:bCs/>
                <w:color w:val="000000"/>
                <w:sz w:val="22"/>
                <w:szCs w:val="22"/>
                <w:lang w:val="es-ES"/>
              </w:rPr>
            </w:pPr>
            <w:r w:rsidRPr="00EE1B4C">
              <w:rPr>
                <w:rFonts w:ascii="Arial" w:hAnsi="Arial" w:cs="Arial"/>
                <w:bCs/>
                <w:color w:val="000000"/>
                <w:sz w:val="22"/>
                <w:szCs w:val="22"/>
                <w:lang w:val="es-ES"/>
              </w:rPr>
              <w:t>Después de conocer la clasificación de los procesos</w:t>
            </w:r>
            <w:r w:rsidRPr="00993055">
              <w:rPr>
                <w:rFonts w:ascii="Arial" w:hAnsi="Arial" w:cs="Arial"/>
                <w:bCs/>
                <w:color w:val="000000"/>
                <w:sz w:val="22"/>
                <w:szCs w:val="22"/>
                <w:lang w:val="es-ES"/>
              </w:rPr>
              <w:t xml:space="preserve"> dentro de la gesti</w:t>
            </w:r>
            <w:r>
              <w:rPr>
                <w:rFonts w:ascii="Arial" w:hAnsi="Arial" w:cs="Arial"/>
                <w:bCs/>
                <w:color w:val="000000"/>
                <w:sz w:val="22"/>
                <w:szCs w:val="22"/>
                <w:lang w:val="es-ES"/>
              </w:rPr>
              <w:t>ó</w:t>
            </w:r>
            <w:r w:rsidRPr="00993055">
              <w:rPr>
                <w:rFonts w:ascii="Arial" w:hAnsi="Arial" w:cs="Arial"/>
                <w:bCs/>
                <w:color w:val="000000"/>
                <w:sz w:val="22"/>
                <w:szCs w:val="22"/>
                <w:lang w:val="es-ES"/>
              </w:rPr>
              <w:t>n documental</w:t>
            </w:r>
            <w:r w:rsidRPr="00AE7F5C">
              <w:rPr>
                <w:rFonts w:ascii="Arial" w:hAnsi="Arial" w:cs="Arial"/>
                <w:bCs/>
                <w:color w:val="000000"/>
                <w:sz w:val="22"/>
                <w:szCs w:val="22"/>
                <w:lang w:val="es-ES"/>
              </w:rPr>
              <w:t>, l</w:t>
            </w:r>
            <w:r w:rsidRPr="00AE7F5C">
              <w:rPr>
                <w:rFonts w:ascii="Arial" w:hAnsi="Arial" w:cs="Arial"/>
                <w:bCs/>
                <w:color w:val="000000"/>
                <w:sz w:val="22"/>
                <w:szCs w:val="22"/>
                <w:lang w:val="es"/>
              </w:rPr>
              <w:t xml:space="preserve">o invitamos a ver el siguiente video, donde se nos amplía la temática </w:t>
            </w:r>
            <w:r w:rsidRPr="00AE7F5C">
              <w:rPr>
                <w:rFonts w:ascii="Arial" w:hAnsi="Arial" w:cs="Arial"/>
                <w:bCs/>
                <w:color w:val="000000"/>
                <w:sz w:val="22"/>
                <w:szCs w:val="22"/>
                <w:lang w:val="es-ES"/>
              </w:rPr>
              <w:t xml:space="preserve">de las especificidades de la </w:t>
            </w:r>
            <w:r w:rsidRPr="00AE7F5C">
              <w:rPr>
                <w:rFonts w:ascii="Arial" w:hAnsi="Arial" w:cs="Arial"/>
                <w:bCs/>
                <w:color w:val="000000" w:themeColor="text1"/>
                <w:sz w:val="22"/>
                <w:szCs w:val="22"/>
              </w:rPr>
              <w:t>información documentada</w:t>
            </w:r>
            <w:r>
              <w:rPr>
                <w:rFonts w:ascii="Arial" w:hAnsi="Arial" w:cs="Arial"/>
                <w:bCs/>
                <w:color w:val="000000" w:themeColor="text1"/>
                <w:sz w:val="22"/>
                <w:szCs w:val="22"/>
              </w:rPr>
              <w:t>.</w:t>
            </w:r>
          </w:p>
        </w:tc>
      </w:tr>
    </w:tbl>
    <w:p w14:paraId="06B6B9D8" w14:textId="77777777" w:rsidR="00AE7F5C" w:rsidRPr="006C6F85" w:rsidRDefault="00AE7F5C" w:rsidP="00484BE7">
      <w:pPr>
        <w:spacing w:before="40" w:after="40" w:line="276" w:lineRule="auto"/>
        <w:rPr>
          <w:rFonts w:ascii="Arial" w:hAnsi="Arial" w:cs="Arial"/>
          <w:color w:val="000000" w:themeColor="text1"/>
          <w:sz w:val="22"/>
          <w:szCs w:val="22"/>
        </w:rPr>
      </w:pPr>
    </w:p>
    <w:tbl>
      <w:tblPr>
        <w:tblStyle w:val="a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6"/>
        <w:gridCol w:w="3545"/>
        <w:gridCol w:w="1171"/>
        <w:gridCol w:w="4238"/>
        <w:gridCol w:w="3372"/>
      </w:tblGrid>
      <w:tr w:rsidR="004B1240" w:rsidRPr="00484BE7" w14:paraId="088EC2BE" w14:textId="77777777" w:rsidTr="001D032A">
        <w:trPr>
          <w:trHeight w:val="460"/>
        </w:trPr>
        <w:tc>
          <w:tcPr>
            <w:tcW w:w="1086" w:type="dxa"/>
            <w:shd w:val="clear" w:color="auto" w:fill="C9DAF8"/>
            <w:tcMar>
              <w:top w:w="100" w:type="dxa"/>
              <w:left w:w="100" w:type="dxa"/>
              <w:bottom w:w="100" w:type="dxa"/>
              <w:right w:w="100" w:type="dxa"/>
            </w:tcMar>
          </w:tcPr>
          <w:p w14:paraId="429D2A9D" w14:textId="77777777" w:rsidR="004B1240" w:rsidRPr="006C6F85" w:rsidRDefault="004B1240" w:rsidP="00484BE7">
            <w:pPr>
              <w:widowControl w:val="0"/>
              <w:spacing w:before="40" w:after="40" w:line="276" w:lineRule="auto"/>
              <w:jc w:val="center"/>
              <w:rPr>
                <w:rFonts w:ascii="Arial" w:hAnsi="Arial" w:cs="Arial"/>
                <w:b/>
                <w:color w:val="000000" w:themeColor="text1"/>
                <w:sz w:val="22"/>
                <w:szCs w:val="22"/>
              </w:rPr>
            </w:pPr>
            <w:r w:rsidRPr="006C6F85">
              <w:rPr>
                <w:rFonts w:ascii="Arial" w:hAnsi="Arial" w:cs="Arial"/>
                <w:b/>
                <w:color w:val="000000" w:themeColor="text1"/>
                <w:sz w:val="22"/>
                <w:szCs w:val="22"/>
              </w:rPr>
              <w:t>Tipo de recurso</w:t>
            </w:r>
          </w:p>
        </w:tc>
        <w:tc>
          <w:tcPr>
            <w:tcW w:w="12326" w:type="dxa"/>
            <w:gridSpan w:val="4"/>
            <w:shd w:val="clear" w:color="auto" w:fill="C9DAF8"/>
            <w:tcMar>
              <w:top w:w="100" w:type="dxa"/>
              <w:left w:w="100" w:type="dxa"/>
              <w:bottom w:w="100" w:type="dxa"/>
              <w:right w:w="100" w:type="dxa"/>
            </w:tcMar>
          </w:tcPr>
          <w:p w14:paraId="22789F94" w14:textId="77777777" w:rsidR="004B1240" w:rsidRPr="00F30210" w:rsidRDefault="004B1240" w:rsidP="00484BE7">
            <w:pPr>
              <w:pStyle w:val="Title"/>
              <w:widowControl w:val="0"/>
              <w:spacing w:before="40" w:after="40"/>
              <w:jc w:val="center"/>
              <w:rPr>
                <w:color w:val="000000" w:themeColor="text1"/>
                <w:sz w:val="22"/>
                <w:szCs w:val="22"/>
              </w:rPr>
            </w:pPr>
            <w:r w:rsidRPr="006C6F85">
              <w:rPr>
                <w:color w:val="000000" w:themeColor="text1"/>
                <w:sz w:val="22"/>
                <w:szCs w:val="22"/>
              </w:rPr>
              <w:t>Video spot animado</w:t>
            </w:r>
          </w:p>
        </w:tc>
      </w:tr>
      <w:tr w:rsidR="004B1240" w:rsidRPr="00484BE7" w14:paraId="76B46356" w14:textId="77777777" w:rsidTr="001D032A">
        <w:trPr>
          <w:trHeight w:val="460"/>
        </w:trPr>
        <w:tc>
          <w:tcPr>
            <w:tcW w:w="1086" w:type="dxa"/>
            <w:shd w:val="clear" w:color="auto" w:fill="C9DAF8"/>
            <w:tcMar>
              <w:top w:w="100" w:type="dxa"/>
              <w:left w:w="100" w:type="dxa"/>
              <w:bottom w:w="100" w:type="dxa"/>
              <w:right w:w="100" w:type="dxa"/>
            </w:tcMar>
          </w:tcPr>
          <w:p w14:paraId="67D19B8F" w14:textId="77777777" w:rsidR="004B1240" w:rsidRPr="00B41677" w:rsidRDefault="004B1240" w:rsidP="00484BE7">
            <w:pPr>
              <w:widowControl w:val="0"/>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NOTA</w:t>
            </w:r>
          </w:p>
        </w:tc>
        <w:tc>
          <w:tcPr>
            <w:tcW w:w="12326" w:type="dxa"/>
            <w:gridSpan w:val="4"/>
            <w:shd w:val="clear" w:color="auto" w:fill="C9DAF8"/>
            <w:tcMar>
              <w:top w:w="100" w:type="dxa"/>
              <w:left w:w="100" w:type="dxa"/>
              <w:bottom w:w="100" w:type="dxa"/>
              <w:right w:w="100" w:type="dxa"/>
            </w:tcMar>
          </w:tcPr>
          <w:p w14:paraId="6F49A10D" w14:textId="5F365C56" w:rsidR="004B1240" w:rsidRPr="00EE1B4C" w:rsidRDefault="004B1240" w:rsidP="00484BE7">
            <w:pPr>
              <w:widowControl w:val="0"/>
              <w:spacing w:before="40" w:after="40" w:line="276" w:lineRule="auto"/>
              <w:jc w:val="center"/>
              <w:rPr>
                <w:rFonts w:ascii="Arial" w:hAnsi="Arial" w:cs="Arial"/>
                <w:b/>
                <w:color w:val="000000" w:themeColor="text1"/>
                <w:sz w:val="22"/>
                <w:szCs w:val="22"/>
              </w:rPr>
            </w:pPr>
          </w:p>
        </w:tc>
      </w:tr>
      <w:tr w:rsidR="004B1240" w:rsidRPr="00484BE7" w14:paraId="3FB03AED" w14:textId="77777777" w:rsidTr="001D032A">
        <w:trPr>
          <w:trHeight w:val="420"/>
        </w:trPr>
        <w:tc>
          <w:tcPr>
            <w:tcW w:w="1086" w:type="dxa"/>
            <w:shd w:val="clear" w:color="auto" w:fill="auto"/>
            <w:tcMar>
              <w:top w:w="100" w:type="dxa"/>
              <w:left w:w="100" w:type="dxa"/>
              <w:bottom w:w="100" w:type="dxa"/>
              <w:right w:w="100" w:type="dxa"/>
            </w:tcMar>
          </w:tcPr>
          <w:p w14:paraId="0153BE93" w14:textId="77777777" w:rsidR="004B1240" w:rsidRPr="00B41677" w:rsidRDefault="004B1240"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 xml:space="preserve">Título </w:t>
            </w:r>
          </w:p>
        </w:tc>
        <w:tc>
          <w:tcPr>
            <w:tcW w:w="12326" w:type="dxa"/>
            <w:gridSpan w:val="4"/>
            <w:shd w:val="clear" w:color="auto" w:fill="auto"/>
            <w:tcMar>
              <w:top w:w="100" w:type="dxa"/>
              <w:left w:w="100" w:type="dxa"/>
              <w:bottom w:w="100" w:type="dxa"/>
              <w:right w:w="100" w:type="dxa"/>
            </w:tcMar>
          </w:tcPr>
          <w:p w14:paraId="04C2C946" w14:textId="419E39A4" w:rsidR="004B1240" w:rsidRPr="00EE1B4C" w:rsidRDefault="00F117EB" w:rsidP="00484BE7">
            <w:pPr>
              <w:spacing w:before="40" w:after="40" w:line="276" w:lineRule="auto"/>
              <w:jc w:val="both"/>
              <w:rPr>
                <w:rFonts w:ascii="Arial" w:hAnsi="Arial" w:cs="Arial"/>
                <w:b/>
                <w:color w:val="000000" w:themeColor="text1"/>
                <w:sz w:val="22"/>
                <w:szCs w:val="22"/>
              </w:rPr>
            </w:pPr>
            <w:r w:rsidRPr="00AE7F5C">
              <w:rPr>
                <w:rFonts w:ascii="Arial" w:hAnsi="Arial" w:cs="Arial"/>
                <w:b/>
                <w:color w:val="000000" w:themeColor="text1"/>
                <w:sz w:val="22"/>
                <w:szCs w:val="22"/>
              </w:rPr>
              <w:t>Los c</w:t>
            </w:r>
            <w:r w:rsidR="004B1240" w:rsidRPr="00AE7F5C">
              <w:rPr>
                <w:rFonts w:ascii="Arial" w:hAnsi="Arial" w:cs="Arial"/>
                <w:b/>
                <w:color w:val="000000" w:themeColor="text1"/>
                <w:sz w:val="22"/>
                <w:szCs w:val="22"/>
              </w:rPr>
              <w:t>riterios de la información documentada</w:t>
            </w:r>
          </w:p>
        </w:tc>
      </w:tr>
      <w:tr w:rsidR="004B1240" w:rsidRPr="00484BE7" w14:paraId="2EA82A84" w14:textId="77777777" w:rsidTr="00D85457">
        <w:tc>
          <w:tcPr>
            <w:tcW w:w="1086" w:type="dxa"/>
            <w:shd w:val="clear" w:color="auto" w:fill="auto"/>
            <w:tcMar>
              <w:top w:w="100" w:type="dxa"/>
              <w:left w:w="100" w:type="dxa"/>
              <w:bottom w:w="100" w:type="dxa"/>
              <w:right w:w="100" w:type="dxa"/>
            </w:tcMar>
          </w:tcPr>
          <w:p w14:paraId="66D179C8" w14:textId="77777777" w:rsidR="004B1240" w:rsidRPr="00B41677" w:rsidRDefault="004B1240"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Escena</w:t>
            </w:r>
          </w:p>
        </w:tc>
        <w:tc>
          <w:tcPr>
            <w:tcW w:w="3545" w:type="dxa"/>
            <w:shd w:val="clear" w:color="auto" w:fill="auto"/>
            <w:tcMar>
              <w:top w:w="100" w:type="dxa"/>
              <w:left w:w="100" w:type="dxa"/>
              <w:bottom w:w="100" w:type="dxa"/>
              <w:right w:w="100" w:type="dxa"/>
            </w:tcMar>
          </w:tcPr>
          <w:p w14:paraId="0D39ECE3" w14:textId="77777777" w:rsidR="004B1240" w:rsidRPr="00196AAB" w:rsidRDefault="004B1240" w:rsidP="00484BE7">
            <w:pPr>
              <w:widowControl w:val="0"/>
              <w:spacing w:before="40" w:after="40" w:line="276" w:lineRule="auto"/>
              <w:rPr>
                <w:rFonts w:ascii="Arial" w:hAnsi="Arial" w:cs="Arial"/>
                <w:b/>
                <w:color w:val="000000" w:themeColor="text1"/>
                <w:sz w:val="22"/>
                <w:szCs w:val="22"/>
              </w:rPr>
            </w:pPr>
            <w:r w:rsidRPr="00196AAB">
              <w:rPr>
                <w:rFonts w:ascii="Arial" w:hAnsi="Arial" w:cs="Arial"/>
                <w:b/>
                <w:color w:val="000000" w:themeColor="text1"/>
                <w:sz w:val="22"/>
                <w:szCs w:val="22"/>
              </w:rPr>
              <w:t>Imagen</w:t>
            </w:r>
          </w:p>
        </w:tc>
        <w:tc>
          <w:tcPr>
            <w:tcW w:w="1171" w:type="dxa"/>
            <w:shd w:val="clear" w:color="auto" w:fill="auto"/>
            <w:tcMar>
              <w:top w:w="100" w:type="dxa"/>
              <w:left w:w="100" w:type="dxa"/>
              <w:bottom w:w="100" w:type="dxa"/>
              <w:right w:w="100" w:type="dxa"/>
            </w:tcMar>
          </w:tcPr>
          <w:p w14:paraId="02418447" w14:textId="77777777" w:rsidR="004B1240" w:rsidRPr="00993055" w:rsidRDefault="004B1240" w:rsidP="00484BE7">
            <w:pPr>
              <w:widowControl w:val="0"/>
              <w:spacing w:before="40" w:after="40" w:line="276" w:lineRule="auto"/>
              <w:rPr>
                <w:rFonts w:ascii="Arial" w:hAnsi="Arial" w:cs="Arial"/>
                <w:b/>
                <w:color w:val="000000" w:themeColor="text1"/>
                <w:sz w:val="22"/>
                <w:szCs w:val="22"/>
              </w:rPr>
            </w:pPr>
            <w:r w:rsidRPr="00EE1B4C">
              <w:rPr>
                <w:rFonts w:ascii="Arial" w:hAnsi="Arial" w:cs="Arial"/>
                <w:b/>
                <w:color w:val="000000" w:themeColor="text1"/>
                <w:sz w:val="22"/>
                <w:szCs w:val="22"/>
              </w:rPr>
              <w:t>Sonido</w:t>
            </w:r>
          </w:p>
        </w:tc>
        <w:tc>
          <w:tcPr>
            <w:tcW w:w="4238" w:type="dxa"/>
            <w:shd w:val="clear" w:color="auto" w:fill="auto"/>
            <w:tcMar>
              <w:top w:w="100" w:type="dxa"/>
              <w:left w:w="100" w:type="dxa"/>
              <w:bottom w:w="100" w:type="dxa"/>
              <w:right w:w="100" w:type="dxa"/>
            </w:tcMar>
          </w:tcPr>
          <w:p w14:paraId="267C5A08" w14:textId="77777777" w:rsidR="004B1240" w:rsidRPr="006A0ABA" w:rsidRDefault="004B1240" w:rsidP="00484BE7">
            <w:pPr>
              <w:widowControl w:val="0"/>
              <w:spacing w:before="40" w:after="40" w:line="276" w:lineRule="auto"/>
              <w:rPr>
                <w:rFonts w:ascii="Arial" w:hAnsi="Arial" w:cs="Arial"/>
                <w:b/>
                <w:color w:val="000000" w:themeColor="text1"/>
                <w:sz w:val="22"/>
                <w:szCs w:val="22"/>
              </w:rPr>
            </w:pPr>
            <w:r w:rsidRPr="004945E7">
              <w:rPr>
                <w:rFonts w:ascii="Arial" w:hAnsi="Arial" w:cs="Arial"/>
                <w:b/>
                <w:color w:val="000000" w:themeColor="text1"/>
                <w:sz w:val="22"/>
                <w:szCs w:val="22"/>
              </w:rPr>
              <w:t>Narración (voz en off)</w:t>
            </w:r>
          </w:p>
        </w:tc>
        <w:tc>
          <w:tcPr>
            <w:tcW w:w="3372" w:type="dxa"/>
            <w:shd w:val="clear" w:color="auto" w:fill="auto"/>
            <w:tcMar>
              <w:top w:w="100" w:type="dxa"/>
              <w:left w:w="100" w:type="dxa"/>
              <w:bottom w:w="100" w:type="dxa"/>
              <w:right w:w="100" w:type="dxa"/>
            </w:tcMar>
          </w:tcPr>
          <w:p w14:paraId="0B96AE44" w14:textId="77777777" w:rsidR="004B1240" w:rsidRPr="006C6F85" w:rsidRDefault="004B1240" w:rsidP="00484BE7">
            <w:pPr>
              <w:widowControl w:val="0"/>
              <w:spacing w:before="40" w:after="40" w:line="276" w:lineRule="auto"/>
              <w:rPr>
                <w:rFonts w:ascii="Arial" w:hAnsi="Arial" w:cs="Arial"/>
                <w:b/>
                <w:color w:val="000000" w:themeColor="text1"/>
                <w:sz w:val="22"/>
                <w:szCs w:val="22"/>
              </w:rPr>
            </w:pPr>
            <w:r w:rsidRPr="006C6F85">
              <w:rPr>
                <w:rFonts w:ascii="Arial" w:hAnsi="Arial" w:cs="Arial"/>
                <w:b/>
                <w:color w:val="000000" w:themeColor="text1"/>
                <w:sz w:val="22"/>
                <w:szCs w:val="22"/>
              </w:rPr>
              <w:t>Texto</w:t>
            </w:r>
          </w:p>
        </w:tc>
      </w:tr>
      <w:tr w:rsidR="004B1240" w:rsidRPr="00484BE7" w14:paraId="6E27C66A" w14:textId="77777777" w:rsidTr="00D85457">
        <w:tc>
          <w:tcPr>
            <w:tcW w:w="1086" w:type="dxa"/>
            <w:shd w:val="clear" w:color="auto" w:fill="auto"/>
            <w:tcMar>
              <w:top w:w="100" w:type="dxa"/>
              <w:left w:w="100" w:type="dxa"/>
              <w:bottom w:w="100" w:type="dxa"/>
              <w:right w:w="100" w:type="dxa"/>
            </w:tcMar>
          </w:tcPr>
          <w:p w14:paraId="0473CC32" w14:textId="724B3BCA" w:rsidR="004B1240" w:rsidRPr="00B41677" w:rsidRDefault="0085539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1</w:t>
            </w:r>
          </w:p>
        </w:tc>
        <w:tc>
          <w:tcPr>
            <w:tcW w:w="3545" w:type="dxa"/>
            <w:shd w:val="clear" w:color="auto" w:fill="auto"/>
            <w:tcMar>
              <w:top w:w="100" w:type="dxa"/>
              <w:left w:w="100" w:type="dxa"/>
              <w:bottom w:w="100" w:type="dxa"/>
              <w:right w:w="100" w:type="dxa"/>
            </w:tcMar>
          </w:tcPr>
          <w:p w14:paraId="1ECFFAB4" w14:textId="0D9E8C73" w:rsidR="004B1240" w:rsidRPr="00934A99" w:rsidRDefault="00112A58"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167EDBAA" wp14:editId="1281172E">
                  <wp:extent cx="2124075" cy="1657985"/>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24075" cy="1657985"/>
                          </a:xfrm>
                          <a:prstGeom prst="rect">
                            <a:avLst/>
                          </a:prstGeom>
                        </pic:spPr>
                      </pic:pic>
                    </a:graphicData>
                  </a:graphic>
                </wp:inline>
              </w:drawing>
            </w:r>
          </w:p>
        </w:tc>
        <w:tc>
          <w:tcPr>
            <w:tcW w:w="1171" w:type="dxa"/>
            <w:shd w:val="clear" w:color="auto" w:fill="auto"/>
            <w:tcMar>
              <w:top w:w="100" w:type="dxa"/>
              <w:left w:w="100" w:type="dxa"/>
              <w:bottom w:w="100" w:type="dxa"/>
              <w:right w:w="100" w:type="dxa"/>
            </w:tcMar>
          </w:tcPr>
          <w:p w14:paraId="2BD196B2" w14:textId="155F79EC" w:rsidR="004B1240" w:rsidRPr="00196AAB" w:rsidRDefault="004B1240"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19B8DBED" w14:textId="766A0BE8" w:rsidR="000C132A" w:rsidRPr="00484BE7" w:rsidRDefault="000C132A"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De acuerdo con lo establecido por la Norma Técnica (ISO 9001:2015), el Sistema de Gestión de la Calidad tiene que incluir:</w:t>
            </w:r>
          </w:p>
          <w:p w14:paraId="63D9BFE7" w14:textId="77777777" w:rsidR="000C132A" w:rsidRPr="00484BE7" w:rsidRDefault="000C132A" w:rsidP="00484BE7">
            <w:pPr>
              <w:widowControl w:val="0"/>
              <w:spacing w:before="40" w:after="40" w:line="276" w:lineRule="auto"/>
              <w:rPr>
                <w:rFonts w:ascii="Arial" w:hAnsi="Arial" w:cs="Arial"/>
                <w:color w:val="000000" w:themeColor="text1"/>
                <w:sz w:val="22"/>
                <w:szCs w:val="22"/>
                <w:lang w:val="es"/>
              </w:rPr>
            </w:pPr>
            <w:r w:rsidRPr="00484BE7">
              <w:rPr>
                <w:rFonts w:ascii="Arial" w:hAnsi="Arial" w:cs="Arial"/>
                <w:color w:val="000000" w:themeColor="text1"/>
                <w:sz w:val="22"/>
                <w:szCs w:val="22"/>
                <w:lang w:val="es"/>
              </w:rPr>
              <w:t>a) La información documentada requerida por la norma ISO 9001.</w:t>
            </w:r>
          </w:p>
          <w:p w14:paraId="228EF332" w14:textId="33A3F296" w:rsidR="006A4792" w:rsidRPr="00484BE7" w:rsidRDefault="000C132A" w:rsidP="00484BE7">
            <w:pPr>
              <w:widowControl w:val="0"/>
              <w:spacing w:before="40" w:after="40" w:line="276" w:lineRule="auto"/>
              <w:rPr>
                <w:color w:val="000000" w:themeColor="text1"/>
              </w:rPr>
            </w:pPr>
            <w:r w:rsidRPr="00484BE7">
              <w:rPr>
                <w:rFonts w:ascii="Arial" w:hAnsi="Arial" w:cs="Arial"/>
                <w:color w:val="000000" w:themeColor="text1"/>
                <w:sz w:val="22"/>
                <w:szCs w:val="22"/>
              </w:rPr>
              <w:t>b) La información documentada que la empresa determina como necesaria para obtener la eficiencia en los sistemas.</w:t>
            </w:r>
          </w:p>
        </w:tc>
        <w:tc>
          <w:tcPr>
            <w:tcW w:w="3372" w:type="dxa"/>
            <w:shd w:val="clear" w:color="auto" w:fill="auto"/>
            <w:tcMar>
              <w:top w:w="100" w:type="dxa"/>
              <w:left w:w="100" w:type="dxa"/>
              <w:bottom w:w="100" w:type="dxa"/>
              <w:right w:w="100" w:type="dxa"/>
            </w:tcMar>
          </w:tcPr>
          <w:p w14:paraId="5B6CDA6F" w14:textId="77777777" w:rsidR="004B1240" w:rsidRPr="000C132A" w:rsidRDefault="004D4D96" w:rsidP="00484BE7">
            <w:pPr>
              <w:widowControl w:val="0"/>
              <w:spacing w:before="40" w:after="40" w:line="276" w:lineRule="auto"/>
              <w:rPr>
                <w:rFonts w:ascii="Arial" w:hAnsi="Arial" w:cs="Arial"/>
                <w:color w:val="000000" w:themeColor="text1"/>
                <w:sz w:val="22"/>
                <w:szCs w:val="22"/>
              </w:rPr>
            </w:pPr>
            <w:r w:rsidRPr="00C94486">
              <w:rPr>
                <w:rFonts w:ascii="Arial" w:hAnsi="Arial" w:cs="Arial"/>
                <w:color w:val="000000" w:themeColor="text1"/>
                <w:sz w:val="22"/>
                <w:szCs w:val="22"/>
              </w:rPr>
              <w:t>Sistema de Gestión de la Calidad</w:t>
            </w:r>
          </w:p>
          <w:p w14:paraId="21386BD2" w14:textId="77777777" w:rsidR="004D4D96" w:rsidRPr="000C132A" w:rsidRDefault="004D4D96" w:rsidP="00484BE7">
            <w:pPr>
              <w:widowControl w:val="0"/>
              <w:spacing w:before="40" w:after="40" w:line="276" w:lineRule="auto"/>
              <w:rPr>
                <w:rFonts w:ascii="Arial" w:hAnsi="Arial" w:cs="Arial"/>
                <w:color w:val="000000" w:themeColor="text1"/>
                <w:sz w:val="22"/>
                <w:szCs w:val="22"/>
              </w:rPr>
            </w:pPr>
          </w:p>
          <w:p w14:paraId="4FB24A36" w14:textId="77777777" w:rsidR="004D4D96" w:rsidRPr="002E0F68" w:rsidRDefault="004D4D96" w:rsidP="00484BE7">
            <w:pPr>
              <w:widowControl w:val="0"/>
              <w:spacing w:before="40" w:after="40" w:line="276" w:lineRule="auto"/>
              <w:rPr>
                <w:rFonts w:ascii="Arial" w:hAnsi="Arial" w:cs="Arial"/>
                <w:color w:val="000000" w:themeColor="text1"/>
                <w:sz w:val="22"/>
                <w:szCs w:val="22"/>
              </w:rPr>
            </w:pPr>
            <w:r w:rsidRPr="004E53BD">
              <w:rPr>
                <w:rFonts w:ascii="Arial" w:hAnsi="Arial" w:cs="Arial"/>
                <w:color w:val="000000" w:themeColor="text1"/>
                <w:sz w:val="22"/>
                <w:szCs w:val="22"/>
              </w:rPr>
              <w:t>La información documentada</w:t>
            </w:r>
          </w:p>
          <w:p w14:paraId="7793DBDF" w14:textId="77777777" w:rsidR="004D4D96" w:rsidRPr="00CC2CA7" w:rsidRDefault="004D4D96" w:rsidP="00484BE7">
            <w:pPr>
              <w:widowControl w:val="0"/>
              <w:spacing w:before="40" w:after="40" w:line="276" w:lineRule="auto"/>
              <w:rPr>
                <w:rFonts w:ascii="Arial" w:hAnsi="Arial" w:cs="Arial"/>
                <w:color w:val="000000" w:themeColor="text1"/>
                <w:sz w:val="22"/>
                <w:szCs w:val="22"/>
              </w:rPr>
            </w:pPr>
          </w:p>
          <w:p w14:paraId="61149868" w14:textId="05D5D688" w:rsidR="004D4D96" w:rsidRPr="008D155F" w:rsidRDefault="004D4D96" w:rsidP="00484BE7">
            <w:pPr>
              <w:widowControl w:val="0"/>
              <w:spacing w:before="40" w:after="40" w:line="276" w:lineRule="auto"/>
              <w:rPr>
                <w:rFonts w:ascii="Arial" w:hAnsi="Arial" w:cs="Arial"/>
                <w:color w:val="000000" w:themeColor="text1"/>
                <w:sz w:val="22"/>
                <w:szCs w:val="22"/>
              </w:rPr>
            </w:pPr>
          </w:p>
        </w:tc>
      </w:tr>
      <w:tr w:rsidR="004B1240" w:rsidRPr="00484BE7" w14:paraId="30FBE0C1" w14:textId="77777777" w:rsidTr="00D85457">
        <w:tc>
          <w:tcPr>
            <w:tcW w:w="1086" w:type="dxa"/>
            <w:shd w:val="clear" w:color="auto" w:fill="auto"/>
            <w:tcMar>
              <w:top w:w="100" w:type="dxa"/>
              <w:left w:w="100" w:type="dxa"/>
              <w:bottom w:w="100" w:type="dxa"/>
              <w:right w:w="100" w:type="dxa"/>
            </w:tcMar>
          </w:tcPr>
          <w:p w14:paraId="06F3BB49" w14:textId="2FFC5B56" w:rsidR="004B1240" w:rsidRPr="00B41677" w:rsidRDefault="0085539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2</w:t>
            </w:r>
          </w:p>
        </w:tc>
        <w:tc>
          <w:tcPr>
            <w:tcW w:w="3545" w:type="dxa"/>
            <w:shd w:val="clear" w:color="auto" w:fill="auto"/>
            <w:tcMar>
              <w:top w:w="100" w:type="dxa"/>
              <w:left w:w="100" w:type="dxa"/>
              <w:bottom w:w="100" w:type="dxa"/>
              <w:right w:w="100" w:type="dxa"/>
            </w:tcMar>
          </w:tcPr>
          <w:p w14:paraId="06C1FD0E" w14:textId="77777777" w:rsidR="004B1240" w:rsidRPr="00934A99" w:rsidRDefault="007128DA" w:rsidP="00484BE7">
            <w:pPr>
              <w:widowControl w:val="0"/>
              <w:spacing w:before="40" w:after="40" w:line="276" w:lineRule="auto"/>
              <w:rPr>
                <w:rFonts w:ascii="Arial" w:hAnsi="Arial" w:cs="Arial"/>
                <w:noProof/>
                <w:sz w:val="22"/>
                <w:szCs w:val="22"/>
              </w:rPr>
            </w:pPr>
            <w:r w:rsidRPr="00934A99">
              <w:rPr>
                <w:rFonts w:ascii="Arial" w:hAnsi="Arial" w:cs="Arial"/>
                <w:noProof/>
                <w:sz w:val="22"/>
                <w:szCs w:val="22"/>
              </w:rPr>
              <w:drawing>
                <wp:inline distT="0" distB="0" distL="0" distR="0" wp14:anchorId="26980238" wp14:editId="473DA060">
                  <wp:extent cx="3904154" cy="2141297"/>
                  <wp:effectExtent l="0" t="0" r="1270" b="0"/>
                  <wp:docPr id="117" name="Imagen 117" descr="mapa-procesos-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a-procesos-grafic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6595" cy="2159090"/>
                          </a:xfrm>
                          <a:prstGeom prst="rect">
                            <a:avLst/>
                          </a:prstGeom>
                          <a:noFill/>
                          <a:ln>
                            <a:noFill/>
                          </a:ln>
                        </pic:spPr>
                      </pic:pic>
                    </a:graphicData>
                  </a:graphic>
                </wp:inline>
              </w:drawing>
            </w:r>
          </w:p>
          <w:p w14:paraId="067EC0E4" w14:textId="77777777" w:rsidR="00306F1C" w:rsidRPr="00196AAB" w:rsidRDefault="00306F1C" w:rsidP="00484BE7">
            <w:pPr>
              <w:spacing w:before="40" w:after="40" w:line="276" w:lineRule="auto"/>
              <w:rPr>
                <w:rFonts w:ascii="Arial" w:hAnsi="Arial" w:cs="Arial"/>
                <w:sz w:val="22"/>
                <w:szCs w:val="22"/>
              </w:rPr>
            </w:pPr>
          </w:p>
          <w:p w14:paraId="55D33784" w14:textId="593A27E9" w:rsidR="00306F1C" w:rsidRPr="00934A99" w:rsidRDefault="00306F1C" w:rsidP="00484BE7">
            <w:pPr>
              <w:spacing w:before="40" w:after="40" w:line="276" w:lineRule="auto"/>
              <w:rPr>
                <w:rFonts w:ascii="Arial" w:hAnsi="Arial" w:cs="Arial"/>
                <w:sz w:val="22"/>
                <w:szCs w:val="22"/>
              </w:rPr>
            </w:pPr>
            <w:r w:rsidRPr="00196AAB">
              <w:rPr>
                <w:rFonts w:ascii="Arial" w:hAnsi="Arial" w:cs="Arial"/>
                <w:sz w:val="22"/>
                <w:szCs w:val="22"/>
              </w:rPr>
              <w:t xml:space="preserve">Figura 2: Ejemplo de Mapa de Procesos, Fuente, </w:t>
            </w:r>
            <w:hyperlink r:id="rId52" w:history="1">
              <w:r w:rsidR="000C64FF" w:rsidRPr="00484BE7">
                <w:rPr>
                  <w:rStyle w:val="Hyperlink"/>
                  <w:rFonts w:ascii="Arial" w:hAnsi="Arial" w:cs="Arial"/>
                  <w:sz w:val="22"/>
                  <w:szCs w:val="22"/>
                </w:rPr>
                <w:t>https://www.globalsuitesolutions.com/es/que-es-mapa-de-procesos-y-como-se-elabora/</w:t>
              </w:r>
            </w:hyperlink>
          </w:p>
          <w:p w14:paraId="6E142439" w14:textId="77777777" w:rsidR="000C64FF" w:rsidRPr="00196AAB" w:rsidRDefault="000C64FF" w:rsidP="00484BE7">
            <w:pPr>
              <w:spacing w:before="40" w:after="40" w:line="276" w:lineRule="auto"/>
              <w:rPr>
                <w:rFonts w:ascii="Arial" w:hAnsi="Arial" w:cs="Arial"/>
                <w:sz w:val="22"/>
                <w:szCs w:val="22"/>
              </w:rPr>
            </w:pPr>
          </w:p>
          <w:p w14:paraId="5F7C5CE9" w14:textId="0200E68E" w:rsidR="00306F1C" w:rsidRPr="00196AAB" w:rsidRDefault="00306F1C" w:rsidP="00484BE7">
            <w:pPr>
              <w:spacing w:before="40" w:after="40" w:line="276" w:lineRule="auto"/>
              <w:rPr>
                <w:rFonts w:ascii="Arial" w:hAnsi="Arial" w:cs="Arial"/>
                <w:sz w:val="22"/>
                <w:szCs w:val="22"/>
              </w:rPr>
            </w:pPr>
          </w:p>
        </w:tc>
        <w:tc>
          <w:tcPr>
            <w:tcW w:w="1171" w:type="dxa"/>
            <w:shd w:val="clear" w:color="auto" w:fill="auto"/>
            <w:tcMar>
              <w:top w:w="100" w:type="dxa"/>
              <w:left w:w="100" w:type="dxa"/>
              <w:bottom w:w="100" w:type="dxa"/>
              <w:right w:w="100" w:type="dxa"/>
            </w:tcMar>
          </w:tcPr>
          <w:p w14:paraId="41054F0E" w14:textId="6E3353A3" w:rsidR="004B1240" w:rsidRPr="00EE1B4C" w:rsidRDefault="004B1240"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1B55A127" w14:textId="77777777" w:rsidR="000C132A" w:rsidRPr="000C132A" w:rsidRDefault="000C132A" w:rsidP="000C132A">
            <w:pPr>
              <w:widowControl w:val="0"/>
              <w:spacing w:before="40" w:after="40" w:line="276" w:lineRule="auto"/>
              <w:rPr>
                <w:rFonts w:ascii="Arial" w:hAnsi="Arial" w:cs="Arial"/>
                <w:color w:val="000000" w:themeColor="text1"/>
                <w:sz w:val="22"/>
                <w:szCs w:val="22"/>
              </w:rPr>
            </w:pPr>
            <w:r w:rsidRPr="000C132A">
              <w:rPr>
                <w:rFonts w:ascii="Arial" w:hAnsi="Arial" w:cs="Arial"/>
                <w:color w:val="000000" w:themeColor="text1"/>
                <w:sz w:val="22"/>
                <w:szCs w:val="22"/>
              </w:rPr>
              <w:t>Es fundamental tener en cuenta, que la información documentada de cada organización debe responder a las características propias de la misma; por tal motivo, su extensión puede tener variaciones de una empresa a otra, debido a que pueden existir diferencias sustanciales en alguno de los siguientes aspectos:</w:t>
            </w:r>
          </w:p>
          <w:p w14:paraId="3F1421D3" w14:textId="77777777" w:rsidR="000C132A" w:rsidRPr="00484BE7" w:rsidRDefault="000C132A" w:rsidP="00CA6586">
            <w:pPr>
              <w:pStyle w:val="ListParagraph"/>
              <w:widowControl w:val="0"/>
              <w:numPr>
                <w:ilvl w:val="0"/>
                <w:numId w:val="11"/>
              </w:numPr>
              <w:spacing w:before="40" w:after="40"/>
              <w:ind w:left="327"/>
              <w:rPr>
                <w:color w:val="000000" w:themeColor="text1"/>
              </w:rPr>
            </w:pPr>
            <w:r w:rsidRPr="00484BE7">
              <w:rPr>
                <w:color w:val="000000" w:themeColor="text1"/>
              </w:rPr>
              <w:t xml:space="preserve">El tamaño y tipo de actividad que la empresa realiza, las características de sus procesos y su portafolio de </w:t>
            </w:r>
            <w:r w:rsidRPr="00484BE7">
              <w:rPr>
                <w:color w:val="000000" w:themeColor="text1"/>
              </w:rPr>
              <w:lastRenderedPageBreak/>
              <w:t xml:space="preserve">productos y/o servicios. </w:t>
            </w:r>
          </w:p>
          <w:p w14:paraId="2565BC43" w14:textId="77777777" w:rsidR="00AE7F5C" w:rsidRDefault="000C132A" w:rsidP="00CA6586">
            <w:pPr>
              <w:pStyle w:val="ListParagraph"/>
              <w:widowControl w:val="0"/>
              <w:numPr>
                <w:ilvl w:val="0"/>
                <w:numId w:val="11"/>
              </w:numPr>
              <w:spacing w:before="40" w:after="40"/>
              <w:ind w:left="327"/>
              <w:rPr>
                <w:color w:val="000000" w:themeColor="text1"/>
              </w:rPr>
            </w:pPr>
            <w:r w:rsidRPr="00484BE7">
              <w:rPr>
                <w:color w:val="000000" w:themeColor="text1"/>
              </w:rPr>
              <w:t>El nivel de complejidad de los diferentes procesos que componen la organización, (apreciable en el mapa de procesos).</w:t>
            </w:r>
          </w:p>
          <w:p w14:paraId="03B6A1F5" w14:textId="1C6D3A63" w:rsidR="004B1240" w:rsidRPr="00AE7F5C" w:rsidRDefault="000C132A" w:rsidP="00CA6586">
            <w:pPr>
              <w:pStyle w:val="ListParagraph"/>
              <w:widowControl w:val="0"/>
              <w:numPr>
                <w:ilvl w:val="0"/>
                <w:numId w:val="11"/>
              </w:numPr>
              <w:spacing w:before="40" w:after="40"/>
              <w:ind w:left="327"/>
              <w:rPr>
                <w:color w:val="000000" w:themeColor="text1"/>
              </w:rPr>
            </w:pPr>
            <w:r w:rsidRPr="00AE7F5C">
              <w:rPr>
                <w:color w:val="000000" w:themeColor="text1"/>
              </w:rPr>
              <w:t>El grado de competencia (conocimiento, experiencia, habilidades y capacidad de gestión), de las personas que se encuentran vinculadas a los diferentes procesos.</w:t>
            </w:r>
          </w:p>
        </w:tc>
        <w:tc>
          <w:tcPr>
            <w:tcW w:w="3372" w:type="dxa"/>
            <w:shd w:val="clear" w:color="auto" w:fill="auto"/>
            <w:tcMar>
              <w:top w:w="100" w:type="dxa"/>
              <w:left w:w="100" w:type="dxa"/>
              <w:bottom w:w="100" w:type="dxa"/>
              <w:right w:w="100" w:type="dxa"/>
            </w:tcMar>
          </w:tcPr>
          <w:p w14:paraId="5FDF1F9A" w14:textId="77777777" w:rsidR="004B1240" w:rsidRPr="00C94486" w:rsidRDefault="00813D05" w:rsidP="00484BE7">
            <w:pPr>
              <w:widowControl w:val="0"/>
              <w:spacing w:before="40" w:after="40" w:line="276" w:lineRule="auto"/>
              <w:rPr>
                <w:rFonts w:ascii="Arial" w:hAnsi="Arial" w:cs="Arial"/>
                <w:color w:val="000000" w:themeColor="text1"/>
                <w:sz w:val="22"/>
                <w:szCs w:val="22"/>
              </w:rPr>
            </w:pPr>
            <w:r w:rsidRPr="00C94486">
              <w:rPr>
                <w:rFonts w:ascii="Arial" w:hAnsi="Arial" w:cs="Arial"/>
                <w:color w:val="000000" w:themeColor="text1"/>
                <w:sz w:val="22"/>
                <w:szCs w:val="22"/>
              </w:rPr>
              <w:lastRenderedPageBreak/>
              <w:t>Sistema de Gestión</w:t>
            </w:r>
          </w:p>
          <w:p w14:paraId="6FA047DC" w14:textId="77777777" w:rsidR="00813D05" w:rsidRPr="000C132A" w:rsidRDefault="00813D05" w:rsidP="00484BE7">
            <w:pPr>
              <w:widowControl w:val="0"/>
              <w:spacing w:before="40" w:after="40" w:line="276" w:lineRule="auto"/>
              <w:rPr>
                <w:rFonts w:ascii="Arial" w:hAnsi="Arial" w:cs="Arial"/>
                <w:color w:val="000000" w:themeColor="text1"/>
                <w:sz w:val="22"/>
                <w:szCs w:val="22"/>
              </w:rPr>
            </w:pPr>
          </w:p>
          <w:p w14:paraId="26E285B3" w14:textId="77777777" w:rsidR="00813D05" w:rsidRPr="00EE0C7E" w:rsidRDefault="000C64FF" w:rsidP="00484BE7">
            <w:pPr>
              <w:widowControl w:val="0"/>
              <w:spacing w:before="40" w:after="40" w:line="276" w:lineRule="auto"/>
              <w:rPr>
                <w:rFonts w:ascii="Arial" w:hAnsi="Arial" w:cs="Arial"/>
                <w:color w:val="000000" w:themeColor="text1"/>
                <w:sz w:val="22"/>
                <w:szCs w:val="22"/>
              </w:rPr>
            </w:pPr>
            <w:r w:rsidRPr="004E53BD">
              <w:rPr>
                <w:rFonts w:ascii="Arial" w:hAnsi="Arial" w:cs="Arial"/>
                <w:color w:val="000000" w:themeColor="text1"/>
                <w:sz w:val="22"/>
                <w:szCs w:val="22"/>
              </w:rPr>
              <w:t>P</w:t>
            </w:r>
            <w:r w:rsidRPr="002E0F68">
              <w:rPr>
                <w:rFonts w:ascii="Arial" w:hAnsi="Arial" w:cs="Arial"/>
                <w:color w:val="000000" w:themeColor="text1"/>
                <w:sz w:val="22"/>
                <w:szCs w:val="22"/>
              </w:rPr>
              <w:t xml:space="preserve">rocesos que componen la </w:t>
            </w:r>
            <w:r w:rsidRPr="00EE0C7E">
              <w:rPr>
                <w:rFonts w:ascii="Arial" w:hAnsi="Arial" w:cs="Arial"/>
                <w:color w:val="000000" w:themeColor="text1"/>
                <w:sz w:val="22"/>
                <w:szCs w:val="22"/>
              </w:rPr>
              <w:t>organización</w:t>
            </w:r>
          </w:p>
          <w:p w14:paraId="58707EBF" w14:textId="77777777" w:rsidR="000C64FF" w:rsidRPr="00EE0C7E" w:rsidRDefault="000C64FF" w:rsidP="00484BE7">
            <w:pPr>
              <w:widowControl w:val="0"/>
              <w:spacing w:before="40" w:after="40" w:line="276" w:lineRule="auto"/>
              <w:rPr>
                <w:rFonts w:ascii="Arial" w:hAnsi="Arial" w:cs="Arial"/>
                <w:color w:val="000000" w:themeColor="text1"/>
                <w:sz w:val="22"/>
                <w:szCs w:val="22"/>
              </w:rPr>
            </w:pPr>
          </w:p>
          <w:p w14:paraId="356C9427" w14:textId="77777777" w:rsidR="000C64FF" w:rsidRPr="00484BE7" w:rsidRDefault="000C64FF"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El grado de competencia</w:t>
            </w:r>
          </w:p>
          <w:p w14:paraId="3C60D813"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p>
          <w:p w14:paraId="68149FCE"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Conocimiento</w:t>
            </w:r>
          </w:p>
          <w:p w14:paraId="0AA7451E"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p>
          <w:p w14:paraId="1784E095"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Experiencia</w:t>
            </w:r>
          </w:p>
          <w:p w14:paraId="5DD471DD"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p>
          <w:p w14:paraId="486754E2"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lastRenderedPageBreak/>
              <w:t>Habilidades</w:t>
            </w:r>
          </w:p>
          <w:p w14:paraId="36AC72EA" w14:textId="77777777" w:rsidR="00521908" w:rsidRPr="00484BE7" w:rsidRDefault="00521908" w:rsidP="00484BE7">
            <w:pPr>
              <w:widowControl w:val="0"/>
              <w:spacing w:before="40" w:after="40" w:line="276" w:lineRule="auto"/>
              <w:rPr>
                <w:rFonts w:ascii="Arial" w:hAnsi="Arial" w:cs="Arial"/>
                <w:color w:val="000000" w:themeColor="text1"/>
                <w:sz w:val="22"/>
                <w:szCs w:val="22"/>
              </w:rPr>
            </w:pPr>
          </w:p>
          <w:p w14:paraId="106FEDA1" w14:textId="10C15B98" w:rsidR="00521908" w:rsidRPr="00484BE7" w:rsidRDefault="00521908"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Capacidad de gestión</w:t>
            </w:r>
          </w:p>
        </w:tc>
      </w:tr>
      <w:tr w:rsidR="004B1240" w:rsidRPr="00484BE7" w14:paraId="5C3FBC33" w14:textId="77777777" w:rsidTr="00D85457">
        <w:tc>
          <w:tcPr>
            <w:tcW w:w="1086" w:type="dxa"/>
            <w:shd w:val="clear" w:color="auto" w:fill="auto"/>
            <w:tcMar>
              <w:top w:w="100" w:type="dxa"/>
              <w:left w:w="100" w:type="dxa"/>
              <w:bottom w:w="100" w:type="dxa"/>
              <w:right w:w="100" w:type="dxa"/>
            </w:tcMar>
          </w:tcPr>
          <w:p w14:paraId="49EA067B" w14:textId="4E10385E" w:rsidR="004B1240" w:rsidRPr="00B41677" w:rsidRDefault="0085539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3</w:t>
            </w:r>
          </w:p>
        </w:tc>
        <w:tc>
          <w:tcPr>
            <w:tcW w:w="3545" w:type="dxa"/>
            <w:shd w:val="clear" w:color="auto" w:fill="auto"/>
            <w:tcMar>
              <w:top w:w="100" w:type="dxa"/>
              <w:left w:w="100" w:type="dxa"/>
              <w:bottom w:w="100" w:type="dxa"/>
              <w:right w:w="100" w:type="dxa"/>
            </w:tcMar>
          </w:tcPr>
          <w:p w14:paraId="320789A1" w14:textId="31A97994" w:rsidR="004B1240" w:rsidRPr="00934A99" w:rsidRDefault="00823D0D"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4DA9FA82" wp14:editId="08D4A20E">
                  <wp:extent cx="2067339" cy="1517285"/>
                  <wp:effectExtent l="0" t="0" r="9525" b="698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69141" cy="1518608"/>
                          </a:xfrm>
                          <a:prstGeom prst="rect">
                            <a:avLst/>
                          </a:prstGeom>
                        </pic:spPr>
                      </pic:pic>
                    </a:graphicData>
                  </a:graphic>
                </wp:inline>
              </w:drawing>
            </w:r>
          </w:p>
          <w:p w14:paraId="6637C35F" w14:textId="09B91426" w:rsidR="004B1240" w:rsidRPr="00196AAB" w:rsidRDefault="004B1240" w:rsidP="00484BE7">
            <w:pPr>
              <w:widowControl w:val="0"/>
              <w:spacing w:before="40" w:after="40" w:line="276" w:lineRule="auto"/>
              <w:rPr>
                <w:rFonts w:ascii="Arial" w:hAnsi="Arial" w:cs="Arial"/>
                <w:color w:val="000000" w:themeColor="text1"/>
                <w:sz w:val="22"/>
                <w:szCs w:val="22"/>
              </w:rPr>
            </w:pPr>
          </w:p>
        </w:tc>
        <w:tc>
          <w:tcPr>
            <w:tcW w:w="1171" w:type="dxa"/>
            <w:shd w:val="clear" w:color="auto" w:fill="auto"/>
            <w:tcMar>
              <w:top w:w="100" w:type="dxa"/>
              <w:left w:w="100" w:type="dxa"/>
              <w:bottom w:w="100" w:type="dxa"/>
              <w:right w:w="100" w:type="dxa"/>
            </w:tcMar>
          </w:tcPr>
          <w:p w14:paraId="044F0435" w14:textId="31385D28" w:rsidR="004B1240" w:rsidRPr="00196AAB" w:rsidRDefault="004B1240"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7E169596" w14:textId="77777777" w:rsidR="00F42C07" w:rsidRPr="00F42C07" w:rsidRDefault="00F42C07" w:rsidP="00F42C0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Ahora, en el proceso de creación y actualización se permite generar y renovar la información documentada en una organización; por tal motivo, la empresa debe velar por el cumplimiento de criterios como:</w:t>
            </w:r>
          </w:p>
          <w:p w14:paraId="4375A9B5"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lang w:val="es"/>
              </w:rPr>
            </w:pPr>
            <w:r w:rsidRPr="00F42C07">
              <w:rPr>
                <w:rFonts w:ascii="Arial" w:hAnsi="Arial" w:cs="Arial"/>
                <w:color w:val="000000" w:themeColor="text1"/>
                <w:sz w:val="22"/>
                <w:szCs w:val="22"/>
                <w:lang w:val="es"/>
              </w:rPr>
              <w:t>a) Realización de la identificación y la descripción.</w:t>
            </w:r>
          </w:p>
          <w:p w14:paraId="13FC554E"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lang w:val="es"/>
              </w:rPr>
            </w:pPr>
            <w:r w:rsidRPr="00F42C07">
              <w:rPr>
                <w:rFonts w:ascii="Arial" w:hAnsi="Arial" w:cs="Arial"/>
                <w:color w:val="000000" w:themeColor="text1"/>
                <w:sz w:val="22"/>
                <w:szCs w:val="22"/>
                <w:lang w:val="es"/>
              </w:rPr>
              <w:t>b) Diseño del formato y los medios de soporte.</w:t>
            </w:r>
          </w:p>
          <w:p w14:paraId="52614EED"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rPr>
            </w:pPr>
            <w:r w:rsidRPr="00F42C07">
              <w:rPr>
                <w:rFonts w:ascii="Arial" w:hAnsi="Arial" w:cs="Arial"/>
                <w:color w:val="000000" w:themeColor="text1"/>
                <w:sz w:val="22"/>
                <w:szCs w:val="22"/>
                <w:lang w:val="es"/>
              </w:rPr>
              <w:t>c) Revisión y aprobación en concordancia con la norma.</w:t>
            </w:r>
          </w:p>
          <w:p w14:paraId="7A1DBFC6" w14:textId="77777777" w:rsidR="00F42C07" w:rsidRPr="00F42C07" w:rsidRDefault="00F42C07" w:rsidP="00F42C0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 xml:space="preserve">Luego, en el control de la información documentada requerida por los Sistemas de Gestión de la Calidad y </w:t>
            </w:r>
            <w:r w:rsidRPr="00F42C07">
              <w:rPr>
                <w:rFonts w:ascii="Arial" w:hAnsi="Arial" w:cs="Arial"/>
                <w:color w:val="000000" w:themeColor="text1"/>
                <w:sz w:val="22"/>
                <w:szCs w:val="22"/>
              </w:rPr>
              <w:lastRenderedPageBreak/>
              <w:t>especialmente por la norma ISO 9001, se deben cumplir con los criterios específicos y de esta forma asegurarse que:</w:t>
            </w:r>
          </w:p>
          <w:p w14:paraId="6252FB6D" w14:textId="77777777" w:rsidR="00F42C07" w:rsidRPr="00F42C07" w:rsidRDefault="00F42C07" w:rsidP="00F42C07">
            <w:pPr>
              <w:widowControl w:val="0"/>
              <w:spacing w:before="40" w:after="40" w:line="276" w:lineRule="auto"/>
              <w:ind w:left="186"/>
              <w:rPr>
                <w:rFonts w:ascii="Arial" w:hAnsi="Arial" w:cs="Arial"/>
                <w:color w:val="000000" w:themeColor="text1"/>
                <w:sz w:val="22"/>
                <w:szCs w:val="22"/>
              </w:rPr>
            </w:pPr>
            <w:r w:rsidRPr="00F42C07">
              <w:rPr>
                <w:rFonts w:ascii="Arial" w:hAnsi="Arial" w:cs="Arial"/>
                <w:color w:val="000000" w:themeColor="text1"/>
                <w:sz w:val="22"/>
                <w:szCs w:val="22"/>
                <w:lang w:val="es"/>
              </w:rPr>
              <w:t>a) Se encuentre disponible y sea idóneo para utilizarlo, cuándo y dónde se necesite.</w:t>
            </w:r>
          </w:p>
          <w:p w14:paraId="66611FEC" w14:textId="40D5AD17" w:rsidR="004B1240" w:rsidRPr="00484BE7" w:rsidRDefault="00F42C07" w:rsidP="00484BE7">
            <w:pPr>
              <w:ind w:left="186"/>
              <w:rPr>
                <w:rFonts w:ascii="Arial" w:hAnsi="Arial" w:cs="Arial"/>
                <w:color w:val="000000" w:themeColor="text1"/>
                <w:sz w:val="22"/>
                <w:szCs w:val="22"/>
              </w:rPr>
            </w:pPr>
            <w:r w:rsidRPr="00F42C07">
              <w:rPr>
                <w:rFonts w:ascii="Arial" w:hAnsi="Arial" w:cs="Arial"/>
                <w:color w:val="000000" w:themeColor="text1"/>
                <w:sz w:val="22"/>
                <w:szCs w:val="22"/>
              </w:rPr>
              <w:t>b) Se encuentre adecuadamente protegido.</w:t>
            </w:r>
          </w:p>
        </w:tc>
        <w:tc>
          <w:tcPr>
            <w:tcW w:w="3372" w:type="dxa"/>
            <w:shd w:val="clear" w:color="auto" w:fill="auto"/>
            <w:tcMar>
              <w:top w:w="100" w:type="dxa"/>
              <w:left w:w="100" w:type="dxa"/>
              <w:bottom w:w="100" w:type="dxa"/>
              <w:right w:w="100" w:type="dxa"/>
            </w:tcMar>
          </w:tcPr>
          <w:p w14:paraId="673BDACC" w14:textId="77777777" w:rsidR="004B1240" w:rsidRPr="002E0F68" w:rsidRDefault="00E213A2" w:rsidP="00484BE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lastRenderedPageBreak/>
              <w:t>Proceso de creación y actualización</w:t>
            </w:r>
            <w:r w:rsidRPr="004E53BD">
              <w:rPr>
                <w:rFonts w:ascii="Arial" w:hAnsi="Arial" w:cs="Arial"/>
                <w:color w:val="000000" w:themeColor="text1"/>
                <w:sz w:val="22"/>
                <w:szCs w:val="22"/>
              </w:rPr>
              <w:t xml:space="preserve"> documental</w:t>
            </w:r>
          </w:p>
          <w:p w14:paraId="53445CDB" w14:textId="77777777" w:rsidR="00E213A2" w:rsidRPr="00EE0C7E" w:rsidRDefault="00E213A2" w:rsidP="00484BE7">
            <w:pPr>
              <w:widowControl w:val="0"/>
              <w:spacing w:before="40" w:after="40" w:line="276" w:lineRule="auto"/>
              <w:rPr>
                <w:rFonts w:ascii="Arial" w:hAnsi="Arial" w:cs="Arial"/>
                <w:color w:val="000000" w:themeColor="text1"/>
                <w:sz w:val="22"/>
                <w:szCs w:val="22"/>
              </w:rPr>
            </w:pPr>
          </w:p>
          <w:p w14:paraId="145C923A" w14:textId="77777777" w:rsidR="00E213A2" w:rsidRPr="00484BE7" w:rsidRDefault="008C650F" w:rsidP="00484BE7">
            <w:pPr>
              <w:widowControl w:val="0"/>
              <w:spacing w:before="40" w:after="40" w:line="276" w:lineRule="auto"/>
              <w:rPr>
                <w:rFonts w:ascii="Arial" w:hAnsi="Arial" w:cs="Arial"/>
                <w:color w:val="000000" w:themeColor="text1"/>
                <w:sz w:val="22"/>
                <w:szCs w:val="22"/>
              </w:rPr>
            </w:pPr>
            <w:r w:rsidRPr="00EE0C7E">
              <w:rPr>
                <w:rFonts w:ascii="Arial" w:hAnsi="Arial" w:cs="Arial"/>
                <w:color w:val="000000" w:themeColor="text1"/>
                <w:sz w:val="22"/>
                <w:szCs w:val="22"/>
              </w:rPr>
              <w:t>Control de la información documentad</w:t>
            </w:r>
            <w:r w:rsidRPr="00484BE7">
              <w:rPr>
                <w:rFonts w:ascii="Arial" w:hAnsi="Arial" w:cs="Arial"/>
                <w:color w:val="000000" w:themeColor="text1"/>
                <w:sz w:val="22"/>
                <w:szCs w:val="22"/>
              </w:rPr>
              <w:t>a</w:t>
            </w:r>
          </w:p>
          <w:p w14:paraId="60A24941" w14:textId="77777777" w:rsidR="00CD15C7" w:rsidRPr="00484BE7" w:rsidRDefault="00CD15C7" w:rsidP="00484BE7">
            <w:pPr>
              <w:widowControl w:val="0"/>
              <w:spacing w:before="40" w:after="40" w:line="276" w:lineRule="auto"/>
              <w:rPr>
                <w:rFonts w:ascii="Arial" w:hAnsi="Arial" w:cs="Arial"/>
                <w:color w:val="000000" w:themeColor="text1"/>
                <w:sz w:val="22"/>
                <w:szCs w:val="22"/>
              </w:rPr>
            </w:pPr>
          </w:p>
          <w:p w14:paraId="37128331" w14:textId="07FF23D0" w:rsidR="00CD15C7" w:rsidRPr="00484BE7" w:rsidRDefault="00CD15C7"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Norma ISO 9001</w:t>
            </w:r>
          </w:p>
        </w:tc>
      </w:tr>
      <w:tr w:rsidR="004B1240" w:rsidRPr="00484BE7" w14:paraId="03EC1DA1" w14:textId="77777777" w:rsidTr="00D85457">
        <w:tc>
          <w:tcPr>
            <w:tcW w:w="1086" w:type="dxa"/>
            <w:shd w:val="clear" w:color="auto" w:fill="auto"/>
            <w:tcMar>
              <w:top w:w="100" w:type="dxa"/>
              <w:left w:w="100" w:type="dxa"/>
              <w:bottom w:w="100" w:type="dxa"/>
              <w:right w:w="100" w:type="dxa"/>
            </w:tcMar>
          </w:tcPr>
          <w:p w14:paraId="1423E2B9" w14:textId="051E5212" w:rsidR="004B1240" w:rsidRPr="00B41677" w:rsidRDefault="0085539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4</w:t>
            </w:r>
          </w:p>
        </w:tc>
        <w:tc>
          <w:tcPr>
            <w:tcW w:w="3545" w:type="dxa"/>
            <w:shd w:val="clear" w:color="auto" w:fill="auto"/>
            <w:tcMar>
              <w:top w:w="100" w:type="dxa"/>
              <w:left w:w="100" w:type="dxa"/>
              <w:bottom w:w="100" w:type="dxa"/>
              <w:right w:w="100" w:type="dxa"/>
            </w:tcMar>
          </w:tcPr>
          <w:p w14:paraId="63DC4524" w14:textId="2DE30E91" w:rsidR="004B1240" w:rsidRPr="00934A99" w:rsidRDefault="00823D0D"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7AB2A2B8" wp14:editId="4184FEBC">
                  <wp:extent cx="2040214" cy="217622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2104" cy="2178244"/>
                          </a:xfrm>
                          <a:prstGeom prst="rect">
                            <a:avLst/>
                          </a:prstGeom>
                        </pic:spPr>
                      </pic:pic>
                    </a:graphicData>
                  </a:graphic>
                </wp:inline>
              </w:drawing>
            </w:r>
          </w:p>
        </w:tc>
        <w:tc>
          <w:tcPr>
            <w:tcW w:w="1171" w:type="dxa"/>
            <w:shd w:val="clear" w:color="auto" w:fill="auto"/>
            <w:tcMar>
              <w:top w:w="100" w:type="dxa"/>
              <w:left w:w="100" w:type="dxa"/>
              <w:bottom w:w="100" w:type="dxa"/>
              <w:right w:w="100" w:type="dxa"/>
            </w:tcMar>
          </w:tcPr>
          <w:p w14:paraId="14557157" w14:textId="773F1CD5" w:rsidR="004B1240" w:rsidRPr="00196AAB" w:rsidRDefault="004B1240"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7A7400DC" w14:textId="77777777" w:rsidR="00F42C07" w:rsidRPr="00F42C07" w:rsidRDefault="00F42C07" w:rsidP="00F42C0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Para garantizar un control que abarque toda la información documentada, la empresa tiene que identificar e incluir las actividades que se realicen en su mapa de procesos, y caracterizarlas de acuerdo como corresponda. A continuación, se presentan algunos ejemplos:</w:t>
            </w:r>
          </w:p>
          <w:p w14:paraId="4F51EC96"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lang w:val="es"/>
              </w:rPr>
            </w:pPr>
            <w:r w:rsidRPr="00F42C07">
              <w:rPr>
                <w:rFonts w:ascii="Arial" w:hAnsi="Arial" w:cs="Arial"/>
                <w:color w:val="000000" w:themeColor="text1"/>
                <w:sz w:val="22"/>
                <w:szCs w:val="22"/>
                <w:lang w:val="es"/>
              </w:rPr>
              <w:t>a) Acceso, distribución, recuperación y utilización.</w:t>
            </w:r>
          </w:p>
          <w:p w14:paraId="14EE094A"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lang w:val="es"/>
              </w:rPr>
            </w:pPr>
            <w:r w:rsidRPr="00F42C07">
              <w:rPr>
                <w:rFonts w:ascii="Arial" w:hAnsi="Arial" w:cs="Arial"/>
                <w:color w:val="000000" w:themeColor="text1"/>
                <w:sz w:val="22"/>
                <w:szCs w:val="22"/>
                <w:lang w:val="es"/>
              </w:rPr>
              <w:t>b) Almacenamiento y conservación de la legibilidad.</w:t>
            </w:r>
          </w:p>
          <w:p w14:paraId="0AE72AB6"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lang w:val="es"/>
              </w:rPr>
            </w:pPr>
            <w:r w:rsidRPr="00F42C07">
              <w:rPr>
                <w:rFonts w:ascii="Arial" w:hAnsi="Arial" w:cs="Arial"/>
                <w:color w:val="000000" w:themeColor="text1"/>
                <w:sz w:val="22"/>
                <w:szCs w:val="22"/>
                <w:lang w:val="es"/>
              </w:rPr>
              <w:t>c) Control de cambios.</w:t>
            </w:r>
          </w:p>
          <w:p w14:paraId="615E3EE3" w14:textId="77777777" w:rsidR="00F42C07" w:rsidRPr="00F42C07" w:rsidRDefault="00F42C07" w:rsidP="00484BE7">
            <w:pPr>
              <w:widowControl w:val="0"/>
              <w:spacing w:before="40" w:after="40" w:line="276" w:lineRule="auto"/>
              <w:ind w:left="186"/>
              <w:rPr>
                <w:rFonts w:ascii="Arial" w:hAnsi="Arial" w:cs="Arial"/>
                <w:color w:val="000000" w:themeColor="text1"/>
                <w:sz w:val="22"/>
                <w:szCs w:val="22"/>
              </w:rPr>
            </w:pPr>
            <w:r w:rsidRPr="00F42C07">
              <w:rPr>
                <w:rFonts w:ascii="Arial" w:hAnsi="Arial" w:cs="Arial"/>
                <w:color w:val="000000" w:themeColor="text1"/>
                <w:sz w:val="22"/>
                <w:szCs w:val="22"/>
                <w:lang w:val="es"/>
              </w:rPr>
              <w:t>d) Conservación y disposición.</w:t>
            </w:r>
          </w:p>
          <w:p w14:paraId="2CE9C25D" w14:textId="5746F164" w:rsidR="004B1240" w:rsidRPr="00484BE7" w:rsidRDefault="00F42C07" w:rsidP="00484BE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 xml:space="preserve">En caso que la organización considere pertinente la inclusión de información </w:t>
            </w:r>
            <w:r w:rsidRPr="00F42C07">
              <w:rPr>
                <w:rFonts w:ascii="Arial" w:hAnsi="Arial" w:cs="Arial"/>
                <w:color w:val="000000" w:themeColor="text1"/>
                <w:sz w:val="22"/>
                <w:szCs w:val="22"/>
              </w:rPr>
              <w:lastRenderedPageBreak/>
              <w:t>documentada de origen externo, esta debe ser identificada de una manera que resulte apropiada y articulada al SG.</w:t>
            </w:r>
          </w:p>
        </w:tc>
        <w:tc>
          <w:tcPr>
            <w:tcW w:w="3372" w:type="dxa"/>
            <w:shd w:val="clear" w:color="auto" w:fill="auto"/>
            <w:tcMar>
              <w:top w:w="100" w:type="dxa"/>
              <w:left w:w="100" w:type="dxa"/>
              <w:bottom w:w="100" w:type="dxa"/>
              <w:right w:w="100" w:type="dxa"/>
            </w:tcMar>
          </w:tcPr>
          <w:p w14:paraId="4457E3C4" w14:textId="77777777" w:rsidR="004B1240" w:rsidRPr="00484BE7" w:rsidRDefault="00977FDC"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lastRenderedPageBreak/>
              <w:t>Información documentada</w:t>
            </w:r>
          </w:p>
          <w:p w14:paraId="28844FE0" w14:textId="77777777" w:rsidR="00977FDC" w:rsidRPr="00484BE7" w:rsidRDefault="00977FDC" w:rsidP="00484BE7">
            <w:pPr>
              <w:widowControl w:val="0"/>
              <w:spacing w:before="40" w:after="40" w:line="276" w:lineRule="auto"/>
              <w:rPr>
                <w:rFonts w:ascii="Arial" w:hAnsi="Arial" w:cs="Arial"/>
                <w:color w:val="000000" w:themeColor="text1"/>
                <w:sz w:val="22"/>
                <w:szCs w:val="22"/>
              </w:rPr>
            </w:pPr>
          </w:p>
          <w:p w14:paraId="66EB70C3" w14:textId="77777777" w:rsidR="00977FDC" w:rsidRPr="00484BE7" w:rsidRDefault="00977FDC" w:rsidP="00484BE7">
            <w:pPr>
              <w:widowControl w:val="0"/>
              <w:spacing w:before="40" w:after="40" w:line="276" w:lineRule="auto"/>
              <w:rPr>
                <w:rFonts w:ascii="Arial" w:hAnsi="Arial" w:cs="Arial"/>
                <w:color w:val="000000" w:themeColor="text1"/>
                <w:sz w:val="22"/>
                <w:szCs w:val="22"/>
              </w:rPr>
            </w:pPr>
            <w:r w:rsidRPr="00484BE7">
              <w:rPr>
                <w:rFonts w:ascii="Arial" w:hAnsi="Arial" w:cs="Arial"/>
                <w:color w:val="000000" w:themeColor="text1"/>
                <w:sz w:val="22"/>
                <w:szCs w:val="22"/>
              </w:rPr>
              <w:t>Mapa de procesos</w:t>
            </w:r>
          </w:p>
          <w:p w14:paraId="6C553476" w14:textId="77777777" w:rsidR="00674BC8" w:rsidRPr="00484BE7" w:rsidRDefault="00674BC8" w:rsidP="00484BE7">
            <w:pPr>
              <w:widowControl w:val="0"/>
              <w:spacing w:before="40" w:after="40" w:line="276" w:lineRule="auto"/>
              <w:rPr>
                <w:rFonts w:ascii="Arial" w:hAnsi="Arial" w:cs="Arial"/>
                <w:color w:val="000000" w:themeColor="text1"/>
                <w:sz w:val="22"/>
                <w:szCs w:val="22"/>
              </w:rPr>
            </w:pPr>
          </w:p>
          <w:p w14:paraId="1ED246A0" w14:textId="7151DB41" w:rsidR="00674BC8" w:rsidRPr="00484BE7" w:rsidRDefault="00674BC8" w:rsidP="00484BE7">
            <w:pPr>
              <w:widowControl w:val="0"/>
              <w:spacing w:before="40" w:after="40" w:line="276" w:lineRule="auto"/>
              <w:rPr>
                <w:rFonts w:ascii="Arial" w:hAnsi="Arial" w:cs="Arial"/>
                <w:color w:val="000000" w:themeColor="text1"/>
                <w:sz w:val="22"/>
                <w:szCs w:val="22"/>
              </w:rPr>
            </w:pPr>
          </w:p>
        </w:tc>
      </w:tr>
      <w:tr w:rsidR="004B1240" w:rsidRPr="00484BE7" w14:paraId="6DC6842A" w14:textId="77777777" w:rsidTr="00D85457">
        <w:tc>
          <w:tcPr>
            <w:tcW w:w="1086" w:type="dxa"/>
            <w:shd w:val="clear" w:color="auto" w:fill="auto"/>
            <w:tcMar>
              <w:top w:w="100" w:type="dxa"/>
              <w:left w:w="100" w:type="dxa"/>
              <w:bottom w:w="100" w:type="dxa"/>
              <w:right w:w="100" w:type="dxa"/>
            </w:tcMar>
          </w:tcPr>
          <w:p w14:paraId="14395121" w14:textId="37565D20" w:rsidR="004B1240" w:rsidRPr="00B41677" w:rsidRDefault="0085539A"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5</w:t>
            </w:r>
          </w:p>
        </w:tc>
        <w:tc>
          <w:tcPr>
            <w:tcW w:w="3545" w:type="dxa"/>
            <w:shd w:val="clear" w:color="auto" w:fill="auto"/>
            <w:tcMar>
              <w:top w:w="100" w:type="dxa"/>
              <w:left w:w="100" w:type="dxa"/>
              <w:bottom w:w="100" w:type="dxa"/>
              <w:right w:w="100" w:type="dxa"/>
            </w:tcMar>
          </w:tcPr>
          <w:p w14:paraId="30548B15" w14:textId="5807F423" w:rsidR="004B1240" w:rsidRPr="00934A99" w:rsidRDefault="00CC522D"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442DD368" wp14:editId="55A72CC7">
                  <wp:extent cx="1977887" cy="2109746"/>
                  <wp:effectExtent l="0" t="0" r="3810" b="508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2209" cy="2114356"/>
                          </a:xfrm>
                          <a:prstGeom prst="rect">
                            <a:avLst/>
                          </a:prstGeom>
                        </pic:spPr>
                      </pic:pic>
                    </a:graphicData>
                  </a:graphic>
                </wp:inline>
              </w:drawing>
            </w:r>
          </w:p>
        </w:tc>
        <w:tc>
          <w:tcPr>
            <w:tcW w:w="1171" w:type="dxa"/>
            <w:shd w:val="clear" w:color="auto" w:fill="auto"/>
            <w:tcMar>
              <w:top w:w="100" w:type="dxa"/>
              <w:left w:w="100" w:type="dxa"/>
              <w:bottom w:w="100" w:type="dxa"/>
              <w:right w:w="100" w:type="dxa"/>
            </w:tcMar>
          </w:tcPr>
          <w:p w14:paraId="36688477" w14:textId="073F5B36" w:rsidR="004B1240" w:rsidRPr="00196AAB" w:rsidRDefault="004B1240"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62AE88EB" w14:textId="55FE3511" w:rsidR="004B1240" w:rsidRPr="00F30210" w:rsidRDefault="00F42C07" w:rsidP="00484BE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La información documentada debe ser conservada como soporte y evidencia de la conformidad de los procesos y el cumplimiento de los procedimientos, motivo por el cual debe ser protegida. El nivel de atribuciones en términos de acceso a la información documentada, debe ser establecido por la alta dirección y garantizado por los responsables del SGC; dichas atribuciones pueden abarcar exclusivamente la consulta, hasta la posibilidad de modificarla; el criterio será definido previamente para evitar dificultades y riesgos de manipulación indebida de la misma.</w:t>
            </w:r>
          </w:p>
        </w:tc>
        <w:tc>
          <w:tcPr>
            <w:tcW w:w="3372" w:type="dxa"/>
            <w:shd w:val="clear" w:color="auto" w:fill="auto"/>
            <w:tcMar>
              <w:top w:w="100" w:type="dxa"/>
              <w:left w:w="100" w:type="dxa"/>
              <w:bottom w:w="100" w:type="dxa"/>
              <w:right w:w="100" w:type="dxa"/>
            </w:tcMar>
          </w:tcPr>
          <w:p w14:paraId="5CC78858" w14:textId="249ADE24" w:rsidR="004B1240" w:rsidRPr="005831C8" w:rsidRDefault="004B1240" w:rsidP="00484BE7">
            <w:pPr>
              <w:widowControl w:val="0"/>
              <w:spacing w:before="40" w:after="40" w:line="276" w:lineRule="auto"/>
              <w:rPr>
                <w:rFonts w:ascii="Arial" w:hAnsi="Arial" w:cs="Arial"/>
                <w:color w:val="000000" w:themeColor="text1"/>
                <w:sz w:val="22"/>
                <w:szCs w:val="22"/>
              </w:rPr>
            </w:pPr>
          </w:p>
        </w:tc>
      </w:tr>
      <w:tr w:rsidR="009F66CD" w:rsidRPr="00484BE7" w14:paraId="41488391" w14:textId="77777777" w:rsidTr="00D85457">
        <w:tc>
          <w:tcPr>
            <w:tcW w:w="1086" w:type="dxa"/>
            <w:shd w:val="clear" w:color="auto" w:fill="auto"/>
            <w:tcMar>
              <w:top w:w="100" w:type="dxa"/>
              <w:left w:w="100" w:type="dxa"/>
              <w:bottom w:w="100" w:type="dxa"/>
              <w:right w:w="100" w:type="dxa"/>
            </w:tcMar>
          </w:tcPr>
          <w:p w14:paraId="3C22F974" w14:textId="14C008AA" w:rsidR="009F66CD" w:rsidRPr="00B41677" w:rsidRDefault="009F66CD"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lastRenderedPageBreak/>
              <w:t>6</w:t>
            </w:r>
          </w:p>
        </w:tc>
        <w:tc>
          <w:tcPr>
            <w:tcW w:w="3545" w:type="dxa"/>
            <w:shd w:val="clear" w:color="auto" w:fill="auto"/>
            <w:tcMar>
              <w:top w:w="100" w:type="dxa"/>
              <w:left w:w="100" w:type="dxa"/>
              <w:bottom w:w="100" w:type="dxa"/>
              <w:right w:w="100" w:type="dxa"/>
            </w:tcMar>
          </w:tcPr>
          <w:p w14:paraId="24C8B195" w14:textId="6ABC5474" w:rsidR="009F66CD" w:rsidRPr="00934A99" w:rsidRDefault="00486649" w:rsidP="00484BE7">
            <w:pPr>
              <w:widowControl w:val="0"/>
              <w:spacing w:before="40" w:after="40" w:line="276" w:lineRule="auto"/>
              <w:rPr>
                <w:rFonts w:ascii="Arial" w:hAnsi="Arial" w:cs="Arial"/>
                <w:color w:val="000000" w:themeColor="text1"/>
                <w:sz w:val="22"/>
                <w:szCs w:val="22"/>
              </w:rPr>
            </w:pPr>
            <w:r w:rsidRPr="00934A99">
              <w:rPr>
                <w:rFonts w:ascii="Arial" w:hAnsi="Arial" w:cs="Arial"/>
                <w:noProof/>
                <w:color w:val="000000" w:themeColor="text1"/>
                <w:sz w:val="22"/>
                <w:szCs w:val="22"/>
              </w:rPr>
              <w:drawing>
                <wp:inline distT="0" distB="0" distL="0" distR="0" wp14:anchorId="5600C3BA" wp14:editId="632084C3">
                  <wp:extent cx="1866260" cy="1582834"/>
                  <wp:effectExtent l="0" t="0" r="127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68792" cy="1584981"/>
                          </a:xfrm>
                          <a:prstGeom prst="rect">
                            <a:avLst/>
                          </a:prstGeom>
                        </pic:spPr>
                      </pic:pic>
                    </a:graphicData>
                  </a:graphic>
                </wp:inline>
              </w:drawing>
            </w:r>
          </w:p>
        </w:tc>
        <w:tc>
          <w:tcPr>
            <w:tcW w:w="1171" w:type="dxa"/>
            <w:shd w:val="clear" w:color="auto" w:fill="auto"/>
            <w:tcMar>
              <w:top w:w="100" w:type="dxa"/>
              <w:left w:w="100" w:type="dxa"/>
              <w:bottom w:w="100" w:type="dxa"/>
              <w:right w:w="100" w:type="dxa"/>
            </w:tcMar>
          </w:tcPr>
          <w:p w14:paraId="42515DD2" w14:textId="77777777" w:rsidR="009F66CD" w:rsidRPr="00196AAB" w:rsidRDefault="009F66CD" w:rsidP="00484BE7">
            <w:pPr>
              <w:widowControl w:val="0"/>
              <w:spacing w:before="40" w:after="40" w:line="276" w:lineRule="auto"/>
              <w:rPr>
                <w:rFonts w:ascii="Arial" w:hAnsi="Arial" w:cs="Arial"/>
                <w:color w:val="000000" w:themeColor="text1"/>
                <w:sz w:val="22"/>
                <w:szCs w:val="22"/>
              </w:rPr>
            </w:pPr>
          </w:p>
        </w:tc>
        <w:tc>
          <w:tcPr>
            <w:tcW w:w="4238" w:type="dxa"/>
            <w:shd w:val="clear" w:color="auto" w:fill="auto"/>
            <w:tcMar>
              <w:top w:w="100" w:type="dxa"/>
              <w:left w:w="100" w:type="dxa"/>
              <w:bottom w:w="100" w:type="dxa"/>
              <w:right w:w="100" w:type="dxa"/>
            </w:tcMar>
          </w:tcPr>
          <w:p w14:paraId="46892013" w14:textId="5625FD89" w:rsidR="009F66CD" w:rsidRPr="006C6F85" w:rsidRDefault="00F42C07" w:rsidP="00484BE7">
            <w:pPr>
              <w:widowControl w:val="0"/>
              <w:spacing w:before="40" w:after="40" w:line="276" w:lineRule="auto"/>
              <w:rPr>
                <w:rFonts w:ascii="Arial" w:hAnsi="Arial" w:cs="Arial"/>
                <w:color w:val="000000" w:themeColor="text1"/>
                <w:sz w:val="22"/>
                <w:szCs w:val="22"/>
              </w:rPr>
            </w:pPr>
            <w:r w:rsidRPr="00F42C07">
              <w:rPr>
                <w:rFonts w:ascii="Arial" w:hAnsi="Arial" w:cs="Arial"/>
                <w:color w:val="000000" w:themeColor="text1"/>
                <w:sz w:val="22"/>
                <w:szCs w:val="22"/>
              </w:rPr>
              <w:t>La organización debe establecer y socializar los criterios relacionados con la distribución, el acceso, la recuperación y la utilización de la totalidad de la información documentada; dichos criterios deberán cumplirse a cabalidad con el fin de evitar acciones que puedan poner en peligro el desarrollo de los procesos.</w:t>
            </w:r>
          </w:p>
        </w:tc>
        <w:tc>
          <w:tcPr>
            <w:tcW w:w="3372" w:type="dxa"/>
            <w:shd w:val="clear" w:color="auto" w:fill="auto"/>
            <w:tcMar>
              <w:top w:w="100" w:type="dxa"/>
              <w:left w:w="100" w:type="dxa"/>
              <w:bottom w:w="100" w:type="dxa"/>
              <w:right w:w="100" w:type="dxa"/>
            </w:tcMar>
          </w:tcPr>
          <w:p w14:paraId="15A04A21" w14:textId="77777777" w:rsidR="009F66CD" w:rsidRPr="00F30210" w:rsidRDefault="009F66CD" w:rsidP="00484BE7">
            <w:pPr>
              <w:widowControl w:val="0"/>
              <w:spacing w:before="40" w:after="40" w:line="276" w:lineRule="auto"/>
              <w:rPr>
                <w:rFonts w:ascii="Arial" w:hAnsi="Arial" w:cs="Arial"/>
                <w:color w:val="000000" w:themeColor="text1"/>
                <w:sz w:val="22"/>
                <w:szCs w:val="22"/>
              </w:rPr>
            </w:pPr>
          </w:p>
        </w:tc>
      </w:tr>
      <w:tr w:rsidR="004B1240" w:rsidRPr="00484BE7" w14:paraId="2D9FCE45" w14:textId="77777777" w:rsidTr="001D032A">
        <w:trPr>
          <w:trHeight w:val="420"/>
        </w:trPr>
        <w:tc>
          <w:tcPr>
            <w:tcW w:w="1086" w:type="dxa"/>
            <w:shd w:val="clear" w:color="auto" w:fill="auto"/>
            <w:tcMar>
              <w:top w:w="100" w:type="dxa"/>
              <w:left w:w="100" w:type="dxa"/>
              <w:bottom w:w="100" w:type="dxa"/>
              <w:right w:w="100" w:type="dxa"/>
            </w:tcMar>
          </w:tcPr>
          <w:p w14:paraId="73C9242F" w14:textId="77777777" w:rsidR="004B1240" w:rsidRPr="00196AAB" w:rsidRDefault="004B1240"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Nombre del archivo</w:t>
            </w:r>
          </w:p>
        </w:tc>
        <w:tc>
          <w:tcPr>
            <w:tcW w:w="12326" w:type="dxa"/>
            <w:gridSpan w:val="4"/>
            <w:shd w:val="clear" w:color="auto" w:fill="auto"/>
            <w:tcMar>
              <w:top w:w="100" w:type="dxa"/>
              <w:left w:w="100" w:type="dxa"/>
              <w:bottom w:w="100" w:type="dxa"/>
              <w:right w:w="100" w:type="dxa"/>
            </w:tcMar>
          </w:tcPr>
          <w:p w14:paraId="067E12B1" w14:textId="78BEAC28" w:rsidR="004B1240" w:rsidRPr="00993055" w:rsidRDefault="0085539A" w:rsidP="00484BE7">
            <w:pPr>
              <w:widowControl w:val="0"/>
              <w:spacing w:before="40" w:after="40" w:line="276" w:lineRule="auto"/>
              <w:rPr>
                <w:rFonts w:ascii="Arial" w:hAnsi="Arial" w:cs="Arial"/>
                <w:b/>
                <w:bCs/>
                <w:color w:val="000000" w:themeColor="text1"/>
                <w:sz w:val="22"/>
                <w:szCs w:val="22"/>
              </w:rPr>
            </w:pPr>
            <w:r w:rsidRPr="00EE1B4C">
              <w:rPr>
                <w:rFonts w:ascii="Arial" w:hAnsi="Arial" w:cs="Arial"/>
                <w:b/>
                <w:bCs/>
                <w:color w:val="000000" w:themeColor="text1"/>
                <w:sz w:val="22"/>
                <w:szCs w:val="22"/>
              </w:rPr>
              <w:t>135401_v2</w:t>
            </w:r>
          </w:p>
        </w:tc>
      </w:tr>
    </w:tbl>
    <w:p w14:paraId="22461903" w14:textId="77777777" w:rsidR="00257859" w:rsidRPr="00484BE7" w:rsidRDefault="00257859"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257859" w:rsidRPr="00484BE7" w14:paraId="0A9B1314" w14:textId="77777777" w:rsidTr="00A10ADC">
        <w:trPr>
          <w:trHeight w:val="580"/>
        </w:trPr>
        <w:tc>
          <w:tcPr>
            <w:tcW w:w="1432" w:type="dxa"/>
            <w:shd w:val="clear" w:color="auto" w:fill="C9DAF8"/>
            <w:tcMar>
              <w:top w:w="100" w:type="dxa"/>
              <w:left w:w="100" w:type="dxa"/>
              <w:bottom w:w="100" w:type="dxa"/>
              <w:right w:w="100" w:type="dxa"/>
            </w:tcMar>
          </w:tcPr>
          <w:p w14:paraId="763A556A" w14:textId="77777777" w:rsidR="00257859" w:rsidRPr="00484BE7" w:rsidRDefault="00257859"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36EBAEBB" w14:textId="77777777" w:rsidR="00257859" w:rsidRPr="00B41677" w:rsidRDefault="00257859" w:rsidP="00484BE7">
            <w:pPr>
              <w:pStyle w:val="Title"/>
              <w:spacing w:before="40" w:after="40"/>
              <w:jc w:val="center"/>
              <w:rPr>
                <w:sz w:val="22"/>
                <w:szCs w:val="22"/>
              </w:rPr>
            </w:pPr>
            <w:r w:rsidRPr="00934A99">
              <w:rPr>
                <w:sz w:val="22"/>
                <w:szCs w:val="22"/>
              </w:rPr>
              <w:t>Cajón de texto de color</w:t>
            </w:r>
          </w:p>
        </w:tc>
      </w:tr>
      <w:tr w:rsidR="00257859" w:rsidRPr="00484BE7" w14:paraId="437EEF45" w14:textId="77777777" w:rsidTr="00A10ADC">
        <w:trPr>
          <w:trHeight w:val="420"/>
        </w:trPr>
        <w:tc>
          <w:tcPr>
            <w:tcW w:w="13412" w:type="dxa"/>
            <w:gridSpan w:val="2"/>
            <w:shd w:val="clear" w:color="auto" w:fill="auto"/>
            <w:tcMar>
              <w:top w:w="100" w:type="dxa"/>
              <w:left w:w="100" w:type="dxa"/>
              <w:bottom w:w="100" w:type="dxa"/>
              <w:right w:w="100" w:type="dxa"/>
            </w:tcMar>
          </w:tcPr>
          <w:p w14:paraId="7A37A341" w14:textId="0A7C6536" w:rsidR="00257859" w:rsidRPr="00EE1B4C" w:rsidRDefault="00257859" w:rsidP="00484BE7">
            <w:pPr>
              <w:spacing w:before="40" w:after="40" w:line="276" w:lineRule="auto"/>
              <w:jc w:val="both"/>
              <w:rPr>
                <w:rFonts w:ascii="Arial" w:hAnsi="Arial" w:cs="Arial"/>
                <w:b/>
                <w:color w:val="000000" w:themeColor="text1"/>
                <w:sz w:val="22"/>
                <w:szCs w:val="22"/>
              </w:rPr>
            </w:pPr>
            <w:r w:rsidRPr="00934A99">
              <w:rPr>
                <w:rFonts w:ascii="Arial" w:hAnsi="Arial" w:cs="Arial"/>
                <w:color w:val="000000" w:themeColor="text1"/>
                <w:sz w:val="22"/>
                <w:szCs w:val="22"/>
              </w:rPr>
              <w:t xml:space="preserve">El SGC de una empresa debe garantizar la disposición de la totalidad de la información documentada requerida por la </w:t>
            </w:r>
            <w:r w:rsidRPr="00B41677">
              <w:rPr>
                <w:rFonts w:ascii="Arial" w:hAnsi="Arial" w:cs="Arial"/>
                <w:color w:val="000000" w:themeColor="text1"/>
                <w:sz w:val="22"/>
                <w:szCs w:val="22"/>
              </w:rPr>
              <w:t>norma ISO 9001</w:t>
            </w:r>
            <w:r w:rsidR="00470872">
              <w:rPr>
                <w:rFonts w:ascii="Arial" w:hAnsi="Arial" w:cs="Arial"/>
                <w:color w:val="000000" w:themeColor="text1"/>
                <w:sz w:val="22"/>
                <w:szCs w:val="22"/>
              </w:rPr>
              <w:t>;</w:t>
            </w:r>
            <w:r w:rsidRPr="00B41677">
              <w:rPr>
                <w:rFonts w:ascii="Arial" w:hAnsi="Arial" w:cs="Arial"/>
                <w:color w:val="000000" w:themeColor="text1"/>
                <w:sz w:val="22"/>
                <w:szCs w:val="22"/>
              </w:rPr>
              <w:t xml:space="preserve"> por tal motivo</w:t>
            </w:r>
            <w:r w:rsidR="00470872">
              <w:rPr>
                <w:rFonts w:ascii="Arial" w:hAnsi="Arial" w:cs="Arial"/>
                <w:color w:val="000000" w:themeColor="text1"/>
                <w:sz w:val="22"/>
                <w:szCs w:val="22"/>
              </w:rPr>
              <w:t>,</w:t>
            </w:r>
            <w:r w:rsidRPr="00B41677">
              <w:rPr>
                <w:rFonts w:ascii="Arial" w:hAnsi="Arial" w:cs="Arial"/>
                <w:color w:val="000000" w:themeColor="text1"/>
                <w:sz w:val="22"/>
                <w:szCs w:val="22"/>
              </w:rPr>
              <w:t xml:space="preserve"> se debe establecer como criterio obligatorio para garantizar el correcto funcionamiento del Sistema de Gestión de la Calidad. En caso de generación o actualización de la información documentada, la organización debe velar por</w:t>
            </w:r>
            <w:r w:rsidRPr="00196AAB">
              <w:rPr>
                <w:rFonts w:ascii="Arial" w:hAnsi="Arial" w:cs="Arial"/>
                <w:color w:val="000000" w:themeColor="text1"/>
                <w:sz w:val="22"/>
                <w:szCs w:val="22"/>
              </w:rPr>
              <w:t xml:space="preserve"> la identificación, descripción, revisión de idoneidad y cumplimiento de los requisitos para su aprobación.</w:t>
            </w:r>
          </w:p>
        </w:tc>
      </w:tr>
    </w:tbl>
    <w:p w14:paraId="2E94F88F" w14:textId="77777777" w:rsidR="009B7633" w:rsidRPr="00EE1B4C" w:rsidRDefault="009B7633" w:rsidP="00484BE7">
      <w:pPr>
        <w:spacing w:before="40" w:after="40" w:line="276" w:lineRule="auto"/>
        <w:rPr>
          <w:rFonts w:ascii="Arial" w:hAnsi="Arial" w:cs="Arial"/>
          <w:b/>
          <w:color w:val="000000" w:themeColor="text1"/>
          <w:sz w:val="22"/>
          <w:szCs w:val="22"/>
        </w:rPr>
      </w:pPr>
    </w:p>
    <w:p w14:paraId="15739BC9" w14:textId="241050CE" w:rsidR="009B7633" w:rsidRPr="006A0ABA" w:rsidRDefault="009B7633" w:rsidP="00484BE7">
      <w:pPr>
        <w:spacing w:before="40" w:after="40" w:line="276" w:lineRule="auto"/>
        <w:rPr>
          <w:rFonts w:ascii="Arial" w:hAnsi="Arial" w:cs="Arial"/>
          <w:b/>
          <w:color w:val="000000" w:themeColor="text1"/>
          <w:sz w:val="22"/>
          <w:szCs w:val="22"/>
        </w:rPr>
      </w:pPr>
      <w:r w:rsidRPr="004945E7">
        <w:rPr>
          <w:rFonts w:ascii="Arial" w:hAnsi="Arial" w:cs="Arial"/>
          <w:b/>
          <w:color w:val="000000" w:themeColor="text1"/>
          <w:sz w:val="22"/>
          <w:szCs w:val="22"/>
        </w:rPr>
        <w:t>3.2 Diagramas de flujo</w:t>
      </w:r>
    </w:p>
    <w:p w14:paraId="0D233C9F" w14:textId="201726A5" w:rsidR="00C54474" w:rsidRDefault="00C54474" w:rsidP="00484BE7">
      <w:pPr>
        <w:spacing w:before="40" w:after="40" w:line="276" w:lineRule="auto"/>
        <w:rPr>
          <w:rFonts w:ascii="Arial" w:hAnsi="Arial" w:cs="Arial"/>
          <w:b/>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206D0F" w:rsidRPr="00484BE7" w14:paraId="28E02D0E" w14:textId="77777777" w:rsidTr="00132C00">
        <w:trPr>
          <w:trHeight w:val="444"/>
        </w:trPr>
        <w:tc>
          <w:tcPr>
            <w:tcW w:w="13422" w:type="dxa"/>
            <w:shd w:val="clear" w:color="auto" w:fill="8DB3E2"/>
          </w:tcPr>
          <w:p w14:paraId="784C798E" w14:textId="77777777" w:rsidR="00206D0F" w:rsidRPr="00484BE7" w:rsidRDefault="00206D0F" w:rsidP="00132C00">
            <w:pPr>
              <w:pStyle w:val="Heading1"/>
              <w:spacing w:before="40" w:after="40"/>
              <w:jc w:val="center"/>
              <w:rPr>
                <w:color w:val="000000" w:themeColor="text1"/>
                <w:sz w:val="22"/>
                <w:szCs w:val="22"/>
              </w:rPr>
            </w:pPr>
            <w:r w:rsidRPr="00484BE7">
              <w:rPr>
                <w:color w:val="000000" w:themeColor="text1"/>
                <w:sz w:val="22"/>
                <w:szCs w:val="22"/>
              </w:rPr>
              <w:lastRenderedPageBreak/>
              <w:t>Cuadro de texto</w:t>
            </w:r>
          </w:p>
        </w:tc>
      </w:tr>
      <w:tr w:rsidR="00206D0F" w:rsidRPr="00484BE7" w14:paraId="51BB6C4E" w14:textId="77777777" w:rsidTr="00132C00">
        <w:tc>
          <w:tcPr>
            <w:tcW w:w="13422" w:type="dxa"/>
          </w:tcPr>
          <w:p w14:paraId="3B2D3E4A" w14:textId="3571A999" w:rsidR="00206D0F" w:rsidRPr="00675E49" w:rsidRDefault="00206D0F" w:rsidP="00132C00">
            <w:pPr>
              <w:spacing w:before="40" w:after="40" w:line="276" w:lineRule="auto"/>
              <w:jc w:val="both"/>
              <w:rPr>
                <w:rFonts w:ascii="Arial" w:hAnsi="Arial" w:cs="Arial"/>
                <w:color w:val="000000" w:themeColor="text1"/>
                <w:sz w:val="22"/>
                <w:szCs w:val="22"/>
              </w:rPr>
            </w:pPr>
            <w:r w:rsidRPr="00196AAB">
              <w:rPr>
                <w:rFonts w:ascii="Arial" w:hAnsi="Arial" w:cs="Arial"/>
                <w:bCs/>
                <w:color w:val="000000"/>
                <w:sz w:val="22"/>
                <w:szCs w:val="22"/>
              </w:rPr>
              <w:t xml:space="preserve">Luego de conocer los criterios de la información documentada, se hace necesario exponer </w:t>
            </w:r>
            <w:r w:rsidR="00C9229B">
              <w:rPr>
                <w:rFonts w:ascii="Arial" w:hAnsi="Arial" w:cs="Arial"/>
                <w:bCs/>
                <w:color w:val="000000"/>
                <w:sz w:val="22"/>
                <w:szCs w:val="22"/>
              </w:rPr>
              <w:t>entonces</w:t>
            </w:r>
            <w:r w:rsidRPr="00196AAB">
              <w:rPr>
                <w:rFonts w:ascii="Arial" w:hAnsi="Arial" w:cs="Arial"/>
                <w:bCs/>
                <w:color w:val="000000"/>
                <w:sz w:val="22"/>
                <w:szCs w:val="22"/>
              </w:rPr>
              <w:t xml:space="preserve">, </w:t>
            </w:r>
            <w:r w:rsidRPr="00EE1B4C">
              <w:rPr>
                <w:rFonts w:ascii="Arial" w:hAnsi="Arial" w:cs="Arial"/>
                <w:bCs/>
                <w:color w:val="000000"/>
                <w:sz w:val="22"/>
                <w:szCs w:val="22"/>
              </w:rPr>
              <w:t>l</w:t>
            </w:r>
            <w:r w:rsidRPr="00993055">
              <w:rPr>
                <w:rFonts w:ascii="Arial" w:hAnsi="Arial" w:cs="Arial"/>
                <w:bCs/>
                <w:color w:val="000000"/>
                <w:sz w:val="22"/>
                <w:szCs w:val="22"/>
              </w:rPr>
              <w:t>a definición de diagrama de flujo</w:t>
            </w:r>
            <w:r w:rsidRPr="004945E7">
              <w:rPr>
                <w:rFonts w:ascii="Arial" w:hAnsi="Arial" w:cs="Arial"/>
                <w:bCs/>
                <w:color w:val="000000"/>
                <w:sz w:val="22"/>
                <w:szCs w:val="22"/>
              </w:rPr>
              <w:t xml:space="preserve">, </w:t>
            </w:r>
            <w:r>
              <w:rPr>
                <w:rFonts w:ascii="Arial" w:hAnsi="Arial" w:cs="Arial"/>
                <w:bCs/>
                <w:color w:val="000000"/>
                <w:sz w:val="22"/>
                <w:szCs w:val="22"/>
              </w:rPr>
              <w:t>debido a</w:t>
            </w:r>
            <w:r w:rsidRPr="004945E7">
              <w:rPr>
                <w:rFonts w:ascii="Arial" w:hAnsi="Arial" w:cs="Arial"/>
                <w:bCs/>
                <w:color w:val="000000"/>
                <w:sz w:val="22"/>
                <w:szCs w:val="22"/>
              </w:rPr>
              <w:t xml:space="preserve"> </w:t>
            </w:r>
            <w:r w:rsidRPr="004945E7">
              <w:rPr>
                <w:rFonts w:ascii="Arial" w:hAnsi="Arial" w:cs="Arial"/>
                <w:bCs/>
                <w:color w:val="000000"/>
                <w:sz w:val="22"/>
                <w:szCs w:val="22"/>
              </w:rPr>
              <w:t>que</w:t>
            </w:r>
            <w:r w:rsidRPr="006A0ABA">
              <w:rPr>
                <w:rFonts w:ascii="Arial" w:hAnsi="Arial" w:cs="Arial"/>
                <w:bCs/>
                <w:color w:val="000000"/>
                <w:sz w:val="22"/>
                <w:szCs w:val="22"/>
              </w:rPr>
              <w:t xml:space="preserve"> es un esquema que permite abarcar</w:t>
            </w:r>
            <w:r w:rsidR="00F20DC4">
              <w:rPr>
                <w:rFonts w:ascii="Arial" w:hAnsi="Arial" w:cs="Arial"/>
                <w:bCs/>
                <w:color w:val="000000"/>
                <w:sz w:val="22"/>
                <w:szCs w:val="22"/>
              </w:rPr>
              <w:t>,</w:t>
            </w:r>
            <w:r w:rsidRPr="006A0ABA">
              <w:rPr>
                <w:rFonts w:ascii="Arial" w:hAnsi="Arial" w:cs="Arial"/>
                <w:bCs/>
                <w:color w:val="000000"/>
                <w:sz w:val="22"/>
                <w:szCs w:val="22"/>
              </w:rPr>
              <w:t xml:space="preserve"> en su totalidad</w:t>
            </w:r>
            <w:r w:rsidR="00F20DC4">
              <w:rPr>
                <w:rFonts w:ascii="Arial" w:hAnsi="Arial" w:cs="Arial"/>
                <w:bCs/>
                <w:color w:val="000000"/>
                <w:sz w:val="22"/>
                <w:szCs w:val="22"/>
              </w:rPr>
              <w:t>,</w:t>
            </w:r>
            <w:r w:rsidRPr="006A0ABA">
              <w:rPr>
                <w:rFonts w:ascii="Arial" w:hAnsi="Arial" w:cs="Arial"/>
                <w:bCs/>
                <w:color w:val="000000"/>
                <w:sz w:val="22"/>
                <w:szCs w:val="22"/>
              </w:rPr>
              <w:t xml:space="preserve"> y </w:t>
            </w:r>
            <w:r w:rsidRPr="006C6F85">
              <w:rPr>
                <w:rFonts w:ascii="Arial" w:hAnsi="Arial" w:cs="Arial"/>
                <w:bCs/>
                <w:color w:val="000000"/>
                <w:sz w:val="22"/>
                <w:szCs w:val="22"/>
              </w:rPr>
              <w:t>representar de forma gráfica, los diferentes pasos que componen un</w:t>
            </w:r>
            <w:r w:rsidRPr="00F30210">
              <w:rPr>
                <w:rFonts w:ascii="Arial" w:hAnsi="Arial" w:cs="Arial"/>
                <w:bCs/>
                <w:color w:val="000000"/>
                <w:sz w:val="22"/>
                <w:szCs w:val="22"/>
              </w:rPr>
              <w:t xml:space="preserve"> proceso</w:t>
            </w:r>
            <w:r w:rsidRPr="005831C8">
              <w:rPr>
                <w:rFonts w:ascii="Arial" w:hAnsi="Arial" w:cs="Arial"/>
                <w:bCs/>
                <w:color w:val="000000"/>
                <w:sz w:val="22"/>
                <w:szCs w:val="22"/>
              </w:rPr>
              <w:t>, con el fin de analizarlos y comprenderlos</w:t>
            </w:r>
            <w:r>
              <w:rPr>
                <w:rFonts w:ascii="Arial" w:hAnsi="Arial" w:cs="Arial"/>
                <w:bCs/>
                <w:color w:val="000000"/>
                <w:sz w:val="22"/>
                <w:szCs w:val="22"/>
              </w:rPr>
              <w:t xml:space="preserve"> y</w:t>
            </w:r>
            <w:r w:rsidR="00F20DC4">
              <w:rPr>
                <w:rFonts w:ascii="Arial" w:hAnsi="Arial" w:cs="Arial"/>
                <w:bCs/>
                <w:color w:val="000000"/>
                <w:sz w:val="22"/>
                <w:szCs w:val="22"/>
              </w:rPr>
              <w:t>,</w:t>
            </w:r>
            <w:r w:rsidRPr="005831C8">
              <w:rPr>
                <w:rFonts w:ascii="Arial" w:hAnsi="Arial" w:cs="Arial"/>
                <w:bCs/>
                <w:color w:val="000000"/>
                <w:sz w:val="22"/>
                <w:szCs w:val="22"/>
              </w:rPr>
              <w:t xml:space="preserve"> de esta forma</w:t>
            </w:r>
            <w:r w:rsidR="00F20DC4">
              <w:rPr>
                <w:rFonts w:ascii="Arial" w:hAnsi="Arial" w:cs="Arial"/>
                <w:bCs/>
                <w:color w:val="000000"/>
                <w:sz w:val="22"/>
                <w:szCs w:val="22"/>
              </w:rPr>
              <w:t>,</w:t>
            </w:r>
            <w:r w:rsidRPr="005831C8">
              <w:rPr>
                <w:rFonts w:ascii="Arial" w:hAnsi="Arial" w:cs="Arial"/>
                <w:bCs/>
                <w:color w:val="000000"/>
                <w:sz w:val="22"/>
                <w:szCs w:val="22"/>
              </w:rPr>
              <w:t xml:space="preserve"> identificar </w:t>
            </w:r>
            <w:r w:rsidRPr="00B00D8A">
              <w:rPr>
                <w:rFonts w:ascii="Arial" w:hAnsi="Arial" w:cs="Arial"/>
                <w:bCs/>
                <w:color w:val="000000"/>
                <w:sz w:val="22"/>
                <w:szCs w:val="22"/>
              </w:rPr>
              <w:t>oportunidades para su</w:t>
            </w:r>
            <w:r w:rsidRPr="00C94486">
              <w:rPr>
                <w:rFonts w:ascii="Arial" w:hAnsi="Arial" w:cs="Arial"/>
                <w:bCs/>
                <w:color w:val="000000"/>
                <w:sz w:val="22"/>
                <w:szCs w:val="22"/>
              </w:rPr>
              <w:t xml:space="preserve"> mejora</w:t>
            </w:r>
            <w:r w:rsidRPr="008C1B64">
              <w:rPr>
                <w:rFonts w:ascii="Arial" w:hAnsi="Arial" w:cs="Arial"/>
                <w:bCs/>
                <w:color w:val="000000"/>
                <w:sz w:val="22"/>
                <w:szCs w:val="22"/>
              </w:rPr>
              <w:t>, así como la</w:t>
            </w:r>
            <w:r w:rsidRPr="000C132A">
              <w:rPr>
                <w:rFonts w:ascii="Arial" w:hAnsi="Arial" w:cs="Arial"/>
                <w:bCs/>
                <w:color w:val="000000"/>
                <w:sz w:val="22"/>
                <w:szCs w:val="22"/>
              </w:rPr>
              <w:t xml:space="preserve"> gestión de posibles riesgos</w:t>
            </w:r>
            <w:r>
              <w:rPr>
                <w:rFonts w:ascii="Arial" w:hAnsi="Arial" w:cs="Arial"/>
                <w:bCs/>
                <w:color w:val="000000"/>
                <w:sz w:val="22"/>
                <w:szCs w:val="22"/>
              </w:rPr>
              <w:t>.</w:t>
            </w:r>
          </w:p>
        </w:tc>
      </w:tr>
    </w:tbl>
    <w:p w14:paraId="53F1A4CF" w14:textId="77777777" w:rsidR="00206D0F" w:rsidRPr="006C6F85" w:rsidRDefault="00206D0F" w:rsidP="00484BE7">
      <w:pPr>
        <w:spacing w:before="40" w:after="40" w:line="276" w:lineRule="auto"/>
        <w:rPr>
          <w:rFonts w:ascii="Arial" w:hAnsi="Arial" w:cs="Arial"/>
          <w:b/>
          <w:color w:val="000000" w:themeColor="text1"/>
          <w:sz w:val="22"/>
          <w:szCs w:val="22"/>
        </w:rPr>
      </w:pPr>
    </w:p>
    <w:tbl>
      <w:tblPr>
        <w:tblStyle w:val="a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C54474" w:rsidRPr="00484BE7" w14:paraId="559654CE" w14:textId="77777777" w:rsidTr="00A10ADC">
        <w:tc>
          <w:tcPr>
            <w:tcW w:w="1703" w:type="dxa"/>
            <w:shd w:val="clear" w:color="auto" w:fill="C9DAF8"/>
            <w:tcMar>
              <w:top w:w="100" w:type="dxa"/>
              <w:left w:w="100" w:type="dxa"/>
              <w:bottom w:w="100" w:type="dxa"/>
              <w:right w:w="100" w:type="dxa"/>
            </w:tcMar>
          </w:tcPr>
          <w:p w14:paraId="1BD95E2E" w14:textId="77777777" w:rsidR="00C54474" w:rsidRPr="005831C8" w:rsidRDefault="00C54474"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F30210">
              <w:rPr>
                <w:rFonts w:ascii="Arial" w:hAnsi="Arial" w:cs="Arial"/>
                <w:b/>
                <w:color w:val="000000" w:themeColor="text1"/>
                <w:sz w:val="22"/>
                <w:szCs w:val="22"/>
              </w:rPr>
              <w:t>Tipo de recurso</w:t>
            </w:r>
          </w:p>
        </w:tc>
        <w:tc>
          <w:tcPr>
            <w:tcW w:w="11709" w:type="dxa"/>
            <w:shd w:val="clear" w:color="auto" w:fill="C9DAF8"/>
            <w:tcMar>
              <w:top w:w="100" w:type="dxa"/>
              <w:left w:w="100" w:type="dxa"/>
              <w:bottom w:w="100" w:type="dxa"/>
              <w:right w:w="100" w:type="dxa"/>
            </w:tcMar>
          </w:tcPr>
          <w:p w14:paraId="7CFEC9F2" w14:textId="77777777" w:rsidR="00C54474" w:rsidRPr="005831C8" w:rsidRDefault="00C54474" w:rsidP="00484BE7">
            <w:pPr>
              <w:pStyle w:val="Title"/>
              <w:widowControl w:val="0"/>
              <w:spacing w:before="40" w:after="40"/>
              <w:jc w:val="center"/>
              <w:rPr>
                <w:color w:val="000000" w:themeColor="text1"/>
                <w:sz w:val="22"/>
                <w:szCs w:val="22"/>
              </w:rPr>
            </w:pPr>
            <w:r w:rsidRPr="005831C8">
              <w:rPr>
                <w:color w:val="000000" w:themeColor="text1"/>
                <w:sz w:val="22"/>
                <w:szCs w:val="22"/>
              </w:rPr>
              <w:t>Rutas / Pasos. Verticales 1</w:t>
            </w:r>
          </w:p>
        </w:tc>
      </w:tr>
      <w:tr w:rsidR="00C54474" w:rsidRPr="00484BE7" w14:paraId="07BD62B7" w14:textId="77777777" w:rsidTr="00A10ADC">
        <w:tc>
          <w:tcPr>
            <w:tcW w:w="1703" w:type="dxa"/>
            <w:shd w:val="clear" w:color="auto" w:fill="auto"/>
            <w:tcMar>
              <w:top w:w="100" w:type="dxa"/>
              <w:left w:w="100" w:type="dxa"/>
              <w:bottom w:w="100" w:type="dxa"/>
              <w:right w:w="100" w:type="dxa"/>
            </w:tcMar>
          </w:tcPr>
          <w:p w14:paraId="03404179" w14:textId="77777777" w:rsidR="00C54474" w:rsidRPr="00B41677" w:rsidRDefault="00C54474" w:rsidP="00484BE7">
            <w:pPr>
              <w:widowControl w:val="0"/>
              <w:spacing w:before="40" w:after="40" w:line="276" w:lineRule="auto"/>
              <w:ind w:right="-804"/>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709" w:type="dxa"/>
            <w:shd w:val="clear" w:color="auto" w:fill="auto"/>
            <w:tcMar>
              <w:top w:w="100" w:type="dxa"/>
              <w:left w:w="100" w:type="dxa"/>
              <w:bottom w:w="100" w:type="dxa"/>
              <w:right w:w="100" w:type="dxa"/>
            </w:tcMar>
          </w:tcPr>
          <w:p w14:paraId="531C823E" w14:textId="73FCC0DF" w:rsidR="00C54474" w:rsidRPr="00FE54F6" w:rsidRDefault="001F0431" w:rsidP="00484BE7">
            <w:pPr>
              <w:spacing w:before="40" w:after="40" w:line="276" w:lineRule="auto"/>
              <w:rPr>
                <w:rFonts w:ascii="Arial" w:hAnsi="Arial" w:cs="Arial"/>
                <w:bCs/>
                <w:color w:val="000000"/>
                <w:sz w:val="22"/>
                <w:szCs w:val="22"/>
              </w:rPr>
            </w:pPr>
            <w:r w:rsidRPr="00206D0F">
              <w:rPr>
                <w:rFonts w:ascii="Arial" w:hAnsi="Arial" w:cs="Arial"/>
                <w:bCs/>
                <w:color w:val="000000"/>
                <w:sz w:val="22"/>
                <w:szCs w:val="22"/>
              </w:rPr>
              <w:t>A</w:t>
            </w:r>
            <w:r w:rsidR="008B1CDA" w:rsidRPr="00206D0F">
              <w:rPr>
                <w:rFonts w:ascii="Arial" w:hAnsi="Arial" w:cs="Arial"/>
                <w:bCs/>
                <w:color w:val="000000"/>
                <w:sz w:val="22"/>
                <w:szCs w:val="22"/>
              </w:rPr>
              <w:t>lgunos de los beneficios de un diagrama de flujo son:</w:t>
            </w:r>
          </w:p>
        </w:tc>
      </w:tr>
      <w:tr w:rsidR="00C54474" w:rsidRPr="00484BE7" w14:paraId="49FABD59" w14:textId="77777777" w:rsidTr="00A10ADC">
        <w:trPr>
          <w:trHeight w:val="420"/>
        </w:trPr>
        <w:tc>
          <w:tcPr>
            <w:tcW w:w="13412" w:type="dxa"/>
            <w:gridSpan w:val="2"/>
            <w:shd w:val="clear" w:color="auto" w:fill="auto"/>
            <w:tcMar>
              <w:top w:w="100" w:type="dxa"/>
              <w:left w:w="100" w:type="dxa"/>
              <w:bottom w:w="100" w:type="dxa"/>
              <w:right w:w="100" w:type="dxa"/>
            </w:tcMar>
          </w:tcPr>
          <w:p w14:paraId="6FF7C2D9" w14:textId="4503183C" w:rsidR="00C54474" w:rsidRPr="00934A99" w:rsidRDefault="002C7AEF" w:rsidP="00484BE7">
            <w:pPr>
              <w:widowControl w:val="0"/>
              <w:spacing w:before="40" w:after="40" w:line="276" w:lineRule="auto"/>
              <w:jc w:val="center"/>
              <w:rPr>
                <w:rFonts w:ascii="Arial" w:hAnsi="Arial" w:cs="Arial"/>
                <w:color w:val="000000" w:themeColor="text1"/>
                <w:sz w:val="22"/>
                <w:szCs w:val="22"/>
              </w:rPr>
            </w:pPr>
            <w:commentRangeStart w:id="46"/>
            <w:r w:rsidRPr="00934A99">
              <w:rPr>
                <w:rFonts w:ascii="Arial" w:hAnsi="Arial" w:cs="Arial"/>
                <w:noProof/>
                <w:color w:val="000000" w:themeColor="text1"/>
                <w:sz w:val="22"/>
                <w:szCs w:val="22"/>
              </w:rPr>
              <w:drawing>
                <wp:inline distT="0" distB="0" distL="0" distR="0" wp14:anchorId="22C58C44" wp14:editId="34C31F9F">
                  <wp:extent cx="1943100" cy="1414536"/>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66526" cy="1431590"/>
                          </a:xfrm>
                          <a:prstGeom prst="rect">
                            <a:avLst/>
                          </a:prstGeom>
                        </pic:spPr>
                      </pic:pic>
                    </a:graphicData>
                  </a:graphic>
                </wp:inline>
              </w:drawing>
            </w:r>
            <w:commentRangeEnd w:id="46"/>
            <w:r w:rsidRPr="00484BE7">
              <w:rPr>
                <w:rStyle w:val="CommentReference"/>
                <w:rFonts w:ascii="Arial" w:eastAsia="Arial" w:hAnsi="Arial" w:cs="Arial"/>
                <w:sz w:val="22"/>
                <w:szCs w:val="22"/>
                <w:lang w:val="es" w:eastAsia="es-CO"/>
              </w:rPr>
              <w:commentReference w:id="46"/>
            </w:r>
          </w:p>
          <w:p w14:paraId="0EFAE39D" w14:textId="2A51E36F" w:rsidR="00C54474" w:rsidRPr="00993055" w:rsidRDefault="00C54474" w:rsidP="00484BE7">
            <w:pPr>
              <w:widowControl w:val="0"/>
              <w:spacing w:before="40" w:after="40" w:line="276" w:lineRule="auto"/>
              <w:jc w:val="center"/>
              <w:rPr>
                <w:rFonts w:ascii="Arial" w:hAnsi="Arial" w:cs="Arial"/>
                <w:b/>
                <w:color w:val="000000" w:themeColor="text1"/>
                <w:sz w:val="22"/>
                <w:szCs w:val="22"/>
              </w:rPr>
            </w:pPr>
            <w:r w:rsidRPr="00196AAB">
              <w:rPr>
                <w:rFonts w:ascii="Arial" w:hAnsi="Arial" w:cs="Arial"/>
                <w:b/>
                <w:color w:val="000000" w:themeColor="text1"/>
                <w:sz w:val="22"/>
                <w:szCs w:val="22"/>
              </w:rPr>
              <w:t xml:space="preserve">Imagen: </w:t>
            </w:r>
            <w:r w:rsidR="008B1CDA" w:rsidRPr="00EE1B4C">
              <w:rPr>
                <w:rFonts w:ascii="Arial" w:hAnsi="Arial" w:cs="Arial"/>
                <w:color w:val="000000" w:themeColor="text1"/>
                <w:sz w:val="22"/>
                <w:szCs w:val="22"/>
              </w:rPr>
              <w:t>135401_i34</w:t>
            </w:r>
          </w:p>
        </w:tc>
      </w:tr>
      <w:tr w:rsidR="00C54474" w:rsidRPr="00484BE7" w14:paraId="348FDBF3" w14:textId="77777777" w:rsidTr="00A10ADC">
        <w:tc>
          <w:tcPr>
            <w:tcW w:w="1703" w:type="dxa"/>
            <w:shd w:val="clear" w:color="auto" w:fill="auto"/>
            <w:tcMar>
              <w:top w:w="100" w:type="dxa"/>
              <w:left w:w="100" w:type="dxa"/>
              <w:bottom w:w="100" w:type="dxa"/>
              <w:right w:w="100" w:type="dxa"/>
            </w:tcMar>
          </w:tcPr>
          <w:p w14:paraId="333EEBD4" w14:textId="77777777" w:rsidR="00C54474"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Botón 1</w:t>
            </w:r>
          </w:p>
        </w:tc>
        <w:tc>
          <w:tcPr>
            <w:tcW w:w="11709" w:type="dxa"/>
            <w:shd w:val="clear" w:color="auto" w:fill="auto"/>
            <w:tcMar>
              <w:top w:w="100" w:type="dxa"/>
              <w:left w:w="100" w:type="dxa"/>
              <w:bottom w:w="100" w:type="dxa"/>
              <w:right w:w="100" w:type="dxa"/>
            </w:tcMar>
          </w:tcPr>
          <w:p w14:paraId="1ED38B33" w14:textId="08661D93" w:rsidR="00C54474" w:rsidRPr="006A0ABA" w:rsidRDefault="004F7888"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196AAB">
              <w:rPr>
                <w:rFonts w:ascii="Arial" w:hAnsi="Arial" w:cs="Arial"/>
                <w:bCs/>
                <w:color w:val="000000" w:themeColor="text1"/>
                <w:sz w:val="22"/>
                <w:szCs w:val="22"/>
              </w:rPr>
              <w:t xml:space="preserve">Permite </w:t>
            </w:r>
            <w:r w:rsidRPr="00EE1B4C">
              <w:rPr>
                <w:rFonts w:ascii="Arial" w:hAnsi="Arial" w:cs="Arial"/>
                <w:bCs/>
                <w:color w:val="000000" w:themeColor="text1"/>
                <w:sz w:val="22"/>
                <w:szCs w:val="22"/>
              </w:rPr>
              <w:t>comprender los procesos y sus objetivos.</w:t>
            </w:r>
            <w:r w:rsidR="00FB2E42" w:rsidRPr="00993055">
              <w:rPr>
                <w:rFonts w:ascii="Arial" w:hAnsi="Arial" w:cs="Arial"/>
                <w:bCs/>
                <w:color w:val="000000" w:themeColor="text1"/>
                <w:sz w:val="22"/>
                <w:szCs w:val="22"/>
              </w:rPr>
              <w:t xml:space="preserve"> Además, c</w:t>
            </w:r>
            <w:r w:rsidR="00FB2E42" w:rsidRPr="004945E7">
              <w:rPr>
                <w:rFonts w:ascii="Arial" w:hAnsi="Arial" w:cs="Arial"/>
                <w:bCs/>
                <w:color w:val="000000" w:themeColor="text1"/>
                <w:sz w:val="22"/>
                <w:szCs w:val="22"/>
              </w:rPr>
              <w:t>aracteriza las acciones de los mismos</w:t>
            </w:r>
            <w:r w:rsidR="00FB2E42" w:rsidRPr="006A0ABA">
              <w:rPr>
                <w:rFonts w:ascii="Arial" w:hAnsi="Arial" w:cs="Arial"/>
                <w:bCs/>
                <w:color w:val="000000" w:themeColor="text1"/>
                <w:sz w:val="22"/>
                <w:szCs w:val="22"/>
              </w:rPr>
              <w:t>.</w:t>
            </w:r>
          </w:p>
        </w:tc>
      </w:tr>
      <w:tr w:rsidR="00C54474" w:rsidRPr="00484BE7" w14:paraId="175BC3DF" w14:textId="77777777" w:rsidTr="00A10ADC">
        <w:tc>
          <w:tcPr>
            <w:tcW w:w="1703" w:type="dxa"/>
            <w:shd w:val="clear" w:color="auto" w:fill="auto"/>
            <w:tcMar>
              <w:top w:w="100" w:type="dxa"/>
              <w:left w:w="100" w:type="dxa"/>
              <w:bottom w:w="100" w:type="dxa"/>
              <w:right w:w="100" w:type="dxa"/>
            </w:tcMar>
          </w:tcPr>
          <w:p w14:paraId="0DF5CA81" w14:textId="064BC8A2" w:rsidR="00C54474"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Botón 2</w:t>
            </w:r>
          </w:p>
        </w:tc>
        <w:tc>
          <w:tcPr>
            <w:tcW w:w="11709" w:type="dxa"/>
            <w:shd w:val="clear" w:color="auto" w:fill="auto"/>
            <w:tcMar>
              <w:top w:w="100" w:type="dxa"/>
              <w:left w:w="100" w:type="dxa"/>
              <w:bottom w:w="100" w:type="dxa"/>
              <w:right w:w="100" w:type="dxa"/>
            </w:tcMar>
          </w:tcPr>
          <w:p w14:paraId="5874E400" w14:textId="13E4022A" w:rsidR="00C54474" w:rsidRPr="00EE1B4C" w:rsidRDefault="00FB2E42"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196AAB">
              <w:rPr>
                <w:rFonts w:ascii="Arial" w:hAnsi="Arial" w:cs="Arial"/>
                <w:bCs/>
                <w:color w:val="000000" w:themeColor="text1"/>
                <w:sz w:val="22"/>
                <w:szCs w:val="22"/>
              </w:rPr>
              <w:t>Sintetiza el análisis de componentes de un proceso.</w:t>
            </w:r>
          </w:p>
        </w:tc>
      </w:tr>
      <w:tr w:rsidR="00C54474" w:rsidRPr="00484BE7" w14:paraId="003612B7" w14:textId="77777777" w:rsidTr="00A10ADC">
        <w:tc>
          <w:tcPr>
            <w:tcW w:w="1703" w:type="dxa"/>
            <w:shd w:val="clear" w:color="auto" w:fill="auto"/>
            <w:tcMar>
              <w:top w:w="100" w:type="dxa"/>
              <w:left w:w="100" w:type="dxa"/>
              <w:bottom w:w="100" w:type="dxa"/>
              <w:right w:w="100" w:type="dxa"/>
            </w:tcMar>
          </w:tcPr>
          <w:p w14:paraId="3675FCC2" w14:textId="77777777" w:rsidR="00C54474"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lastRenderedPageBreak/>
              <w:t>Botón 3</w:t>
            </w:r>
          </w:p>
        </w:tc>
        <w:tc>
          <w:tcPr>
            <w:tcW w:w="11709" w:type="dxa"/>
            <w:shd w:val="clear" w:color="auto" w:fill="auto"/>
            <w:tcMar>
              <w:top w:w="100" w:type="dxa"/>
              <w:left w:w="100" w:type="dxa"/>
              <w:bottom w:w="100" w:type="dxa"/>
              <w:right w:w="100" w:type="dxa"/>
            </w:tcMar>
          </w:tcPr>
          <w:p w14:paraId="10A0B46A" w14:textId="1B8C8727" w:rsidR="00C54474" w:rsidRPr="006C6F85" w:rsidRDefault="00244440"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196AAB">
              <w:rPr>
                <w:rFonts w:ascii="Arial" w:hAnsi="Arial" w:cs="Arial"/>
                <w:bCs/>
                <w:color w:val="000000" w:themeColor="text1"/>
                <w:sz w:val="22"/>
                <w:szCs w:val="22"/>
              </w:rPr>
              <w:t>Permite la c</w:t>
            </w:r>
            <w:r w:rsidRPr="00EE1B4C">
              <w:rPr>
                <w:rFonts w:ascii="Arial" w:hAnsi="Arial" w:cs="Arial"/>
                <w:bCs/>
                <w:color w:val="000000" w:themeColor="text1"/>
                <w:sz w:val="22"/>
                <w:szCs w:val="22"/>
              </w:rPr>
              <w:t>omprensión global a partir de la visualización</w:t>
            </w:r>
            <w:r w:rsidRPr="00993055">
              <w:rPr>
                <w:rFonts w:ascii="Arial" w:hAnsi="Arial" w:cs="Arial"/>
                <w:bCs/>
                <w:color w:val="000000" w:themeColor="text1"/>
                <w:sz w:val="22"/>
                <w:szCs w:val="22"/>
              </w:rPr>
              <w:t>, p</w:t>
            </w:r>
            <w:r w:rsidRPr="004945E7">
              <w:rPr>
                <w:rFonts w:ascii="Arial" w:hAnsi="Arial" w:cs="Arial"/>
                <w:bCs/>
                <w:color w:val="000000" w:themeColor="text1"/>
                <w:sz w:val="22"/>
                <w:szCs w:val="22"/>
              </w:rPr>
              <w:t>roporcionando información específica para la identificación de posibles mejoras.</w:t>
            </w:r>
          </w:p>
        </w:tc>
      </w:tr>
      <w:tr w:rsidR="00C54474" w:rsidRPr="00484BE7" w14:paraId="6EF75084" w14:textId="77777777" w:rsidTr="00A10ADC">
        <w:tc>
          <w:tcPr>
            <w:tcW w:w="1703" w:type="dxa"/>
            <w:shd w:val="clear" w:color="auto" w:fill="auto"/>
            <w:tcMar>
              <w:top w:w="100" w:type="dxa"/>
              <w:left w:w="100" w:type="dxa"/>
              <w:bottom w:w="100" w:type="dxa"/>
              <w:right w:w="100" w:type="dxa"/>
            </w:tcMar>
          </w:tcPr>
          <w:p w14:paraId="35789F8B" w14:textId="2587F89D" w:rsidR="004F7888"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Botón 4</w:t>
            </w:r>
          </w:p>
        </w:tc>
        <w:tc>
          <w:tcPr>
            <w:tcW w:w="11709" w:type="dxa"/>
            <w:shd w:val="clear" w:color="auto" w:fill="auto"/>
            <w:tcMar>
              <w:top w:w="100" w:type="dxa"/>
              <w:left w:w="100" w:type="dxa"/>
              <w:bottom w:w="100" w:type="dxa"/>
              <w:right w:w="100" w:type="dxa"/>
            </w:tcMar>
          </w:tcPr>
          <w:p w14:paraId="1D9B6ED3" w14:textId="0AFBAE77" w:rsidR="00C54474" w:rsidRPr="00993055" w:rsidRDefault="00244440"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EE1B4C">
              <w:rPr>
                <w:rFonts w:ascii="Arial" w:hAnsi="Arial" w:cs="Arial"/>
                <w:bCs/>
                <w:color w:val="000000" w:themeColor="text1"/>
                <w:sz w:val="22"/>
                <w:szCs w:val="22"/>
              </w:rPr>
              <w:t>Establece un punto de partida para la documentación de procesos y elaboración de procedimientos.</w:t>
            </w:r>
          </w:p>
        </w:tc>
      </w:tr>
      <w:tr w:rsidR="00C54474" w:rsidRPr="00484BE7" w14:paraId="25C685C0" w14:textId="77777777" w:rsidTr="00A10ADC">
        <w:tc>
          <w:tcPr>
            <w:tcW w:w="1703" w:type="dxa"/>
            <w:shd w:val="clear" w:color="auto" w:fill="auto"/>
            <w:tcMar>
              <w:top w:w="100" w:type="dxa"/>
              <w:left w:w="100" w:type="dxa"/>
              <w:bottom w:w="100" w:type="dxa"/>
              <w:right w:w="100" w:type="dxa"/>
            </w:tcMar>
          </w:tcPr>
          <w:p w14:paraId="20D8DD2E" w14:textId="77777777" w:rsidR="00C54474"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Botón 5</w:t>
            </w:r>
          </w:p>
        </w:tc>
        <w:tc>
          <w:tcPr>
            <w:tcW w:w="11709" w:type="dxa"/>
            <w:shd w:val="clear" w:color="auto" w:fill="auto"/>
            <w:tcMar>
              <w:top w:w="100" w:type="dxa"/>
              <w:left w:w="100" w:type="dxa"/>
              <w:bottom w:w="100" w:type="dxa"/>
              <w:right w:w="100" w:type="dxa"/>
            </w:tcMar>
          </w:tcPr>
          <w:p w14:paraId="21F742B3" w14:textId="4CE93359" w:rsidR="00C54474" w:rsidRPr="00993055" w:rsidRDefault="00B617BF"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EE1B4C">
              <w:rPr>
                <w:rFonts w:ascii="Arial" w:hAnsi="Arial" w:cs="Arial"/>
                <w:bCs/>
                <w:color w:val="000000" w:themeColor="text1"/>
                <w:sz w:val="22"/>
                <w:szCs w:val="22"/>
              </w:rPr>
              <w:t>Permite visualizar los pasos clave</w:t>
            </w:r>
            <w:r w:rsidR="00FE54F6">
              <w:rPr>
                <w:rFonts w:ascii="Arial" w:hAnsi="Arial" w:cs="Arial"/>
                <w:bCs/>
                <w:color w:val="000000" w:themeColor="text1"/>
                <w:sz w:val="22"/>
                <w:szCs w:val="22"/>
              </w:rPr>
              <w:t>s</w:t>
            </w:r>
            <w:r w:rsidRPr="00EE1B4C">
              <w:rPr>
                <w:rFonts w:ascii="Arial" w:hAnsi="Arial" w:cs="Arial"/>
                <w:bCs/>
                <w:color w:val="000000" w:themeColor="text1"/>
                <w:sz w:val="22"/>
                <w:szCs w:val="22"/>
              </w:rPr>
              <w:t xml:space="preserve"> de un proceso y sus riesgos.</w:t>
            </w:r>
          </w:p>
        </w:tc>
      </w:tr>
      <w:tr w:rsidR="00C54474" w:rsidRPr="00484BE7" w14:paraId="0DB202D9" w14:textId="77777777" w:rsidTr="00A10ADC">
        <w:tc>
          <w:tcPr>
            <w:tcW w:w="1703" w:type="dxa"/>
            <w:shd w:val="clear" w:color="auto" w:fill="auto"/>
            <w:tcMar>
              <w:top w:w="100" w:type="dxa"/>
              <w:left w:w="100" w:type="dxa"/>
              <w:bottom w:w="100" w:type="dxa"/>
              <w:right w:w="100" w:type="dxa"/>
            </w:tcMar>
          </w:tcPr>
          <w:p w14:paraId="4C05DD7B" w14:textId="77777777" w:rsidR="00C54474" w:rsidRPr="00B41677" w:rsidRDefault="00C54474"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Botón 6</w:t>
            </w:r>
          </w:p>
        </w:tc>
        <w:tc>
          <w:tcPr>
            <w:tcW w:w="11709" w:type="dxa"/>
            <w:shd w:val="clear" w:color="auto" w:fill="auto"/>
            <w:tcMar>
              <w:top w:w="100" w:type="dxa"/>
              <w:left w:w="100" w:type="dxa"/>
              <w:bottom w:w="100" w:type="dxa"/>
              <w:right w:w="100" w:type="dxa"/>
            </w:tcMar>
          </w:tcPr>
          <w:p w14:paraId="04A37451" w14:textId="2963C376" w:rsidR="00C54474" w:rsidRPr="00993055" w:rsidRDefault="00B617BF"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EE1B4C">
              <w:rPr>
                <w:rFonts w:ascii="Arial" w:hAnsi="Arial" w:cs="Arial"/>
                <w:bCs/>
                <w:color w:val="000000" w:themeColor="text1"/>
                <w:sz w:val="22"/>
                <w:szCs w:val="22"/>
              </w:rPr>
              <w:t>Evidencia el valor y aporte de cada paso</w:t>
            </w:r>
            <w:r w:rsidR="00FE54F6">
              <w:rPr>
                <w:rFonts w:ascii="Arial" w:hAnsi="Arial" w:cs="Arial"/>
                <w:bCs/>
                <w:color w:val="000000" w:themeColor="text1"/>
                <w:sz w:val="22"/>
                <w:szCs w:val="22"/>
              </w:rPr>
              <w:t>,</w:t>
            </w:r>
            <w:r w:rsidRPr="00EE1B4C">
              <w:rPr>
                <w:rFonts w:ascii="Arial" w:hAnsi="Arial" w:cs="Arial"/>
                <w:bCs/>
                <w:color w:val="000000" w:themeColor="text1"/>
                <w:sz w:val="22"/>
                <w:szCs w:val="22"/>
              </w:rPr>
              <w:t xml:space="preserve"> en términos de efectividad.</w:t>
            </w:r>
          </w:p>
        </w:tc>
      </w:tr>
      <w:tr w:rsidR="00B617BF" w:rsidRPr="00484BE7" w14:paraId="64D22AD0" w14:textId="77777777" w:rsidTr="00A10ADC">
        <w:tc>
          <w:tcPr>
            <w:tcW w:w="1703" w:type="dxa"/>
            <w:shd w:val="clear" w:color="auto" w:fill="auto"/>
            <w:tcMar>
              <w:top w:w="100" w:type="dxa"/>
              <w:left w:w="100" w:type="dxa"/>
              <w:bottom w:w="100" w:type="dxa"/>
              <w:right w:w="100" w:type="dxa"/>
            </w:tcMar>
          </w:tcPr>
          <w:p w14:paraId="3FE5366A" w14:textId="700CAA44" w:rsidR="00B617BF" w:rsidRPr="00E50931" w:rsidRDefault="00F8780D"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 xml:space="preserve">Botón </w:t>
            </w:r>
            <w:r w:rsidRPr="00B41677">
              <w:rPr>
                <w:rFonts w:ascii="Arial" w:hAnsi="Arial" w:cs="Arial"/>
                <w:b/>
                <w:color w:val="000000" w:themeColor="text1"/>
                <w:sz w:val="22"/>
                <w:szCs w:val="22"/>
              </w:rPr>
              <w:t>7</w:t>
            </w:r>
          </w:p>
        </w:tc>
        <w:tc>
          <w:tcPr>
            <w:tcW w:w="11709" w:type="dxa"/>
            <w:shd w:val="clear" w:color="auto" w:fill="auto"/>
            <w:tcMar>
              <w:top w:w="100" w:type="dxa"/>
              <w:left w:w="100" w:type="dxa"/>
              <w:bottom w:w="100" w:type="dxa"/>
              <w:right w:w="100" w:type="dxa"/>
            </w:tcMar>
          </w:tcPr>
          <w:p w14:paraId="5765509B" w14:textId="734E4F72" w:rsidR="00B617BF" w:rsidRPr="00993055" w:rsidRDefault="00B617BF" w:rsidP="00484BE7">
            <w:pPr>
              <w:widowControl w:val="0"/>
              <w:pBdr>
                <w:top w:val="nil"/>
                <w:left w:val="nil"/>
                <w:bottom w:val="nil"/>
                <w:right w:val="nil"/>
                <w:between w:val="nil"/>
              </w:pBdr>
              <w:spacing w:before="40" w:after="40" w:line="276" w:lineRule="auto"/>
              <w:rPr>
                <w:rFonts w:ascii="Arial" w:hAnsi="Arial" w:cs="Arial"/>
                <w:bCs/>
                <w:color w:val="000000" w:themeColor="text1"/>
                <w:sz w:val="22"/>
                <w:szCs w:val="22"/>
              </w:rPr>
            </w:pPr>
            <w:r w:rsidRPr="00EE1B4C">
              <w:rPr>
                <w:rFonts w:ascii="Arial" w:hAnsi="Arial" w:cs="Arial"/>
                <w:bCs/>
                <w:color w:val="000000" w:themeColor="text1"/>
                <w:sz w:val="22"/>
                <w:szCs w:val="22"/>
              </w:rPr>
              <w:t>Ofrece participación e involucramiento de los responsables del proceso</w:t>
            </w:r>
            <w:r w:rsidR="00FE54F6">
              <w:rPr>
                <w:rFonts w:ascii="Arial" w:hAnsi="Arial" w:cs="Arial"/>
                <w:bCs/>
                <w:color w:val="000000" w:themeColor="text1"/>
                <w:sz w:val="22"/>
                <w:szCs w:val="22"/>
              </w:rPr>
              <w:t>,</w:t>
            </w:r>
            <w:r w:rsidRPr="00EE1B4C">
              <w:rPr>
                <w:rFonts w:ascii="Arial" w:hAnsi="Arial" w:cs="Arial"/>
                <w:bCs/>
                <w:color w:val="000000" w:themeColor="text1"/>
                <w:sz w:val="22"/>
                <w:szCs w:val="22"/>
              </w:rPr>
              <w:t xml:space="preserve"> en su construcción.</w:t>
            </w:r>
          </w:p>
        </w:tc>
      </w:tr>
      <w:tr w:rsidR="00B617BF" w:rsidRPr="00484BE7" w14:paraId="72B806CA" w14:textId="77777777" w:rsidTr="00A10ADC">
        <w:tc>
          <w:tcPr>
            <w:tcW w:w="1703" w:type="dxa"/>
            <w:shd w:val="clear" w:color="auto" w:fill="auto"/>
            <w:tcMar>
              <w:top w:w="100" w:type="dxa"/>
              <w:left w:w="100" w:type="dxa"/>
              <w:bottom w:w="100" w:type="dxa"/>
              <w:right w:w="100" w:type="dxa"/>
            </w:tcMar>
          </w:tcPr>
          <w:p w14:paraId="4E2A1F9C" w14:textId="5A8719E4" w:rsidR="00B617BF" w:rsidRPr="00E50931" w:rsidRDefault="00F8780D"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 xml:space="preserve">Botón </w:t>
            </w:r>
            <w:r w:rsidRPr="00B41677">
              <w:rPr>
                <w:rFonts w:ascii="Arial" w:hAnsi="Arial" w:cs="Arial"/>
                <w:b/>
                <w:color w:val="000000" w:themeColor="text1"/>
                <w:sz w:val="22"/>
                <w:szCs w:val="22"/>
              </w:rPr>
              <w:t>8</w:t>
            </w:r>
          </w:p>
        </w:tc>
        <w:tc>
          <w:tcPr>
            <w:tcW w:w="11709" w:type="dxa"/>
            <w:shd w:val="clear" w:color="auto" w:fill="auto"/>
            <w:tcMar>
              <w:top w:w="100" w:type="dxa"/>
              <w:left w:w="100" w:type="dxa"/>
              <w:bottom w:w="100" w:type="dxa"/>
              <w:right w:w="100" w:type="dxa"/>
            </w:tcMar>
          </w:tcPr>
          <w:p w14:paraId="410B89F3" w14:textId="1E4AB07E" w:rsidR="00B617BF" w:rsidRPr="004945E7" w:rsidRDefault="00B617BF" w:rsidP="00484BE7">
            <w:pPr>
              <w:widowControl w:val="0"/>
              <w:spacing w:before="40" w:after="40" w:line="276" w:lineRule="auto"/>
              <w:rPr>
                <w:rFonts w:ascii="Arial" w:hAnsi="Arial" w:cs="Arial"/>
                <w:b/>
                <w:color w:val="000000" w:themeColor="text1"/>
                <w:sz w:val="22"/>
                <w:szCs w:val="22"/>
              </w:rPr>
            </w:pPr>
            <w:r w:rsidRPr="00EE1B4C">
              <w:rPr>
                <w:rFonts w:ascii="Arial" w:hAnsi="Arial" w:cs="Arial"/>
                <w:bCs/>
                <w:color w:val="000000" w:themeColor="text1"/>
                <w:sz w:val="22"/>
                <w:szCs w:val="22"/>
              </w:rPr>
              <w:t>Es una herramienta básica de análisis de procesos</w:t>
            </w:r>
            <w:r w:rsidR="00FE54F6">
              <w:rPr>
                <w:rFonts w:ascii="Arial" w:hAnsi="Arial" w:cs="Arial"/>
                <w:bCs/>
                <w:color w:val="000000" w:themeColor="text1"/>
                <w:sz w:val="22"/>
                <w:szCs w:val="22"/>
              </w:rPr>
              <w:t>,</w:t>
            </w:r>
            <w:r w:rsidRPr="00EE1B4C">
              <w:rPr>
                <w:rFonts w:ascii="Arial" w:hAnsi="Arial" w:cs="Arial"/>
                <w:bCs/>
                <w:color w:val="000000" w:themeColor="text1"/>
                <w:sz w:val="22"/>
                <w:szCs w:val="22"/>
              </w:rPr>
              <w:t xml:space="preserve"> a nivel </w:t>
            </w:r>
            <w:r w:rsidRPr="00993055">
              <w:rPr>
                <w:rFonts w:ascii="Arial" w:hAnsi="Arial" w:cs="Arial"/>
                <w:bCs/>
                <w:color w:val="000000" w:themeColor="text1"/>
                <w:sz w:val="22"/>
                <w:szCs w:val="22"/>
              </w:rPr>
              <w:t>organizacional</w:t>
            </w:r>
            <w:r w:rsidRPr="004945E7">
              <w:rPr>
                <w:rFonts w:ascii="Arial" w:hAnsi="Arial" w:cs="Arial"/>
                <w:bCs/>
                <w:color w:val="000000" w:themeColor="text1"/>
                <w:sz w:val="22"/>
                <w:szCs w:val="22"/>
              </w:rPr>
              <w:t>.</w:t>
            </w:r>
          </w:p>
        </w:tc>
      </w:tr>
    </w:tbl>
    <w:p w14:paraId="362AEA6F" w14:textId="77777777" w:rsidR="00453264" w:rsidRPr="00484BE7" w:rsidRDefault="00453264"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453264" w:rsidRPr="00484BE7" w14:paraId="42394578" w14:textId="77777777" w:rsidTr="00A10ADC">
        <w:trPr>
          <w:trHeight w:val="580"/>
        </w:trPr>
        <w:tc>
          <w:tcPr>
            <w:tcW w:w="1432" w:type="dxa"/>
            <w:shd w:val="clear" w:color="auto" w:fill="C9DAF8"/>
            <w:tcMar>
              <w:top w:w="100" w:type="dxa"/>
              <w:left w:w="100" w:type="dxa"/>
              <w:bottom w:w="100" w:type="dxa"/>
              <w:right w:w="100" w:type="dxa"/>
            </w:tcMar>
          </w:tcPr>
          <w:p w14:paraId="27706DFB" w14:textId="77777777" w:rsidR="00453264" w:rsidRPr="00484BE7" w:rsidRDefault="00453264"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1F37FEDE" w14:textId="77777777" w:rsidR="00453264" w:rsidRPr="00B41677" w:rsidRDefault="00453264" w:rsidP="00484BE7">
            <w:pPr>
              <w:pStyle w:val="Title"/>
              <w:spacing w:before="40" w:after="40"/>
              <w:jc w:val="center"/>
              <w:rPr>
                <w:sz w:val="22"/>
                <w:szCs w:val="22"/>
              </w:rPr>
            </w:pPr>
            <w:r w:rsidRPr="00934A99">
              <w:rPr>
                <w:sz w:val="22"/>
                <w:szCs w:val="22"/>
              </w:rPr>
              <w:t>Cajón de texto de color</w:t>
            </w:r>
          </w:p>
        </w:tc>
      </w:tr>
      <w:tr w:rsidR="00453264" w:rsidRPr="00484BE7" w14:paraId="48787D49" w14:textId="77777777" w:rsidTr="00A10ADC">
        <w:trPr>
          <w:trHeight w:val="420"/>
        </w:trPr>
        <w:tc>
          <w:tcPr>
            <w:tcW w:w="13412" w:type="dxa"/>
            <w:gridSpan w:val="2"/>
            <w:shd w:val="clear" w:color="auto" w:fill="auto"/>
            <w:tcMar>
              <w:top w:w="100" w:type="dxa"/>
              <w:left w:w="100" w:type="dxa"/>
              <w:bottom w:w="100" w:type="dxa"/>
              <w:right w:w="100" w:type="dxa"/>
            </w:tcMar>
          </w:tcPr>
          <w:p w14:paraId="7724B030" w14:textId="01BAE495" w:rsidR="00B95B4F" w:rsidRDefault="000C72E9" w:rsidP="00484BE7">
            <w:pPr>
              <w:spacing w:before="40" w:after="40" w:line="276" w:lineRule="auto"/>
              <w:rPr>
                <w:rFonts w:ascii="Arial" w:hAnsi="Arial" w:cs="Arial"/>
                <w:bCs/>
                <w:color w:val="000000"/>
                <w:sz w:val="22"/>
                <w:szCs w:val="22"/>
              </w:rPr>
            </w:pPr>
            <w:r w:rsidRPr="00934A99">
              <w:rPr>
                <w:rFonts w:ascii="Arial" w:hAnsi="Arial" w:cs="Arial"/>
                <w:bCs/>
                <w:color w:val="000000"/>
                <w:sz w:val="22"/>
                <w:szCs w:val="22"/>
              </w:rPr>
              <w:t>Con el fin de establecer marcos comunes de entendimiento para este tipo de herramientas, se ha definido</w:t>
            </w:r>
            <w:r w:rsidRPr="00B41677">
              <w:rPr>
                <w:rFonts w:ascii="Arial" w:hAnsi="Arial" w:cs="Arial"/>
                <w:bCs/>
                <w:color w:val="000000"/>
                <w:sz w:val="22"/>
                <w:szCs w:val="22"/>
              </w:rPr>
              <w:t xml:space="preserve"> una s</w:t>
            </w:r>
            <w:r w:rsidRPr="00E50931">
              <w:rPr>
                <w:rFonts w:ascii="Arial" w:hAnsi="Arial" w:cs="Arial"/>
                <w:bCs/>
                <w:color w:val="000000"/>
                <w:sz w:val="22"/>
                <w:szCs w:val="22"/>
              </w:rPr>
              <w:t>erie de símbolos</w:t>
            </w:r>
            <w:r w:rsidRPr="00675E49">
              <w:rPr>
                <w:rFonts w:ascii="Arial" w:hAnsi="Arial" w:cs="Arial"/>
                <w:bCs/>
                <w:color w:val="000000"/>
                <w:sz w:val="22"/>
                <w:szCs w:val="22"/>
              </w:rPr>
              <w:t xml:space="preserve"> comúnmente aceptad</w:t>
            </w:r>
            <w:r w:rsidRPr="00EE1B4C">
              <w:rPr>
                <w:rFonts w:ascii="Arial" w:hAnsi="Arial" w:cs="Arial"/>
                <w:bCs/>
                <w:color w:val="000000"/>
                <w:sz w:val="22"/>
                <w:szCs w:val="22"/>
              </w:rPr>
              <w:t>os</w:t>
            </w:r>
            <w:r w:rsidR="00660AB1">
              <w:rPr>
                <w:rFonts w:ascii="Arial" w:hAnsi="Arial" w:cs="Arial"/>
                <w:bCs/>
                <w:color w:val="000000"/>
                <w:sz w:val="22"/>
                <w:szCs w:val="22"/>
              </w:rPr>
              <w:t>,</w:t>
            </w:r>
            <w:r w:rsidRPr="00993055">
              <w:rPr>
                <w:rFonts w:ascii="Arial" w:hAnsi="Arial" w:cs="Arial"/>
                <w:bCs/>
                <w:color w:val="000000"/>
                <w:sz w:val="22"/>
                <w:szCs w:val="22"/>
              </w:rPr>
              <w:t xml:space="preserve"> para la construcción de diagramas de flujo</w:t>
            </w:r>
            <w:r w:rsidR="00660AB1">
              <w:rPr>
                <w:rFonts w:ascii="Arial" w:hAnsi="Arial" w:cs="Arial"/>
                <w:bCs/>
                <w:color w:val="000000"/>
                <w:sz w:val="22"/>
                <w:szCs w:val="22"/>
              </w:rPr>
              <w:t>;</w:t>
            </w:r>
            <w:r w:rsidRPr="004945E7">
              <w:rPr>
                <w:rFonts w:ascii="Arial" w:hAnsi="Arial" w:cs="Arial"/>
                <w:bCs/>
                <w:color w:val="000000"/>
                <w:sz w:val="22"/>
                <w:szCs w:val="22"/>
              </w:rPr>
              <w:t xml:space="preserve"> esta</w:t>
            </w:r>
            <w:r w:rsidR="00440CE4">
              <w:rPr>
                <w:rFonts w:ascii="Arial" w:hAnsi="Arial" w:cs="Arial"/>
                <w:bCs/>
                <w:color w:val="000000"/>
                <w:sz w:val="22"/>
                <w:szCs w:val="22"/>
              </w:rPr>
              <w:t xml:space="preserve"> serie </w:t>
            </w:r>
            <w:r w:rsidRPr="004945E7">
              <w:rPr>
                <w:rFonts w:ascii="Arial" w:hAnsi="Arial" w:cs="Arial"/>
                <w:bCs/>
                <w:color w:val="000000"/>
                <w:sz w:val="22"/>
                <w:szCs w:val="22"/>
              </w:rPr>
              <w:t>fue propuesta por la ANSI</w:t>
            </w:r>
            <w:r w:rsidR="00722AC7">
              <w:rPr>
                <w:rFonts w:ascii="Arial" w:hAnsi="Arial" w:cs="Arial"/>
                <w:bCs/>
                <w:color w:val="000000"/>
                <w:sz w:val="22"/>
                <w:szCs w:val="22"/>
              </w:rPr>
              <w:t>,</w:t>
            </w:r>
            <w:r w:rsidRPr="004945E7">
              <w:rPr>
                <w:rFonts w:ascii="Arial" w:hAnsi="Arial" w:cs="Arial"/>
                <w:bCs/>
                <w:color w:val="000000"/>
                <w:sz w:val="22"/>
                <w:szCs w:val="22"/>
              </w:rPr>
              <w:t xml:space="preserve"> </w:t>
            </w:r>
            <w:r w:rsidR="00722AC7" w:rsidRPr="00722AC7">
              <w:rPr>
                <w:rFonts w:ascii="Arial" w:hAnsi="Arial" w:cs="Arial"/>
                <w:bCs/>
                <w:color w:val="000000"/>
                <w:sz w:val="22"/>
                <w:szCs w:val="22"/>
                <w:lang w:val="en-CO"/>
              </w:rPr>
              <w:t>Instituto Nacional Estadounidense de Estándares</w:t>
            </w:r>
            <w:r w:rsidR="00722AC7" w:rsidRPr="00722AC7">
              <w:rPr>
                <w:rFonts w:ascii="Arial" w:hAnsi="Arial" w:cs="Arial"/>
                <w:bCs/>
                <w:color w:val="000000"/>
                <w:sz w:val="22"/>
                <w:szCs w:val="22"/>
                <w:lang w:val="es-ES"/>
              </w:rPr>
              <w:t xml:space="preserve"> (</w:t>
            </w:r>
            <w:r w:rsidR="00722AC7">
              <w:rPr>
                <w:rFonts w:ascii="Arial" w:hAnsi="Arial" w:cs="Arial"/>
                <w:bCs/>
                <w:color w:val="000000"/>
                <w:sz w:val="22"/>
                <w:szCs w:val="22"/>
                <w:lang w:val="es-ES"/>
              </w:rPr>
              <w:t xml:space="preserve">por sus siglas en inglés: </w:t>
            </w:r>
            <w:r w:rsidR="00722AC7" w:rsidRPr="00722AC7">
              <w:rPr>
                <w:rFonts w:ascii="Arial" w:hAnsi="Arial" w:cs="Arial"/>
                <w:i/>
                <w:iCs/>
                <w:color w:val="000000"/>
                <w:sz w:val="22"/>
                <w:szCs w:val="22"/>
                <w:lang w:val="en-CO"/>
              </w:rPr>
              <w:t>American</w:t>
            </w:r>
            <w:r w:rsidR="00722AC7" w:rsidRPr="00722AC7">
              <w:rPr>
                <w:rFonts w:ascii="Arial" w:hAnsi="Arial" w:cs="Arial"/>
                <w:i/>
                <w:iCs/>
                <w:color w:val="000000"/>
                <w:sz w:val="22"/>
                <w:szCs w:val="22"/>
                <w:lang w:val="es-ES"/>
              </w:rPr>
              <w:t xml:space="preserve"> </w:t>
            </w:r>
            <w:r w:rsidR="00722AC7" w:rsidRPr="00722AC7">
              <w:rPr>
                <w:rFonts w:ascii="Arial" w:hAnsi="Arial" w:cs="Arial"/>
                <w:i/>
                <w:iCs/>
                <w:color w:val="000000"/>
                <w:sz w:val="22"/>
                <w:szCs w:val="22"/>
                <w:lang w:val="en-CO"/>
              </w:rPr>
              <w:t>National</w:t>
            </w:r>
            <w:r w:rsidR="00722AC7" w:rsidRPr="00722AC7">
              <w:rPr>
                <w:rFonts w:ascii="Arial" w:hAnsi="Arial" w:cs="Arial"/>
                <w:i/>
                <w:iCs/>
                <w:color w:val="000000"/>
                <w:sz w:val="22"/>
                <w:szCs w:val="22"/>
                <w:lang w:val="es-ES"/>
              </w:rPr>
              <w:t xml:space="preserve"> </w:t>
            </w:r>
            <w:r w:rsidR="00722AC7" w:rsidRPr="00722AC7">
              <w:rPr>
                <w:rFonts w:ascii="Arial" w:hAnsi="Arial" w:cs="Arial"/>
                <w:i/>
                <w:iCs/>
                <w:color w:val="000000"/>
                <w:sz w:val="22"/>
                <w:szCs w:val="22"/>
                <w:lang w:val="en-CO"/>
              </w:rPr>
              <w:t>Standards Institute</w:t>
            </w:r>
            <w:r w:rsidRPr="004945E7">
              <w:rPr>
                <w:rFonts w:ascii="Arial" w:hAnsi="Arial" w:cs="Arial"/>
                <w:bCs/>
                <w:color w:val="000000"/>
                <w:sz w:val="22"/>
                <w:szCs w:val="22"/>
              </w:rPr>
              <w:t>)</w:t>
            </w:r>
            <w:r w:rsidR="00660AB1">
              <w:rPr>
                <w:rFonts w:ascii="Arial" w:hAnsi="Arial" w:cs="Arial"/>
                <w:bCs/>
                <w:color w:val="000000"/>
                <w:sz w:val="22"/>
                <w:szCs w:val="22"/>
              </w:rPr>
              <w:t>;</w:t>
            </w:r>
            <w:r w:rsidRPr="004945E7">
              <w:rPr>
                <w:rFonts w:ascii="Arial" w:hAnsi="Arial" w:cs="Arial"/>
                <w:bCs/>
                <w:color w:val="000000"/>
                <w:sz w:val="22"/>
                <w:szCs w:val="22"/>
              </w:rPr>
              <w:t xml:space="preserve"> a continuación</w:t>
            </w:r>
            <w:r w:rsidRPr="006C6F85">
              <w:rPr>
                <w:rFonts w:ascii="Arial" w:hAnsi="Arial" w:cs="Arial"/>
                <w:bCs/>
                <w:color w:val="000000"/>
                <w:sz w:val="22"/>
                <w:szCs w:val="22"/>
              </w:rPr>
              <w:t>, se presenta una lista de</w:t>
            </w:r>
            <w:r w:rsidRPr="00F30210">
              <w:rPr>
                <w:rFonts w:ascii="Arial" w:hAnsi="Arial" w:cs="Arial"/>
                <w:bCs/>
                <w:color w:val="000000"/>
                <w:sz w:val="22"/>
                <w:szCs w:val="22"/>
              </w:rPr>
              <w:t xml:space="preserve"> los</w:t>
            </w:r>
            <w:r w:rsidRPr="005831C8">
              <w:rPr>
                <w:rFonts w:ascii="Arial" w:hAnsi="Arial" w:cs="Arial"/>
                <w:bCs/>
                <w:color w:val="000000"/>
                <w:sz w:val="22"/>
                <w:szCs w:val="22"/>
              </w:rPr>
              <w:t xml:space="preserve"> símbolos más utilizados:</w:t>
            </w:r>
          </w:p>
          <w:p w14:paraId="320E39FC" w14:textId="66D34E90" w:rsidR="00206D0F" w:rsidRDefault="00206D0F" w:rsidP="00484BE7">
            <w:pPr>
              <w:spacing w:before="40" w:after="40" w:line="276" w:lineRule="auto"/>
              <w:rPr>
                <w:rFonts w:ascii="Arial" w:hAnsi="Arial" w:cs="Arial"/>
                <w:bCs/>
                <w:color w:val="000000"/>
                <w:sz w:val="22"/>
                <w:szCs w:val="22"/>
              </w:rPr>
            </w:pPr>
          </w:p>
          <w:p w14:paraId="04693B2F" w14:textId="77777777" w:rsidR="00206D0F" w:rsidRDefault="00206D0F" w:rsidP="00206D0F">
            <w:pPr>
              <w:widowControl w:val="0"/>
              <w:pBdr>
                <w:top w:val="nil"/>
                <w:left w:val="nil"/>
                <w:bottom w:val="nil"/>
                <w:right w:val="nil"/>
                <w:between w:val="nil"/>
              </w:pBdr>
              <w:spacing w:before="40" w:after="40" w:line="276" w:lineRule="auto"/>
              <w:rPr>
                <w:rFonts w:ascii="Arial" w:hAnsi="Arial" w:cs="Arial"/>
                <w:b/>
                <w:bCs/>
                <w:sz w:val="22"/>
                <w:szCs w:val="22"/>
              </w:rPr>
            </w:pPr>
            <w:r w:rsidRPr="00934A99">
              <w:rPr>
                <w:rFonts w:ascii="Arial" w:hAnsi="Arial" w:cs="Arial"/>
                <w:b/>
                <w:bCs/>
                <w:sz w:val="22"/>
                <w:szCs w:val="22"/>
              </w:rPr>
              <w:t xml:space="preserve">Figura </w:t>
            </w:r>
            <w:r>
              <w:rPr>
                <w:rFonts w:ascii="Arial" w:hAnsi="Arial" w:cs="Arial"/>
                <w:b/>
                <w:bCs/>
                <w:sz w:val="22"/>
                <w:szCs w:val="22"/>
              </w:rPr>
              <w:t>1</w:t>
            </w:r>
          </w:p>
          <w:p w14:paraId="5379D83B" w14:textId="2EFEE4AA" w:rsidR="00206D0F" w:rsidRPr="005831C8" w:rsidRDefault="00206D0F" w:rsidP="00206D0F">
            <w:pPr>
              <w:spacing w:before="40" w:after="40" w:line="276" w:lineRule="auto"/>
              <w:rPr>
                <w:rFonts w:ascii="Arial" w:hAnsi="Arial" w:cs="Arial"/>
                <w:bCs/>
                <w:color w:val="000000"/>
                <w:sz w:val="22"/>
                <w:szCs w:val="22"/>
              </w:rPr>
            </w:pPr>
            <w:r w:rsidRPr="00484BE7">
              <w:rPr>
                <w:rFonts w:ascii="Arial" w:hAnsi="Arial" w:cs="Arial"/>
                <w:i/>
                <w:iCs/>
                <w:sz w:val="22"/>
                <w:szCs w:val="22"/>
              </w:rPr>
              <w:t>Símbolos para la construcción de un diagrama de flujo</w:t>
            </w:r>
          </w:p>
          <w:p w14:paraId="79B6DFE8" w14:textId="138106F0" w:rsidR="00453264" w:rsidRPr="00484BE7" w:rsidRDefault="000B09C4" w:rsidP="00484BE7">
            <w:pPr>
              <w:widowControl w:val="0"/>
              <w:pBdr>
                <w:top w:val="nil"/>
                <w:left w:val="nil"/>
                <w:bottom w:val="nil"/>
                <w:right w:val="nil"/>
                <w:between w:val="nil"/>
              </w:pBdr>
              <w:spacing w:before="40" w:after="40" w:line="276" w:lineRule="auto"/>
              <w:jc w:val="center"/>
              <w:rPr>
                <w:rFonts w:ascii="Arial" w:hAnsi="Arial" w:cs="Arial"/>
                <w:color w:val="B7B7B7"/>
                <w:sz w:val="22"/>
                <w:szCs w:val="22"/>
              </w:rPr>
            </w:pPr>
            <w:commentRangeStart w:id="47"/>
            <w:commentRangeStart w:id="48"/>
            <w:r w:rsidRPr="00934A99">
              <w:rPr>
                <w:rFonts w:ascii="Arial" w:hAnsi="Arial" w:cs="Arial"/>
                <w:noProof/>
                <w:sz w:val="22"/>
                <w:szCs w:val="22"/>
              </w:rPr>
              <w:lastRenderedPageBreak/>
              <w:drawing>
                <wp:inline distT="0" distB="0" distL="0" distR="0" wp14:anchorId="57F3DE35" wp14:editId="7E2F4CA9">
                  <wp:extent cx="2438400" cy="2934424"/>
                  <wp:effectExtent l="0" t="0" r="0" b="0"/>
                  <wp:docPr id="120" name="Imagen 120" descr="resumen de alguna simbologia utilizada para dibujar diagramas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men de alguna simbologia utilizada para dibujar diagramas de fluj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0603" cy="2961144"/>
                          </a:xfrm>
                          <a:prstGeom prst="rect">
                            <a:avLst/>
                          </a:prstGeom>
                          <a:noFill/>
                          <a:ln>
                            <a:noFill/>
                          </a:ln>
                        </pic:spPr>
                      </pic:pic>
                    </a:graphicData>
                  </a:graphic>
                </wp:inline>
              </w:drawing>
            </w:r>
            <w:commentRangeEnd w:id="47"/>
            <w:commentRangeEnd w:id="48"/>
            <w:r w:rsidR="001837B8">
              <w:rPr>
                <w:rStyle w:val="CommentReference"/>
                <w:rFonts w:ascii="Arial" w:eastAsia="Arial" w:hAnsi="Arial" w:cs="Arial"/>
                <w:lang w:val="es" w:eastAsia="es-CO"/>
              </w:rPr>
              <w:commentReference w:id="48"/>
            </w:r>
            <w:r w:rsidR="00EB487F" w:rsidRPr="00484BE7">
              <w:rPr>
                <w:rStyle w:val="CommentReference"/>
                <w:rFonts w:ascii="Arial" w:eastAsia="Arial" w:hAnsi="Arial" w:cs="Arial"/>
                <w:sz w:val="22"/>
                <w:szCs w:val="22"/>
                <w:lang w:val="es" w:eastAsia="es-CO"/>
              </w:rPr>
              <w:commentReference w:id="47"/>
            </w:r>
          </w:p>
          <w:p w14:paraId="2A2AD6A0" w14:textId="7CCE5A86" w:rsidR="000B09C4" w:rsidRPr="00484BE7" w:rsidRDefault="006122FE" w:rsidP="006122FE">
            <w:pPr>
              <w:widowControl w:val="0"/>
              <w:pBdr>
                <w:top w:val="nil"/>
                <w:left w:val="nil"/>
                <w:bottom w:val="nil"/>
                <w:right w:val="nil"/>
                <w:between w:val="nil"/>
              </w:pBdr>
              <w:spacing w:before="40" w:after="40" w:line="276" w:lineRule="auto"/>
              <w:jc w:val="center"/>
              <w:rPr>
                <w:rFonts w:ascii="Arial" w:hAnsi="Arial" w:cs="Arial"/>
                <w:color w:val="B7B7B7"/>
                <w:sz w:val="22"/>
                <w:szCs w:val="22"/>
              </w:rPr>
            </w:pPr>
            <w:r w:rsidRPr="006122FE">
              <w:rPr>
                <w:rFonts w:ascii="Arial" w:hAnsi="Arial" w:cs="Arial"/>
                <w:color w:val="000000" w:themeColor="text1"/>
                <w:sz w:val="22"/>
                <w:szCs w:val="22"/>
              </w:rPr>
              <w:t>Nota.</w:t>
            </w:r>
            <w:r>
              <w:rPr>
                <w:rFonts w:ascii="Arial" w:hAnsi="Arial" w:cs="Arial"/>
                <w:color w:val="000000" w:themeColor="text1"/>
                <w:sz w:val="22"/>
                <w:szCs w:val="22"/>
              </w:rPr>
              <w:t xml:space="preserve"> Tomado y adaptado de </w:t>
            </w:r>
            <w:r>
              <w:rPr>
                <w:rFonts w:ascii="Arial" w:hAnsi="Arial" w:cs="Arial"/>
                <w:color w:val="000000" w:themeColor="text1"/>
                <w:sz w:val="22"/>
                <w:szCs w:val="22"/>
              </w:rPr>
              <w:fldChar w:fldCharType="begin"/>
            </w:r>
            <w:ins w:id="49" w:author="Microsoft Office User" w:date="2022-10-16T08:52:00Z">
              <w:r>
                <w:rPr>
                  <w:rFonts w:ascii="Arial" w:hAnsi="Arial" w:cs="Arial"/>
                  <w:color w:val="000000" w:themeColor="text1"/>
                  <w:sz w:val="22"/>
                  <w:szCs w:val="22"/>
                </w:rPr>
                <w:instrText xml:space="preserve"> HYPERLINK "</w:instrText>
              </w:r>
            </w:ins>
            <w:r w:rsidRPr="006122FE">
              <w:rPr>
                <w:rFonts w:ascii="Arial" w:hAnsi="Arial" w:cs="Arial"/>
                <w:color w:val="000000" w:themeColor="text1"/>
                <w:sz w:val="22"/>
                <w:szCs w:val="22"/>
              </w:rPr>
              <w:instrText>https://iveconsultores.com/diagrama-de-flujo/</w:instrText>
            </w:r>
            <w:ins w:id="50" w:author="Microsoft Office User" w:date="2022-10-16T08:52:00Z">
              <w:r>
                <w:rPr>
                  <w:rFonts w:ascii="Arial" w:hAnsi="Arial" w:cs="Arial"/>
                  <w:color w:val="000000" w:themeColor="text1"/>
                  <w:sz w:val="22"/>
                  <w:szCs w:val="22"/>
                </w:rPr>
                <w:instrText xml:space="preserve">" </w:instrText>
              </w:r>
            </w:ins>
            <w:r>
              <w:rPr>
                <w:rFonts w:ascii="Arial" w:hAnsi="Arial" w:cs="Arial"/>
                <w:color w:val="000000" w:themeColor="text1"/>
                <w:sz w:val="22"/>
                <w:szCs w:val="22"/>
              </w:rPr>
              <w:fldChar w:fldCharType="separate"/>
            </w:r>
            <w:r w:rsidRPr="005A640A">
              <w:rPr>
                <w:rStyle w:val="Hyperlink"/>
                <w:rFonts w:ascii="Arial" w:hAnsi="Arial" w:cs="Arial"/>
                <w:sz w:val="22"/>
                <w:szCs w:val="22"/>
              </w:rPr>
              <w:t>https://iveconsultores.com/diagrama-de-flujo/</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w:t>
            </w:r>
          </w:p>
        </w:tc>
      </w:tr>
    </w:tbl>
    <w:p w14:paraId="4719837D" w14:textId="77777777" w:rsidR="00BA279A" w:rsidRPr="00EE1B4C" w:rsidRDefault="00BA279A" w:rsidP="00484BE7">
      <w:pPr>
        <w:spacing w:before="40" w:after="40" w:line="276" w:lineRule="auto"/>
        <w:rPr>
          <w:rFonts w:ascii="Arial" w:hAnsi="Arial" w:cs="Arial"/>
          <w:b/>
          <w:color w:val="000000" w:themeColor="text1"/>
          <w:sz w:val="22"/>
          <w:szCs w:val="22"/>
        </w:rPr>
      </w:pPr>
    </w:p>
    <w:p w14:paraId="24F395EC" w14:textId="7E4563FB" w:rsidR="00BA279A" w:rsidRPr="006A0ABA" w:rsidRDefault="00BA279A" w:rsidP="00484BE7">
      <w:pPr>
        <w:spacing w:before="40" w:after="40" w:line="276" w:lineRule="auto"/>
        <w:rPr>
          <w:rFonts w:ascii="Arial" w:hAnsi="Arial" w:cs="Arial"/>
          <w:b/>
          <w:color w:val="000000" w:themeColor="text1"/>
          <w:sz w:val="22"/>
          <w:szCs w:val="22"/>
        </w:rPr>
      </w:pPr>
      <w:r w:rsidRPr="004945E7">
        <w:rPr>
          <w:rFonts w:ascii="Arial" w:hAnsi="Arial" w:cs="Arial"/>
          <w:b/>
          <w:color w:val="000000" w:themeColor="text1"/>
          <w:sz w:val="22"/>
          <w:szCs w:val="22"/>
        </w:rPr>
        <w:t>3.3 Herramientas ofimáticas para documentación de los procesos</w:t>
      </w:r>
    </w:p>
    <w:p w14:paraId="6F9CFCCC" w14:textId="77777777" w:rsidR="00CA463A" w:rsidRPr="00484BE7" w:rsidRDefault="00CA463A"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CA463A" w:rsidRPr="00484BE7" w14:paraId="7DC15690" w14:textId="77777777" w:rsidTr="00A10ADC">
        <w:trPr>
          <w:trHeight w:val="444"/>
        </w:trPr>
        <w:tc>
          <w:tcPr>
            <w:tcW w:w="13422" w:type="dxa"/>
            <w:shd w:val="clear" w:color="auto" w:fill="8DB3E2"/>
          </w:tcPr>
          <w:p w14:paraId="749B1D56" w14:textId="77777777" w:rsidR="00CA463A" w:rsidRPr="00E50931" w:rsidRDefault="00CA463A" w:rsidP="00484BE7">
            <w:pPr>
              <w:pStyle w:val="Heading1"/>
              <w:spacing w:before="40" w:after="40"/>
              <w:jc w:val="center"/>
              <w:rPr>
                <w:sz w:val="22"/>
                <w:szCs w:val="22"/>
              </w:rPr>
            </w:pPr>
            <w:r w:rsidRPr="00934A99">
              <w:rPr>
                <w:sz w:val="22"/>
                <w:szCs w:val="22"/>
              </w:rPr>
              <w:t xml:space="preserve">Cuadro de </w:t>
            </w:r>
            <w:r w:rsidRPr="00B41677">
              <w:rPr>
                <w:sz w:val="22"/>
                <w:szCs w:val="22"/>
              </w:rPr>
              <w:t>texto</w:t>
            </w:r>
          </w:p>
        </w:tc>
      </w:tr>
      <w:tr w:rsidR="00CA463A" w:rsidRPr="00484BE7" w14:paraId="4972609A" w14:textId="77777777" w:rsidTr="00A10ADC">
        <w:tc>
          <w:tcPr>
            <w:tcW w:w="13422" w:type="dxa"/>
          </w:tcPr>
          <w:p w14:paraId="0DE03A28" w14:textId="23C99214" w:rsidR="00232081" w:rsidRPr="005831C8" w:rsidRDefault="00B106BF" w:rsidP="00484BE7">
            <w:pPr>
              <w:spacing w:before="40" w:after="40" w:line="276" w:lineRule="auto"/>
              <w:rPr>
                <w:rFonts w:ascii="Arial" w:hAnsi="Arial" w:cs="Arial"/>
                <w:bCs/>
                <w:color w:val="000000"/>
                <w:sz w:val="22"/>
                <w:szCs w:val="22"/>
              </w:rPr>
            </w:pPr>
            <w:r>
              <w:rPr>
                <w:rFonts w:ascii="Arial" w:hAnsi="Arial" w:cs="Arial"/>
                <w:bCs/>
                <w:color w:val="000000"/>
                <w:sz w:val="22"/>
                <w:szCs w:val="22"/>
              </w:rPr>
              <w:t>A continuación, profundizaremos en el tema sobre la</w:t>
            </w:r>
            <w:r w:rsidR="00960A90" w:rsidRPr="00934A99">
              <w:rPr>
                <w:rFonts w:ascii="Arial" w:hAnsi="Arial" w:cs="Arial"/>
                <w:bCs/>
                <w:color w:val="000000"/>
                <w:sz w:val="22"/>
                <w:szCs w:val="22"/>
              </w:rPr>
              <w:t xml:space="preserve"> e</w:t>
            </w:r>
            <w:r w:rsidR="00232081" w:rsidRPr="00B41677">
              <w:rPr>
                <w:rFonts w:ascii="Arial" w:hAnsi="Arial" w:cs="Arial"/>
                <w:bCs/>
                <w:color w:val="000000"/>
                <w:sz w:val="22"/>
                <w:szCs w:val="22"/>
              </w:rPr>
              <w:t>xisten</w:t>
            </w:r>
            <w:r>
              <w:rPr>
                <w:rFonts w:ascii="Arial" w:hAnsi="Arial" w:cs="Arial"/>
                <w:bCs/>
                <w:color w:val="000000"/>
                <w:sz w:val="22"/>
                <w:szCs w:val="22"/>
              </w:rPr>
              <w:t>cia de</w:t>
            </w:r>
            <w:r w:rsidR="00232081" w:rsidRPr="00B41677">
              <w:rPr>
                <w:rFonts w:ascii="Arial" w:hAnsi="Arial" w:cs="Arial"/>
                <w:bCs/>
                <w:color w:val="000000"/>
                <w:sz w:val="22"/>
                <w:szCs w:val="22"/>
              </w:rPr>
              <w:t xml:space="preserve"> diferentes herramientas que permiten realizar</w:t>
            </w:r>
            <w:r w:rsidR="0024339A" w:rsidRPr="00E50931">
              <w:rPr>
                <w:rFonts w:ascii="Arial" w:hAnsi="Arial" w:cs="Arial"/>
                <w:bCs/>
                <w:color w:val="000000"/>
                <w:sz w:val="22"/>
                <w:szCs w:val="22"/>
              </w:rPr>
              <w:t xml:space="preserve"> la</w:t>
            </w:r>
            <w:r w:rsidR="00232081" w:rsidRPr="00675E49">
              <w:rPr>
                <w:rFonts w:ascii="Arial" w:hAnsi="Arial" w:cs="Arial"/>
                <w:bCs/>
                <w:color w:val="000000"/>
                <w:sz w:val="22"/>
                <w:szCs w:val="22"/>
              </w:rPr>
              <w:t xml:space="preserve"> gestión de procesos en las organizaciones</w:t>
            </w:r>
            <w:r w:rsidR="00720B52">
              <w:rPr>
                <w:rFonts w:ascii="Arial" w:hAnsi="Arial" w:cs="Arial"/>
                <w:bCs/>
                <w:color w:val="000000"/>
                <w:sz w:val="22"/>
                <w:szCs w:val="22"/>
              </w:rPr>
              <w:t>;</w:t>
            </w:r>
            <w:r w:rsidR="00232081" w:rsidRPr="00675E49">
              <w:rPr>
                <w:rFonts w:ascii="Arial" w:hAnsi="Arial" w:cs="Arial"/>
                <w:bCs/>
                <w:color w:val="000000"/>
                <w:sz w:val="22"/>
                <w:szCs w:val="22"/>
              </w:rPr>
              <w:t xml:space="preserve"> estas tienen como objetivo facilitar el diseño, almacenamiento, control y seguimiento, tanto de los procesos, como de la información documentada</w:t>
            </w:r>
            <w:r>
              <w:rPr>
                <w:rFonts w:ascii="Arial" w:hAnsi="Arial" w:cs="Arial"/>
                <w:bCs/>
                <w:color w:val="000000"/>
                <w:sz w:val="22"/>
                <w:szCs w:val="22"/>
              </w:rPr>
              <w:t>,</w:t>
            </w:r>
            <w:r w:rsidR="00232081" w:rsidRPr="00675E49">
              <w:rPr>
                <w:rFonts w:ascii="Arial" w:hAnsi="Arial" w:cs="Arial"/>
                <w:bCs/>
                <w:color w:val="000000"/>
                <w:sz w:val="22"/>
                <w:szCs w:val="22"/>
              </w:rPr>
              <w:t xml:space="preserve"> vinculada al Sistema de Gestión. Con</w:t>
            </w:r>
            <w:r w:rsidR="00232081" w:rsidRPr="00EE1B4C">
              <w:rPr>
                <w:rFonts w:ascii="Arial" w:hAnsi="Arial" w:cs="Arial"/>
                <w:bCs/>
                <w:color w:val="000000"/>
                <w:sz w:val="22"/>
                <w:szCs w:val="22"/>
              </w:rPr>
              <w:t xml:space="preserve"> el fin de seleccionar una herr</w:t>
            </w:r>
            <w:r w:rsidR="00232081" w:rsidRPr="00993055">
              <w:rPr>
                <w:rFonts w:ascii="Arial" w:hAnsi="Arial" w:cs="Arial"/>
                <w:bCs/>
                <w:color w:val="000000"/>
                <w:sz w:val="22"/>
                <w:szCs w:val="22"/>
              </w:rPr>
              <w:t>amienta idónea</w:t>
            </w:r>
            <w:r w:rsidR="00232081" w:rsidRPr="004945E7">
              <w:rPr>
                <w:rFonts w:ascii="Arial" w:hAnsi="Arial" w:cs="Arial"/>
                <w:bCs/>
                <w:color w:val="000000"/>
                <w:sz w:val="22"/>
                <w:szCs w:val="22"/>
              </w:rPr>
              <w:t>, que asegure la correcta gestión</w:t>
            </w:r>
            <w:r w:rsidR="00232081" w:rsidRPr="006A0ABA">
              <w:rPr>
                <w:rFonts w:ascii="Arial" w:hAnsi="Arial" w:cs="Arial"/>
                <w:bCs/>
                <w:color w:val="000000"/>
                <w:sz w:val="22"/>
                <w:szCs w:val="22"/>
              </w:rPr>
              <w:t xml:space="preserve"> de </w:t>
            </w:r>
            <w:r>
              <w:rPr>
                <w:rFonts w:ascii="Arial" w:hAnsi="Arial" w:cs="Arial"/>
                <w:bCs/>
                <w:color w:val="000000"/>
                <w:sz w:val="22"/>
                <w:szCs w:val="22"/>
              </w:rPr>
              <w:t xml:space="preserve">los </w:t>
            </w:r>
            <w:r w:rsidR="00232081" w:rsidRPr="006A0ABA">
              <w:rPr>
                <w:rFonts w:ascii="Arial" w:hAnsi="Arial" w:cs="Arial"/>
                <w:bCs/>
                <w:color w:val="000000"/>
                <w:sz w:val="22"/>
                <w:szCs w:val="22"/>
              </w:rPr>
              <w:t>procesos</w:t>
            </w:r>
            <w:r w:rsidR="0024339A" w:rsidRPr="006C6F85">
              <w:rPr>
                <w:rFonts w:ascii="Arial" w:hAnsi="Arial" w:cs="Arial"/>
                <w:bCs/>
                <w:color w:val="000000"/>
                <w:sz w:val="22"/>
                <w:szCs w:val="22"/>
              </w:rPr>
              <w:t>,</w:t>
            </w:r>
            <w:r w:rsidR="00232081" w:rsidRPr="006C6F85">
              <w:rPr>
                <w:rFonts w:ascii="Arial" w:hAnsi="Arial" w:cs="Arial"/>
                <w:bCs/>
                <w:color w:val="000000"/>
                <w:sz w:val="22"/>
                <w:szCs w:val="22"/>
              </w:rPr>
              <w:t xml:space="preserve"> es necesario que la organización garantice el</w:t>
            </w:r>
            <w:r w:rsidR="00232081" w:rsidRPr="00F30210">
              <w:rPr>
                <w:rFonts w:ascii="Arial" w:hAnsi="Arial" w:cs="Arial"/>
                <w:bCs/>
                <w:color w:val="000000"/>
                <w:sz w:val="22"/>
                <w:szCs w:val="22"/>
              </w:rPr>
              <w:t xml:space="preserve"> </w:t>
            </w:r>
            <w:r w:rsidR="00232081" w:rsidRPr="005831C8">
              <w:rPr>
                <w:rFonts w:ascii="Arial" w:hAnsi="Arial" w:cs="Arial"/>
                <w:bCs/>
                <w:color w:val="000000"/>
                <w:sz w:val="22"/>
                <w:szCs w:val="22"/>
              </w:rPr>
              <w:t>cumplimiento de los siguientes criterios</w:t>
            </w:r>
            <w:r w:rsidR="00720B52">
              <w:rPr>
                <w:rFonts w:ascii="Arial" w:hAnsi="Arial" w:cs="Arial"/>
                <w:bCs/>
                <w:color w:val="000000"/>
                <w:sz w:val="22"/>
                <w:szCs w:val="22"/>
              </w:rPr>
              <w:t>:</w:t>
            </w:r>
          </w:p>
          <w:p w14:paraId="6E23CAAC" w14:textId="77777777" w:rsidR="00232081" w:rsidRPr="005831C8" w:rsidRDefault="00232081" w:rsidP="00484BE7">
            <w:pPr>
              <w:spacing w:before="40" w:after="40" w:line="276" w:lineRule="auto"/>
              <w:ind w:left="720"/>
              <w:rPr>
                <w:rFonts w:ascii="Arial" w:hAnsi="Arial" w:cs="Arial"/>
                <w:bCs/>
                <w:color w:val="000000"/>
                <w:sz w:val="22"/>
                <w:szCs w:val="22"/>
              </w:rPr>
            </w:pPr>
          </w:p>
          <w:p w14:paraId="6E2326E3" w14:textId="62F50BA5" w:rsidR="00232081" w:rsidRPr="005831C8" w:rsidRDefault="00232081" w:rsidP="00CA6586">
            <w:pPr>
              <w:pStyle w:val="ListParagraph"/>
              <w:numPr>
                <w:ilvl w:val="0"/>
                <w:numId w:val="10"/>
              </w:numPr>
              <w:spacing w:before="40" w:after="40"/>
              <w:rPr>
                <w:bCs/>
                <w:color w:val="000000"/>
              </w:rPr>
            </w:pPr>
            <w:r w:rsidRPr="005831C8">
              <w:rPr>
                <w:bCs/>
                <w:color w:val="000000"/>
              </w:rPr>
              <w:t>Facilitar el diseño y creación de diagramas</w:t>
            </w:r>
            <w:r w:rsidR="00FE0D7A">
              <w:rPr>
                <w:bCs/>
                <w:color w:val="000000"/>
              </w:rPr>
              <w:t>,</w:t>
            </w:r>
            <w:r w:rsidRPr="005831C8">
              <w:rPr>
                <w:bCs/>
                <w:color w:val="000000"/>
              </w:rPr>
              <w:t xml:space="preserve"> con el fin de visualizar los flujos de proceso.</w:t>
            </w:r>
          </w:p>
          <w:p w14:paraId="5597BCC9" w14:textId="247D891A" w:rsidR="00232081" w:rsidRPr="00FE54F6" w:rsidRDefault="00232081" w:rsidP="00CA6586">
            <w:pPr>
              <w:pStyle w:val="ListParagraph"/>
              <w:numPr>
                <w:ilvl w:val="0"/>
                <w:numId w:val="10"/>
              </w:numPr>
              <w:spacing w:before="40" w:after="40"/>
              <w:rPr>
                <w:bCs/>
                <w:color w:val="000000"/>
              </w:rPr>
            </w:pPr>
            <w:r w:rsidRPr="00B00D8A">
              <w:rPr>
                <w:bCs/>
                <w:color w:val="000000"/>
              </w:rPr>
              <w:t>Diseñ</w:t>
            </w:r>
            <w:r w:rsidR="0024339A" w:rsidRPr="00B00D8A">
              <w:rPr>
                <w:bCs/>
                <w:color w:val="000000"/>
              </w:rPr>
              <w:t>ar</w:t>
            </w:r>
            <w:r w:rsidRPr="00C94486">
              <w:rPr>
                <w:bCs/>
                <w:color w:val="000000"/>
              </w:rPr>
              <w:t xml:space="preserve"> </w:t>
            </w:r>
            <w:r w:rsidR="0024339A" w:rsidRPr="008C1B64">
              <w:rPr>
                <w:bCs/>
                <w:color w:val="000000"/>
              </w:rPr>
              <w:t>los</w:t>
            </w:r>
            <w:r w:rsidRPr="000C132A">
              <w:rPr>
                <w:bCs/>
                <w:color w:val="000000"/>
              </w:rPr>
              <w:t xml:space="preserve"> formularios que </w:t>
            </w:r>
            <w:r w:rsidR="0024339A" w:rsidRPr="00FE54F6">
              <w:rPr>
                <w:bCs/>
                <w:color w:val="000000"/>
              </w:rPr>
              <w:t>puedan</w:t>
            </w:r>
            <w:r w:rsidRPr="00FE54F6">
              <w:rPr>
                <w:bCs/>
                <w:color w:val="000000"/>
              </w:rPr>
              <w:t xml:space="preserve"> ser editados y hacer uso de la información.</w:t>
            </w:r>
          </w:p>
          <w:p w14:paraId="393261A2" w14:textId="36358B6F" w:rsidR="00232081" w:rsidRPr="00720B52" w:rsidRDefault="0002292F" w:rsidP="00CA6586">
            <w:pPr>
              <w:pStyle w:val="ListParagraph"/>
              <w:numPr>
                <w:ilvl w:val="0"/>
                <w:numId w:val="10"/>
              </w:numPr>
              <w:spacing w:before="40" w:after="40"/>
              <w:rPr>
                <w:bCs/>
                <w:color w:val="000000"/>
              </w:rPr>
            </w:pPr>
            <w:r w:rsidRPr="001837B8">
              <w:rPr>
                <w:bCs/>
                <w:color w:val="000000"/>
              </w:rPr>
              <w:t>Contar con las h</w:t>
            </w:r>
            <w:r w:rsidR="00232081" w:rsidRPr="004E53BD">
              <w:rPr>
                <w:bCs/>
                <w:color w:val="000000"/>
              </w:rPr>
              <w:t>erramientas de gestión de proceso</w:t>
            </w:r>
            <w:r w:rsidR="00720B52">
              <w:rPr>
                <w:bCs/>
                <w:color w:val="000000"/>
              </w:rPr>
              <w:t>,</w:t>
            </w:r>
            <w:r w:rsidR="00232081" w:rsidRPr="004E53BD">
              <w:rPr>
                <w:bCs/>
                <w:color w:val="000000"/>
              </w:rPr>
              <w:t xml:space="preserve"> con almacenamiento en </w:t>
            </w:r>
            <w:r w:rsidR="00720B52">
              <w:rPr>
                <w:bCs/>
                <w:color w:val="000000"/>
              </w:rPr>
              <w:t xml:space="preserve">la </w:t>
            </w:r>
            <w:r w:rsidR="00232081" w:rsidRPr="004E53BD">
              <w:rPr>
                <w:bCs/>
                <w:color w:val="000000"/>
              </w:rPr>
              <w:t>nube.</w:t>
            </w:r>
          </w:p>
          <w:p w14:paraId="5CD84BEE" w14:textId="58557EF9" w:rsidR="00232081" w:rsidRPr="00EE0C7E" w:rsidRDefault="00232081" w:rsidP="00CA6586">
            <w:pPr>
              <w:pStyle w:val="ListParagraph"/>
              <w:numPr>
                <w:ilvl w:val="0"/>
                <w:numId w:val="10"/>
              </w:numPr>
              <w:spacing w:before="40" w:after="40"/>
              <w:rPr>
                <w:bCs/>
                <w:color w:val="000000"/>
              </w:rPr>
            </w:pPr>
            <w:r w:rsidRPr="00CC2CA7">
              <w:rPr>
                <w:bCs/>
                <w:color w:val="000000"/>
              </w:rPr>
              <w:t>Control</w:t>
            </w:r>
            <w:r w:rsidR="0034184F" w:rsidRPr="008D155F">
              <w:rPr>
                <w:bCs/>
                <w:color w:val="000000"/>
              </w:rPr>
              <w:t>ar</w:t>
            </w:r>
            <w:r w:rsidRPr="00EE0C7E">
              <w:rPr>
                <w:bCs/>
                <w:color w:val="000000"/>
              </w:rPr>
              <w:t xml:space="preserve"> </w:t>
            </w:r>
            <w:r w:rsidR="0034184F" w:rsidRPr="00EE0C7E">
              <w:rPr>
                <w:bCs/>
                <w:color w:val="000000"/>
              </w:rPr>
              <w:t>las</w:t>
            </w:r>
            <w:r w:rsidRPr="00EE0C7E">
              <w:rPr>
                <w:bCs/>
                <w:color w:val="000000"/>
              </w:rPr>
              <w:t xml:space="preserve"> funciones</w:t>
            </w:r>
            <w:r w:rsidR="00FE0D7A">
              <w:rPr>
                <w:bCs/>
                <w:color w:val="000000"/>
              </w:rPr>
              <w:t>,</w:t>
            </w:r>
            <w:r w:rsidRPr="00EE0C7E">
              <w:rPr>
                <w:bCs/>
                <w:color w:val="000000"/>
              </w:rPr>
              <w:t xml:space="preserve"> a través de perfiles y asignación de roles.</w:t>
            </w:r>
          </w:p>
          <w:p w14:paraId="70E5DF9F" w14:textId="3BF32AAC" w:rsidR="00232081" w:rsidRPr="00EE0C7E" w:rsidRDefault="0034184F" w:rsidP="00CA6586">
            <w:pPr>
              <w:pStyle w:val="ListParagraph"/>
              <w:numPr>
                <w:ilvl w:val="0"/>
                <w:numId w:val="10"/>
              </w:numPr>
              <w:spacing w:before="40" w:after="40"/>
              <w:rPr>
                <w:bCs/>
                <w:color w:val="000000"/>
              </w:rPr>
            </w:pPr>
            <w:r w:rsidRPr="00EE0C7E">
              <w:rPr>
                <w:bCs/>
                <w:color w:val="000000"/>
              </w:rPr>
              <w:t>Tener i</w:t>
            </w:r>
            <w:r w:rsidR="00232081" w:rsidRPr="00EE0C7E">
              <w:rPr>
                <w:bCs/>
                <w:color w:val="000000"/>
              </w:rPr>
              <w:t>nterfaz con clave de seguridad</w:t>
            </w:r>
            <w:r w:rsidR="00FE0D7A">
              <w:rPr>
                <w:bCs/>
                <w:color w:val="000000"/>
              </w:rPr>
              <w:t>,</w:t>
            </w:r>
            <w:r w:rsidR="00232081" w:rsidRPr="00EE0C7E">
              <w:rPr>
                <w:bCs/>
                <w:color w:val="000000"/>
              </w:rPr>
              <w:t xml:space="preserve"> para el inicio de sesión.</w:t>
            </w:r>
          </w:p>
          <w:p w14:paraId="3DC0C1C3" w14:textId="4A2C07B8" w:rsidR="00232081" w:rsidRPr="00484BE7" w:rsidRDefault="0034184F" w:rsidP="00CA6586">
            <w:pPr>
              <w:pStyle w:val="ListParagraph"/>
              <w:numPr>
                <w:ilvl w:val="0"/>
                <w:numId w:val="10"/>
              </w:numPr>
              <w:spacing w:before="40" w:after="40"/>
              <w:rPr>
                <w:bCs/>
                <w:color w:val="000000"/>
              </w:rPr>
            </w:pPr>
            <w:r w:rsidRPr="00EE0C7E">
              <w:rPr>
                <w:bCs/>
                <w:color w:val="000000"/>
              </w:rPr>
              <w:t>Realizar i</w:t>
            </w:r>
            <w:r w:rsidR="00232081" w:rsidRPr="00484BE7">
              <w:rPr>
                <w:bCs/>
                <w:color w:val="000000"/>
              </w:rPr>
              <w:t>ntegración con otras herramientas de gestión.</w:t>
            </w:r>
          </w:p>
          <w:p w14:paraId="26D61801" w14:textId="7AB8E10C" w:rsidR="00232081" w:rsidRPr="00484BE7" w:rsidRDefault="00CB4619" w:rsidP="00CA6586">
            <w:pPr>
              <w:pStyle w:val="ListParagraph"/>
              <w:numPr>
                <w:ilvl w:val="0"/>
                <w:numId w:val="10"/>
              </w:numPr>
              <w:spacing w:before="40" w:after="40"/>
              <w:rPr>
                <w:bCs/>
                <w:color w:val="000000"/>
              </w:rPr>
            </w:pPr>
            <w:r w:rsidRPr="00484BE7">
              <w:rPr>
                <w:bCs/>
                <w:color w:val="000000"/>
              </w:rPr>
              <w:t>Contar con m</w:t>
            </w:r>
            <w:r w:rsidR="00232081" w:rsidRPr="00484BE7">
              <w:rPr>
                <w:bCs/>
                <w:color w:val="000000"/>
              </w:rPr>
              <w:t>étricas de rendimiento</w:t>
            </w:r>
            <w:r w:rsidR="00FE0D7A">
              <w:rPr>
                <w:bCs/>
                <w:color w:val="000000"/>
              </w:rPr>
              <w:t>,</w:t>
            </w:r>
            <w:r w:rsidR="00232081" w:rsidRPr="00484BE7">
              <w:rPr>
                <w:bCs/>
                <w:color w:val="000000"/>
              </w:rPr>
              <w:t xml:space="preserve"> para los diferentes procesos de la organización.</w:t>
            </w:r>
          </w:p>
          <w:p w14:paraId="6CAD2507" w14:textId="219E7E06" w:rsidR="00CA463A" w:rsidRPr="00484BE7" w:rsidRDefault="000F6C58" w:rsidP="00CA6586">
            <w:pPr>
              <w:pStyle w:val="ListParagraph"/>
              <w:numPr>
                <w:ilvl w:val="0"/>
                <w:numId w:val="10"/>
              </w:numPr>
              <w:spacing w:before="40" w:after="40"/>
              <w:rPr>
                <w:bCs/>
                <w:color w:val="000000"/>
              </w:rPr>
            </w:pPr>
            <w:r w:rsidRPr="00484BE7">
              <w:rPr>
                <w:bCs/>
                <w:color w:val="000000"/>
              </w:rPr>
              <w:t>Analizar</w:t>
            </w:r>
            <w:r w:rsidR="00232081" w:rsidRPr="00484BE7">
              <w:rPr>
                <w:bCs/>
                <w:color w:val="000000"/>
              </w:rPr>
              <w:t xml:space="preserve"> </w:t>
            </w:r>
            <w:r w:rsidR="008F4876" w:rsidRPr="00484BE7">
              <w:rPr>
                <w:bCs/>
                <w:color w:val="000000"/>
              </w:rPr>
              <w:t>los</w:t>
            </w:r>
            <w:r w:rsidR="00232081" w:rsidRPr="00484BE7">
              <w:rPr>
                <w:bCs/>
                <w:color w:val="000000"/>
              </w:rPr>
              <w:t xml:space="preserve"> datos</w:t>
            </w:r>
            <w:r w:rsidR="00FE0D7A">
              <w:rPr>
                <w:bCs/>
                <w:color w:val="000000"/>
              </w:rPr>
              <w:t>,</w:t>
            </w:r>
            <w:r w:rsidR="00232081" w:rsidRPr="00484BE7">
              <w:rPr>
                <w:bCs/>
                <w:color w:val="000000"/>
              </w:rPr>
              <w:t xml:space="preserve"> </w:t>
            </w:r>
            <w:r w:rsidR="008F4876" w:rsidRPr="00484BE7">
              <w:rPr>
                <w:bCs/>
                <w:color w:val="000000"/>
              </w:rPr>
              <w:t>con el fin de</w:t>
            </w:r>
            <w:r w:rsidR="00232081" w:rsidRPr="00484BE7">
              <w:rPr>
                <w:bCs/>
                <w:color w:val="000000"/>
              </w:rPr>
              <w:t xml:space="preserve"> obtener información procesable.</w:t>
            </w:r>
          </w:p>
        </w:tc>
      </w:tr>
    </w:tbl>
    <w:p w14:paraId="4CFFF786" w14:textId="77777777" w:rsidR="00C8271E" w:rsidRPr="00934A99" w:rsidRDefault="00C8271E" w:rsidP="00484BE7">
      <w:pPr>
        <w:spacing w:before="40" w:after="40" w:line="276" w:lineRule="auto"/>
        <w:rPr>
          <w:rFonts w:ascii="Arial" w:hAnsi="Arial" w:cs="Arial"/>
          <w:color w:val="000000" w:themeColor="text1"/>
          <w:sz w:val="22"/>
          <w:szCs w:val="22"/>
        </w:rPr>
      </w:pPr>
      <w:bookmarkStart w:id="51" w:name="_heading=h.z337ya" w:colFirst="0" w:colLast="0"/>
      <w:bookmarkEnd w:id="51"/>
    </w:p>
    <w:tbl>
      <w:tblPr>
        <w:tblStyle w:val="afff4"/>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7"/>
        <w:gridCol w:w="190"/>
        <w:gridCol w:w="11105"/>
      </w:tblGrid>
      <w:tr w:rsidR="00C8271E" w:rsidRPr="00484BE7" w14:paraId="366B74C9" w14:textId="77777777" w:rsidTr="00A10ADC">
        <w:trPr>
          <w:trHeight w:val="580"/>
        </w:trPr>
        <w:tc>
          <w:tcPr>
            <w:tcW w:w="2307" w:type="dxa"/>
            <w:gridSpan w:val="2"/>
            <w:shd w:val="clear" w:color="auto" w:fill="C9DAF8"/>
            <w:tcMar>
              <w:top w:w="100" w:type="dxa"/>
              <w:left w:w="100" w:type="dxa"/>
              <w:bottom w:w="100" w:type="dxa"/>
              <w:right w:w="100" w:type="dxa"/>
            </w:tcMar>
          </w:tcPr>
          <w:p w14:paraId="0F0FF864" w14:textId="77777777" w:rsidR="00C8271E" w:rsidRPr="006A0ABA" w:rsidRDefault="00C8271E" w:rsidP="00484BE7">
            <w:pPr>
              <w:widowControl w:val="0"/>
              <w:spacing w:before="40" w:after="40" w:line="276" w:lineRule="auto"/>
              <w:jc w:val="center"/>
              <w:rPr>
                <w:rFonts w:ascii="Arial" w:hAnsi="Arial" w:cs="Arial"/>
                <w:b/>
                <w:color w:val="000000" w:themeColor="text1"/>
                <w:sz w:val="22"/>
                <w:szCs w:val="22"/>
              </w:rPr>
            </w:pPr>
            <w:r w:rsidRPr="004945E7">
              <w:rPr>
                <w:rFonts w:ascii="Arial" w:hAnsi="Arial" w:cs="Arial"/>
                <w:b/>
                <w:color w:val="000000" w:themeColor="text1"/>
                <w:sz w:val="22"/>
                <w:szCs w:val="22"/>
              </w:rPr>
              <w:t>Tipo de recurso</w:t>
            </w:r>
          </w:p>
        </w:tc>
        <w:tc>
          <w:tcPr>
            <w:tcW w:w="11105" w:type="dxa"/>
            <w:shd w:val="clear" w:color="auto" w:fill="C9DAF8"/>
            <w:tcMar>
              <w:top w:w="100" w:type="dxa"/>
              <w:left w:w="100" w:type="dxa"/>
              <w:bottom w:w="100" w:type="dxa"/>
              <w:right w:w="100" w:type="dxa"/>
            </w:tcMar>
          </w:tcPr>
          <w:p w14:paraId="72B8CBB3" w14:textId="77777777" w:rsidR="00C8271E" w:rsidRPr="006C6F85" w:rsidRDefault="00C8271E" w:rsidP="00484BE7">
            <w:pPr>
              <w:pStyle w:val="Title"/>
              <w:widowControl w:val="0"/>
              <w:spacing w:before="40" w:after="40"/>
              <w:jc w:val="center"/>
              <w:rPr>
                <w:color w:val="000000" w:themeColor="text1"/>
                <w:sz w:val="22"/>
                <w:szCs w:val="22"/>
              </w:rPr>
            </w:pPr>
            <w:bookmarkStart w:id="52" w:name="_heading=h.1ci93xb" w:colFirst="0" w:colLast="0"/>
            <w:bookmarkEnd w:id="52"/>
            <w:r w:rsidRPr="006C6F85">
              <w:rPr>
                <w:color w:val="000000" w:themeColor="text1"/>
                <w:sz w:val="22"/>
                <w:szCs w:val="22"/>
              </w:rPr>
              <w:t xml:space="preserve">Pestañas o </w:t>
            </w:r>
            <w:proofErr w:type="spellStart"/>
            <w:r w:rsidRPr="006C6F85">
              <w:rPr>
                <w:color w:val="000000" w:themeColor="text1"/>
                <w:sz w:val="22"/>
                <w:szCs w:val="22"/>
              </w:rPr>
              <w:t>tabs</w:t>
            </w:r>
            <w:proofErr w:type="spellEnd"/>
            <w:r w:rsidRPr="006C6F85">
              <w:rPr>
                <w:color w:val="000000" w:themeColor="text1"/>
                <w:sz w:val="22"/>
                <w:szCs w:val="22"/>
              </w:rPr>
              <w:t xml:space="preserve"> Verticales</w:t>
            </w:r>
          </w:p>
        </w:tc>
      </w:tr>
      <w:tr w:rsidR="00C8271E" w:rsidRPr="00484BE7" w14:paraId="1C8A6E55" w14:textId="77777777" w:rsidTr="00A10ADC">
        <w:trPr>
          <w:trHeight w:val="420"/>
        </w:trPr>
        <w:tc>
          <w:tcPr>
            <w:tcW w:w="2307" w:type="dxa"/>
            <w:gridSpan w:val="2"/>
            <w:shd w:val="clear" w:color="auto" w:fill="auto"/>
            <w:tcMar>
              <w:top w:w="100" w:type="dxa"/>
              <w:left w:w="100" w:type="dxa"/>
              <w:bottom w:w="100" w:type="dxa"/>
              <w:right w:w="100" w:type="dxa"/>
            </w:tcMar>
          </w:tcPr>
          <w:p w14:paraId="72321CE8" w14:textId="77777777" w:rsidR="00C8271E" w:rsidRPr="00B41677" w:rsidRDefault="00C8271E" w:rsidP="00484BE7">
            <w:pPr>
              <w:widowControl w:val="0"/>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105" w:type="dxa"/>
            <w:shd w:val="clear" w:color="auto" w:fill="auto"/>
            <w:tcMar>
              <w:top w:w="100" w:type="dxa"/>
              <w:left w:w="100" w:type="dxa"/>
              <w:bottom w:w="100" w:type="dxa"/>
              <w:right w:w="100" w:type="dxa"/>
            </w:tcMar>
          </w:tcPr>
          <w:p w14:paraId="078BE2DA" w14:textId="4B8364A0" w:rsidR="00C8271E" w:rsidRPr="005831C8" w:rsidRDefault="00C8271E" w:rsidP="00484BE7">
            <w:pPr>
              <w:widowControl w:val="0"/>
              <w:spacing w:before="40" w:after="40" w:line="276" w:lineRule="auto"/>
              <w:rPr>
                <w:rFonts w:ascii="Arial" w:hAnsi="Arial" w:cs="Arial"/>
                <w:color w:val="000000" w:themeColor="text1"/>
                <w:sz w:val="22"/>
                <w:szCs w:val="22"/>
              </w:rPr>
            </w:pPr>
            <w:r w:rsidRPr="00EE1B4C">
              <w:rPr>
                <w:rFonts w:ascii="Arial" w:hAnsi="Arial" w:cs="Arial"/>
                <w:bCs/>
                <w:color w:val="000000"/>
                <w:sz w:val="22"/>
                <w:szCs w:val="22"/>
              </w:rPr>
              <w:t>Cada una de las herramientas tiene utilidades y aplicaciones diferentes y están disponibles en el mercado para que las organizaciones accedan a las que consideren más pertinentes, con base en sus características y las especificidades requeridas por sus sis</w:t>
            </w:r>
            <w:r w:rsidRPr="004945E7">
              <w:rPr>
                <w:rFonts w:ascii="Arial" w:hAnsi="Arial" w:cs="Arial"/>
                <w:bCs/>
                <w:color w:val="000000"/>
                <w:sz w:val="22"/>
                <w:szCs w:val="22"/>
              </w:rPr>
              <w:t>temas de gestión. Al momento de elegir la más adecuada, es necesario verificar</w:t>
            </w:r>
            <w:r w:rsidRPr="006C6F85">
              <w:rPr>
                <w:rFonts w:ascii="Arial" w:hAnsi="Arial" w:cs="Arial"/>
                <w:bCs/>
                <w:color w:val="000000"/>
                <w:sz w:val="22"/>
                <w:szCs w:val="22"/>
              </w:rPr>
              <w:t xml:space="preserve"> que cumpla con los criterios </w:t>
            </w:r>
            <w:r w:rsidRPr="00F30210">
              <w:rPr>
                <w:rFonts w:ascii="Arial" w:hAnsi="Arial" w:cs="Arial"/>
                <w:bCs/>
                <w:color w:val="000000"/>
                <w:sz w:val="22"/>
                <w:szCs w:val="22"/>
              </w:rPr>
              <w:t xml:space="preserve">mencionados anteriormente, así como </w:t>
            </w:r>
            <w:r w:rsidR="002E0F68">
              <w:rPr>
                <w:rFonts w:ascii="Arial" w:hAnsi="Arial" w:cs="Arial"/>
                <w:bCs/>
                <w:color w:val="000000"/>
                <w:sz w:val="22"/>
                <w:szCs w:val="22"/>
              </w:rPr>
              <w:t xml:space="preserve">con </w:t>
            </w:r>
            <w:r w:rsidRPr="00F30210">
              <w:rPr>
                <w:rFonts w:ascii="Arial" w:hAnsi="Arial" w:cs="Arial"/>
                <w:bCs/>
                <w:color w:val="000000"/>
                <w:sz w:val="22"/>
                <w:szCs w:val="22"/>
              </w:rPr>
              <w:t xml:space="preserve">su funcionalidad. </w:t>
            </w:r>
            <w:r w:rsidRPr="006122FE">
              <w:rPr>
                <w:rFonts w:ascii="Arial" w:hAnsi="Arial" w:cs="Arial"/>
                <w:bCs/>
                <w:color w:val="000000"/>
                <w:sz w:val="22"/>
                <w:szCs w:val="22"/>
              </w:rPr>
              <w:t>A continuación, se presentan algunas de las herramientas disponibles</w:t>
            </w:r>
            <w:r w:rsidR="00B76F0B">
              <w:rPr>
                <w:rFonts w:ascii="Arial" w:hAnsi="Arial" w:cs="Arial"/>
                <w:bCs/>
                <w:color w:val="000000"/>
                <w:sz w:val="22"/>
                <w:szCs w:val="22"/>
              </w:rPr>
              <w:t>,</w:t>
            </w:r>
            <w:r w:rsidRPr="006122FE">
              <w:rPr>
                <w:rFonts w:ascii="Arial" w:hAnsi="Arial" w:cs="Arial"/>
                <w:bCs/>
                <w:color w:val="000000"/>
                <w:sz w:val="22"/>
                <w:szCs w:val="22"/>
              </w:rPr>
              <w:t xml:space="preserve"> </w:t>
            </w:r>
            <w:r w:rsidR="00B76F0B">
              <w:rPr>
                <w:rFonts w:ascii="Arial" w:hAnsi="Arial" w:cs="Arial"/>
                <w:bCs/>
                <w:color w:val="000000"/>
                <w:sz w:val="22"/>
                <w:szCs w:val="22"/>
              </w:rPr>
              <w:t>junto con</w:t>
            </w:r>
            <w:r w:rsidRPr="006122FE">
              <w:rPr>
                <w:rFonts w:ascii="Arial" w:hAnsi="Arial" w:cs="Arial"/>
                <w:bCs/>
                <w:color w:val="000000"/>
                <w:sz w:val="22"/>
                <w:szCs w:val="22"/>
              </w:rPr>
              <w:t xml:space="preserve"> una breve descripción:</w:t>
            </w:r>
          </w:p>
        </w:tc>
      </w:tr>
      <w:tr w:rsidR="00C8271E" w:rsidRPr="00484BE7" w14:paraId="23F9AAE5" w14:textId="77777777" w:rsidTr="00A10ADC">
        <w:trPr>
          <w:trHeight w:val="420"/>
        </w:trPr>
        <w:tc>
          <w:tcPr>
            <w:tcW w:w="13412" w:type="dxa"/>
            <w:gridSpan w:val="3"/>
            <w:shd w:val="clear" w:color="auto" w:fill="auto"/>
            <w:tcMar>
              <w:top w:w="100" w:type="dxa"/>
              <w:left w:w="100" w:type="dxa"/>
              <w:bottom w:w="100" w:type="dxa"/>
              <w:right w:w="100" w:type="dxa"/>
            </w:tcMar>
          </w:tcPr>
          <w:p w14:paraId="51C8BAFA" w14:textId="2B484AA5" w:rsidR="00C8271E" w:rsidRPr="00934A99" w:rsidRDefault="0048048C" w:rsidP="00484BE7">
            <w:pPr>
              <w:widowControl w:val="0"/>
              <w:spacing w:before="40" w:after="40" w:line="276" w:lineRule="auto"/>
              <w:jc w:val="center"/>
              <w:rPr>
                <w:rFonts w:ascii="Arial" w:hAnsi="Arial" w:cs="Arial"/>
                <w:color w:val="000000" w:themeColor="text1"/>
                <w:sz w:val="22"/>
                <w:szCs w:val="22"/>
              </w:rPr>
            </w:pPr>
            <w:commentRangeStart w:id="53"/>
            <w:r w:rsidRPr="00934A99">
              <w:rPr>
                <w:rFonts w:ascii="Arial" w:hAnsi="Arial" w:cs="Arial"/>
                <w:noProof/>
                <w:color w:val="000000" w:themeColor="text1"/>
                <w:sz w:val="22"/>
                <w:szCs w:val="22"/>
              </w:rPr>
              <w:lastRenderedPageBreak/>
              <w:drawing>
                <wp:inline distT="0" distB="0" distL="0" distR="0" wp14:anchorId="0F645EC8" wp14:editId="3369699A">
                  <wp:extent cx="1797883" cy="1917700"/>
                  <wp:effectExtent l="0" t="0" r="571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7251" cy="1927692"/>
                          </a:xfrm>
                          <a:prstGeom prst="rect">
                            <a:avLst/>
                          </a:prstGeom>
                        </pic:spPr>
                      </pic:pic>
                    </a:graphicData>
                  </a:graphic>
                </wp:inline>
              </w:drawing>
            </w:r>
            <w:commentRangeEnd w:id="53"/>
            <w:r w:rsidRPr="00484BE7">
              <w:rPr>
                <w:rStyle w:val="CommentReference"/>
                <w:rFonts w:ascii="Arial" w:eastAsia="Arial" w:hAnsi="Arial" w:cs="Arial"/>
                <w:sz w:val="22"/>
                <w:szCs w:val="22"/>
                <w:lang w:val="es" w:eastAsia="es-CO"/>
              </w:rPr>
              <w:commentReference w:id="53"/>
            </w:r>
          </w:p>
          <w:p w14:paraId="1CB9EE5A" w14:textId="172D8CD4" w:rsidR="00C8271E" w:rsidRPr="004945E7" w:rsidRDefault="00C8271E" w:rsidP="00484BE7">
            <w:pPr>
              <w:widowControl w:val="0"/>
              <w:spacing w:before="40" w:after="40" w:line="276" w:lineRule="auto"/>
              <w:jc w:val="center"/>
              <w:rPr>
                <w:rFonts w:ascii="Arial" w:hAnsi="Arial" w:cs="Arial"/>
                <w:b/>
                <w:color w:val="000000" w:themeColor="text1"/>
                <w:sz w:val="22"/>
                <w:szCs w:val="22"/>
              </w:rPr>
            </w:pPr>
            <w:r w:rsidRPr="00EE1B4C">
              <w:rPr>
                <w:rFonts w:ascii="Arial" w:hAnsi="Arial" w:cs="Arial"/>
                <w:b/>
                <w:color w:val="000000" w:themeColor="text1"/>
                <w:sz w:val="22"/>
                <w:szCs w:val="22"/>
              </w:rPr>
              <w:t>Imagen:</w:t>
            </w:r>
            <w:r w:rsidR="00854591" w:rsidRPr="00993055">
              <w:rPr>
                <w:rFonts w:ascii="Arial" w:hAnsi="Arial" w:cs="Arial"/>
                <w:color w:val="000000" w:themeColor="text1"/>
                <w:sz w:val="22"/>
                <w:szCs w:val="22"/>
              </w:rPr>
              <w:t xml:space="preserve"> 135401_i36</w:t>
            </w:r>
          </w:p>
        </w:tc>
      </w:tr>
      <w:tr w:rsidR="00C8271E" w:rsidRPr="00484BE7" w14:paraId="69EB973B" w14:textId="77777777" w:rsidTr="00854591">
        <w:trPr>
          <w:trHeight w:val="420"/>
        </w:trPr>
        <w:tc>
          <w:tcPr>
            <w:tcW w:w="2117" w:type="dxa"/>
            <w:shd w:val="clear" w:color="auto" w:fill="auto"/>
            <w:tcMar>
              <w:top w:w="100" w:type="dxa"/>
              <w:left w:w="100" w:type="dxa"/>
              <w:bottom w:w="100" w:type="dxa"/>
              <w:right w:w="100" w:type="dxa"/>
            </w:tcMar>
          </w:tcPr>
          <w:p w14:paraId="3C1DCF82" w14:textId="5C79A211" w:rsidR="00C8271E" w:rsidRPr="00B41677"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Kissflow Process</w:t>
            </w:r>
          </w:p>
        </w:tc>
        <w:tc>
          <w:tcPr>
            <w:tcW w:w="11295" w:type="dxa"/>
            <w:gridSpan w:val="2"/>
            <w:shd w:val="clear" w:color="auto" w:fill="auto"/>
            <w:tcMar>
              <w:top w:w="100" w:type="dxa"/>
              <w:left w:w="100" w:type="dxa"/>
              <w:bottom w:w="100" w:type="dxa"/>
              <w:right w:w="100" w:type="dxa"/>
            </w:tcMar>
          </w:tcPr>
          <w:p w14:paraId="5EAE9088" w14:textId="18419C27" w:rsidR="00C8271E" w:rsidRPr="004945E7"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P</w:t>
            </w:r>
            <w:r w:rsidRPr="00993055">
              <w:rPr>
                <w:rFonts w:ascii="Arial" w:hAnsi="Arial" w:cs="Arial"/>
                <w:color w:val="000000" w:themeColor="text1"/>
                <w:sz w:val="22"/>
                <w:szCs w:val="22"/>
              </w:rPr>
              <w:t xml:space="preserve">ermite crear procesos </w:t>
            </w:r>
            <w:r w:rsidRPr="00484BE7">
              <w:rPr>
                <w:rFonts w:ascii="Arial" w:hAnsi="Arial" w:cs="Arial"/>
                <w:i/>
                <w:iCs/>
                <w:color w:val="000000" w:themeColor="text1"/>
                <w:sz w:val="22"/>
                <w:szCs w:val="22"/>
              </w:rPr>
              <w:t>workflows</w:t>
            </w:r>
            <w:r w:rsidR="00021945">
              <w:rPr>
                <w:rFonts w:ascii="Arial" w:hAnsi="Arial" w:cs="Arial"/>
                <w:i/>
                <w:iCs/>
                <w:color w:val="000000" w:themeColor="text1"/>
                <w:sz w:val="22"/>
                <w:szCs w:val="22"/>
              </w:rPr>
              <w:t>,</w:t>
            </w:r>
            <w:r w:rsidRPr="00993055">
              <w:rPr>
                <w:rFonts w:ascii="Arial" w:hAnsi="Arial" w:cs="Arial"/>
                <w:color w:val="000000" w:themeColor="text1"/>
                <w:sz w:val="22"/>
                <w:szCs w:val="22"/>
              </w:rPr>
              <w:t xml:space="preserve"> para operaciones comerciales repetitivas o estructuradas.</w:t>
            </w:r>
          </w:p>
        </w:tc>
      </w:tr>
      <w:tr w:rsidR="00C8271E" w:rsidRPr="00484BE7" w14:paraId="352F4C46" w14:textId="77777777" w:rsidTr="00854591">
        <w:trPr>
          <w:trHeight w:val="420"/>
        </w:trPr>
        <w:tc>
          <w:tcPr>
            <w:tcW w:w="2117" w:type="dxa"/>
            <w:shd w:val="clear" w:color="auto" w:fill="auto"/>
            <w:tcMar>
              <w:top w:w="100" w:type="dxa"/>
              <w:left w:w="100" w:type="dxa"/>
              <w:bottom w:w="100" w:type="dxa"/>
              <w:right w:w="100" w:type="dxa"/>
            </w:tcMar>
          </w:tcPr>
          <w:p w14:paraId="0E15ACDF" w14:textId="414B46AF" w:rsidR="00C8271E" w:rsidRPr="00B41677"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Zoho Creator</w:t>
            </w:r>
          </w:p>
        </w:tc>
        <w:tc>
          <w:tcPr>
            <w:tcW w:w="11295" w:type="dxa"/>
            <w:gridSpan w:val="2"/>
            <w:shd w:val="clear" w:color="auto" w:fill="auto"/>
            <w:tcMar>
              <w:top w:w="100" w:type="dxa"/>
              <w:left w:w="100" w:type="dxa"/>
              <w:bottom w:w="100" w:type="dxa"/>
              <w:right w:w="100" w:type="dxa"/>
            </w:tcMar>
          </w:tcPr>
          <w:p w14:paraId="709592D8" w14:textId="7477AE21" w:rsidR="00C8271E" w:rsidRPr="004945E7"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 xml:space="preserve">Permite diseñar el flujo de trabajo de acuerdo con los objetivos, directrices e </w:t>
            </w:r>
            <w:r w:rsidRPr="00993055">
              <w:rPr>
                <w:rFonts w:ascii="Arial" w:hAnsi="Arial" w:cs="Arial"/>
                <w:color w:val="000000" w:themeColor="text1"/>
                <w:sz w:val="22"/>
                <w:szCs w:val="22"/>
              </w:rPr>
              <w:t>indicadores.</w:t>
            </w:r>
          </w:p>
        </w:tc>
      </w:tr>
      <w:tr w:rsidR="00C8271E" w:rsidRPr="00484BE7" w14:paraId="5DA9EA42" w14:textId="77777777" w:rsidTr="00854591">
        <w:trPr>
          <w:trHeight w:val="420"/>
        </w:trPr>
        <w:tc>
          <w:tcPr>
            <w:tcW w:w="2117" w:type="dxa"/>
            <w:shd w:val="clear" w:color="auto" w:fill="auto"/>
            <w:tcMar>
              <w:top w:w="100" w:type="dxa"/>
              <w:left w:w="100" w:type="dxa"/>
              <w:bottom w:w="100" w:type="dxa"/>
              <w:right w:w="100" w:type="dxa"/>
            </w:tcMar>
          </w:tcPr>
          <w:p w14:paraId="728DF12B" w14:textId="7FE38B13" w:rsidR="00C8271E" w:rsidRPr="00B41677"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Bizagi</w:t>
            </w:r>
          </w:p>
        </w:tc>
        <w:tc>
          <w:tcPr>
            <w:tcW w:w="11295" w:type="dxa"/>
            <w:gridSpan w:val="2"/>
            <w:shd w:val="clear" w:color="auto" w:fill="auto"/>
            <w:tcMar>
              <w:top w:w="100" w:type="dxa"/>
              <w:left w:w="100" w:type="dxa"/>
              <w:bottom w:w="100" w:type="dxa"/>
              <w:right w:w="100" w:type="dxa"/>
            </w:tcMar>
          </w:tcPr>
          <w:p w14:paraId="4A69F35C" w14:textId="7F3B4045" w:rsidR="00C8271E" w:rsidRPr="00993055"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Facilita identificar, modelar, administrar y automatizar</w:t>
            </w:r>
            <w:r w:rsidR="00E75024">
              <w:rPr>
                <w:rFonts w:ascii="Arial" w:hAnsi="Arial" w:cs="Arial"/>
                <w:color w:val="000000" w:themeColor="text1"/>
                <w:sz w:val="22"/>
                <w:szCs w:val="22"/>
              </w:rPr>
              <w:t>,</w:t>
            </w:r>
            <w:r w:rsidRPr="00EE1B4C">
              <w:rPr>
                <w:rFonts w:ascii="Arial" w:hAnsi="Arial" w:cs="Arial"/>
                <w:color w:val="000000" w:themeColor="text1"/>
                <w:sz w:val="22"/>
                <w:szCs w:val="22"/>
              </w:rPr>
              <w:t xml:space="preserve"> operaciones comerciales.</w:t>
            </w:r>
          </w:p>
        </w:tc>
      </w:tr>
      <w:tr w:rsidR="00C8271E" w:rsidRPr="00484BE7" w14:paraId="22BC26E9" w14:textId="77777777" w:rsidTr="00854591">
        <w:trPr>
          <w:trHeight w:val="420"/>
        </w:trPr>
        <w:tc>
          <w:tcPr>
            <w:tcW w:w="2117" w:type="dxa"/>
            <w:shd w:val="clear" w:color="auto" w:fill="auto"/>
            <w:tcMar>
              <w:top w:w="100" w:type="dxa"/>
              <w:left w:w="100" w:type="dxa"/>
              <w:bottom w:w="100" w:type="dxa"/>
              <w:right w:w="100" w:type="dxa"/>
            </w:tcMar>
          </w:tcPr>
          <w:p w14:paraId="5A8CDE03" w14:textId="575B607F" w:rsidR="00C8271E" w:rsidRPr="00B41677"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Nintex</w:t>
            </w:r>
          </w:p>
        </w:tc>
        <w:tc>
          <w:tcPr>
            <w:tcW w:w="11295" w:type="dxa"/>
            <w:gridSpan w:val="2"/>
            <w:shd w:val="clear" w:color="auto" w:fill="auto"/>
            <w:tcMar>
              <w:top w:w="100" w:type="dxa"/>
              <w:left w:w="100" w:type="dxa"/>
              <w:bottom w:w="100" w:type="dxa"/>
              <w:right w:w="100" w:type="dxa"/>
            </w:tcMar>
          </w:tcPr>
          <w:p w14:paraId="692DF27A" w14:textId="71593A89" w:rsidR="00C8271E" w:rsidRPr="00993055"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Facilita el traslado y automatización de procesos</w:t>
            </w:r>
            <w:r w:rsidR="00E75024">
              <w:rPr>
                <w:rFonts w:ascii="Arial" w:hAnsi="Arial" w:cs="Arial"/>
                <w:color w:val="000000" w:themeColor="text1"/>
                <w:sz w:val="22"/>
                <w:szCs w:val="22"/>
              </w:rPr>
              <w:t>,</w:t>
            </w:r>
            <w:r w:rsidRPr="00EE1B4C">
              <w:rPr>
                <w:rFonts w:ascii="Arial" w:hAnsi="Arial" w:cs="Arial"/>
                <w:color w:val="000000" w:themeColor="text1"/>
                <w:sz w:val="22"/>
                <w:szCs w:val="22"/>
              </w:rPr>
              <w:t xml:space="preserve"> a un ambiente digital.</w:t>
            </w:r>
          </w:p>
        </w:tc>
      </w:tr>
      <w:tr w:rsidR="00C8271E" w:rsidRPr="00484BE7" w14:paraId="789058C9" w14:textId="77777777" w:rsidTr="00854591">
        <w:trPr>
          <w:trHeight w:val="420"/>
        </w:trPr>
        <w:tc>
          <w:tcPr>
            <w:tcW w:w="2117" w:type="dxa"/>
            <w:shd w:val="clear" w:color="auto" w:fill="auto"/>
            <w:tcMar>
              <w:top w:w="100" w:type="dxa"/>
              <w:left w:w="100" w:type="dxa"/>
              <w:bottom w:w="100" w:type="dxa"/>
              <w:right w:w="100" w:type="dxa"/>
            </w:tcMar>
          </w:tcPr>
          <w:p w14:paraId="272D8466" w14:textId="5E8EDCB2" w:rsidR="00C8271E" w:rsidRPr="00B41677" w:rsidRDefault="00E75024"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P</w:t>
            </w:r>
            <w:r>
              <w:rPr>
                <w:rFonts w:ascii="Arial" w:hAnsi="Arial" w:cs="Arial"/>
                <w:b/>
                <w:bCs/>
                <w:color w:val="000000" w:themeColor="text1"/>
                <w:sz w:val="22"/>
                <w:szCs w:val="22"/>
              </w:rPr>
              <w:t>rime</w:t>
            </w:r>
            <w:r w:rsidRPr="00934A99">
              <w:rPr>
                <w:rFonts w:ascii="Arial" w:hAnsi="Arial" w:cs="Arial"/>
                <w:b/>
                <w:bCs/>
                <w:color w:val="000000" w:themeColor="text1"/>
                <w:sz w:val="22"/>
                <w:szCs w:val="22"/>
              </w:rPr>
              <w:t xml:space="preserve"> </w:t>
            </w:r>
            <w:r w:rsidR="00854591" w:rsidRPr="00934A99">
              <w:rPr>
                <w:rFonts w:ascii="Arial" w:hAnsi="Arial" w:cs="Arial"/>
                <w:b/>
                <w:bCs/>
                <w:color w:val="000000" w:themeColor="text1"/>
                <w:sz w:val="22"/>
                <w:szCs w:val="22"/>
              </w:rPr>
              <w:t>BPM</w:t>
            </w:r>
          </w:p>
        </w:tc>
        <w:tc>
          <w:tcPr>
            <w:tcW w:w="11295" w:type="dxa"/>
            <w:gridSpan w:val="2"/>
            <w:shd w:val="clear" w:color="auto" w:fill="auto"/>
            <w:tcMar>
              <w:top w:w="100" w:type="dxa"/>
              <w:left w:w="100" w:type="dxa"/>
              <w:bottom w:w="100" w:type="dxa"/>
              <w:right w:w="100" w:type="dxa"/>
            </w:tcMar>
          </w:tcPr>
          <w:p w14:paraId="183D0909" w14:textId="28103E64" w:rsidR="00C8271E" w:rsidRPr="004945E7"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Permite aplicar recursos de administración</w:t>
            </w:r>
            <w:r w:rsidR="00021945">
              <w:rPr>
                <w:rFonts w:ascii="Arial" w:hAnsi="Arial" w:cs="Arial"/>
                <w:color w:val="000000" w:themeColor="text1"/>
                <w:sz w:val="22"/>
                <w:szCs w:val="22"/>
              </w:rPr>
              <w:t>,</w:t>
            </w:r>
            <w:r w:rsidRPr="00EE1B4C">
              <w:rPr>
                <w:rFonts w:ascii="Arial" w:hAnsi="Arial" w:cs="Arial"/>
                <w:color w:val="000000" w:themeColor="text1"/>
                <w:sz w:val="22"/>
                <w:szCs w:val="22"/>
              </w:rPr>
              <w:t xml:space="preserve"> a los procesos </w:t>
            </w:r>
            <w:r w:rsidRPr="00993055">
              <w:rPr>
                <w:rFonts w:ascii="Arial" w:hAnsi="Arial" w:cs="Arial"/>
                <w:color w:val="000000" w:themeColor="text1"/>
                <w:sz w:val="22"/>
                <w:szCs w:val="22"/>
              </w:rPr>
              <w:t>comerciales.</w:t>
            </w:r>
          </w:p>
        </w:tc>
      </w:tr>
      <w:tr w:rsidR="00C8271E" w:rsidRPr="00484BE7" w14:paraId="7B4E7F63" w14:textId="77777777" w:rsidTr="00854591">
        <w:trPr>
          <w:trHeight w:val="420"/>
        </w:trPr>
        <w:tc>
          <w:tcPr>
            <w:tcW w:w="2117" w:type="dxa"/>
            <w:shd w:val="clear" w:color="auto" w:fill="auto"/>
            <w:tcMar>
              <w:top w:w="100" w:type="dxa"/>
              <w:left w:w="100" w:type="dxa"/>
              <w:bottom w:w="100" w:type="dxa"/>
              <w:right w:w="100" w:type="dxa"/>
            </w:tcMar>
          </w:tcPr>
          <w:p w14:paraId="54AB11E7" w14:textId="29B58CBB" w:rsidR="00C8271E" w:rsidRPr="00B41677"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FlowForma</w:t>
            </w:r>
          </w:p>
        </w:tc>
        <w:tc>
          <w:tcPr>
            <w:tcW w:w="11295" w:type="dxa"/>
            <w:gridSpan w:val="2"/>
            <w:shd w:val="clear" w:color="auto" w:fill="auto"/>
            <w:tcMar>
              <w:top w:w="100" w:type="dxa"/>
              <w:left w:w="100" w:type="dxa"/>
              <w:bottom w:w="100" w:type="dxa"/>
              <w:right w:w="100" w:type="dxa"/>
            </w:tcMar>
          </w:tcPr>
          <w:p w14:paraId="41DAA090" w14:textId="088E3BBC" w:rsidR="00C8271E" w:rsidRPr="00993055" w:rsidRDefault="00854591"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Brinda integración de diferentes aplicativos</w:t>
            </w:r>
            <w:r w:rsidR="00E75024">
              <w:rPr>
                <w:rFonts w:ascii="Arial" w:hAnsi="Arial" w:cs="Arial"/>
                <w:color w:val="000000" w:themeColor="text1"/>
                <w:sz w:val="22"/>
                <w:szCs w:val="22"/>
              </w:rPr>
              <w:t>,</w:t>
            </w:r>
            <w:r w:rsidRPr="00EE1B4C">
              <w:rPr>
                <w:rFonts w:ascii="Arial" w:hAnsi="Arial" w:cs="Arial"/>
                <w:color w:val="000000" w:themeColor="text1"/>
                <w:sz w:val="22"/>
                <w:szCs w:val="22"/>
              </w:rPr>
              <w:t xml:space="preserve"> para la gestión de procesos.</w:t>
            </w:r>
          </w:p>
        </w:tc>
      </w:tr>
      <w:tr w:rsidR="00854591" w:rsidRPr="00484BE7" w14:paraId="76BA2DD1" w14:textId="77777777" w:rsidTr="00854591">
        <w:trPr>
          <w:trHeight w:val="420"/>
        </w:trPr>
        <w:tc>
          <w:tcPr>
            <w:tcW w:w="2117" w:type="dxa"/>
            <w:shd w:val="clear" w:color="auto" w:fill="auto"/>
            <w:tcMar>
              <w:top w:w="100" w:type="dxa"/>
              <w:left w:w="100" w:type="dxa"/>
              <w:bottom w:w="100" w:type="dxa"/>
              <w:right w:w="100" w:type="dxa"/>
            </w:tcMar>
          </w:tcPr>
          <w:p w14:paraId="337C2A62" w14:textId="34E4A346" w:rsidR="00854591" w:rsidRPr="00EE1B4C" w:rsidRDefault="00854591"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lastRenderedPageBreak/>
              <w:t>Appian BPM Suite</w:t>
            </w:r>
          </w:p>
        </w:tc>
        <w:tc>
          <w:tcPr>
            <w:tcW w:w="11295" w:type="dxa"/>
            <w:gridSpan w:val="2"/>
            <w:shd w:val="clear" w:color="auto" w:fill="auto"/>
            <w:tcMar>
              <w:top w:w="100" w:type="dxa"/>
              <w:left w:w="100" w:type="dxa"/>
              <w:bottom w:w="100" w:type="dxa"/>
              <w:right w:w="100" w:type="dxa"/>
            </w:tcMar>
          </w:tcPr>
          <w:p w14:paraId="3D72C346" w14:textId="65C51AD0" w:rsidR="00854591" w:rsidRPr="006A0ABA" w:rsidRDefault="00854591" w:rsidP="00484BE7">
            <w:pPr>
              <w:widowControl w:val="0"/>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Automatiza flujos de trabajo</w:t>
            </w:r>
            <w:r w:rsidRPr="006A0ABA">
              <w:rPr>
                <w:rFonts w:ascii="Arial" w:hAnsi="Arial" w:cs="Arial"/>
                <w:color w:val="000000" w:themeColor="text1"/>
                <w:sz w:val="22"/>
                <w:szCs w:val="22"/>
              </w:rPr>
              <w:t>.</w:t>
            </w:r>
          </w:p>
        </w:tc>
      </w:tr>
      <w:tr w:rsidR="00854591" w:rsidRPr="00484BE7" w14:paraId="29B28DF9" w14:textId="77777777" w:rsidTr="00854591">
        <w:trPr>
          <w:trHeight w:val="420"/>
        </w:trPr>
        <w:tc>
          <w:tcPr>
            <w:tcW w:w="2117" w:type="dxa"/>
            <w:shd w:val="clear" w:color="auto" w:fill="auto"/>
            <w:tcMar>
              <w:top w:w="100" w:type="dxa"/>
              <w:left w:w="100" w:type="dxa"/>
              <w:bottom w:w="100" w:type="dxa"/>
              <w:right w:w="100" w:type="dxa"/>
            </w:tcMar>
          </w:tcPr>
          <w:p w14:paraId="0EFBB309" w14:textId="425876E4" w:rsidR="00854591" w:rsidRPr="00EE1B4C" w:rsidRDefault="00DE68A3"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Comindware Tracker</w:t>
            </w:r>
          </w:p>
        </w:tc>
        <w:tc>
          <w:tcPr>
            <w:tcW w:w="11295" w:type="dxa"/>
            <w:gridSpan w:val="2"/>
            <w:shd w:val="clear" w:color="auto" w:fill="auto"/>
            <w:tcMar>
              <w:top w:w="100" w:type="dxa"/>
              <w:left w:w="100" w:type="dxa"/>
              <w:bottom w:w="100" w:type="dxa"/>
              <w:right w:w="100" w:type="dxa"/>
            </w:tcMar>
          </w:tcPr>
          <w:p w14:paraId="69101996" w14:textId="7E83A65D" w:rsidR="00854591" w:rsidRPr="006A0ABA" w:rsidRDefault="00DE68A3" w:rsidP="00484BE7">
            <w:pPr>
              <w:widowControl w:val="0"/>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Combina diferentes funciones enfocadas en la gestión de procesos y tareas.</w:t>
            </w:r>
          </w:p>
        </w:tc>
      </w:tr>
      <w:tr w:rsidR="00854591" w:rsidRPr="00484BE7" w14:paraId="4733E572" w14:textId="77777777" w:rsidTr="00854591">
        <w:trPr>
          <w:trHeight w:val="420"/>
        </w:trPr>
        <w:tc>
          <w:tcPr>
            <w:tcW w:w="2117" w:type="dxa"/>
            <w:shd w:val="clear" w:color="auto" w:fill="auto"/>
            <w:tcMar>
              <w:top w:w="100" w:type="dxa"/>
              <w:left w:w="100" w:type="dxa"/>
              <w:bottom w:w="100" w:type="dxa"/>
              <w:right w:w="100" w:type="dxa"/>
            </w:tcMar>
          </w:tcPr>
          <w:p w14:paraId="670B29BB" w14:textId="56D5E716" w:rsidR="00854591" w:rsidRPr="00E50931" w:rsidRDefault="00DE68A3" w:rsidP="00484BE7">
            <w:pPr>
              <w:widowControl w:val="0"/>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 xml:space="preserve">ARIS </w:t>
            </w:r>
            <w:r w:rsidRPr="00B41677">
              <w:rPr>
                <w:rFonts w:ascii="Arial" w:hAnsi="Arial" w:cs="Arial"/>
                <w:b/>
                <w:bCs/>
                <w:color w:val="000000" w:themeColor="text1"/>
                <w:sz w:val="22"/>
                <w:szCs w:val="22"/>
              </w:rPr>
              <w:t>Cloud</w:t>
            </w:r>
          </w:p>
        </w:tc>
        <w:tc>
          <w:tcPr>
            <w:tcW w:w="11295" w:type="dxa"/>
            <w:gridSpan w:val="2"/>
            <w:shd w:val="clear" w:color="auto" w:fill="auto"/>
            <w:tcMar>
              <w:top w:w="100" w:type="dxa"/>
              <w:left w:w="100" w:type="dxa"/>
              <w:bottom w:w="100" w:type="dxa"/>
              <w:right w:w="100" w:type="dxa"/>
            </w:tcMar>
          </w:tcPr>
          <w:p w14:paraId="324CCBD1" w14:textId="2F2F7675" w:rsidR="00854591" w:rsidRPr="00993055" w:rsidRDefault="00DE68A3" w:rsidP="00484BE7">
            <w:pPr>
              <w:widowControl w:val="0"/>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Agiliza los procesos y facilita la gestión de tareas.</w:t>
            </w:r>
          </w:p>
        </w:tc>
      </w:tr>
    </w:tbl>
    <w:p w14:paraId="29B2F729" w14:textId="77777777" w:rsidR="005D395A" w:rsidRPr="00484BE7" w:rsidRDefault="005D395A" w:rsidP="00484BE7">
      <w:pPr>
        <w:spacing w:before="40" w:after="40" w:line="276" w:lineRule="auto"/>
        <w:rPr>
          <w:rFonts w:ascii="Arial" w:hAnsi="Arial" w:cs="Arial"/>
          <w:b/>
          <w:sz w:val="22"/>
          <w:szCs w:val="22"/>
        </w:rPr>
      </w:pPr>
    </w:p>
    <w:p w14:paraId="190C3BA8" w14:textId="4EC23192" w:rsidR="00686F08" w:rsidRPr="00F255AD" w:rsidRDefault="00686F08" w:rsidP="00484BE7">
      <w:pP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4. Ley de archivo vigente (</w:t>
      </w:r>
      <w:r w:rsidR="00183499" w:rsidRPr="00B41677">
        <w:rPr>
          <w:rFonts w:ascii="Arial" w:hAnsi="Arial" w:cs="Arial"/>
          <w:b/>
          <w:color w:val="000000" w:themeColor="text1"/>
          <w:sz w:val="22"/>
          <w:szCs w:val="22"/>
        </w:rPr>
        <w:t>A</w:t>
      </w:r>
      <w:r w:rsidRPr="00E50931">
        <w:rPr>
          <w:rFonts w:ascii="Arial" w:hAnsi="Arial" w:cs="Arial"/>
          <w:b/>
          <w:color w:val="000000" w:themeColor="text1"/>
          <w:sz w:val="22"/>
          <w:szCs w:val="22"/>
        </w:rPr>
        <w:t xml:space="preserve">rchivo </w:t>
      </w:r>
      <w:r w:rsidR="00183499" w:rsidRPr="00675E49">
        <w:rPr>
          <w:rFonts w:ascii="Arial" w:hAnsi="Arial" w:cs="Arial"/>
          <w:b/>
          <w:color w:val="000000" w:themeColor="text1"/>
          <w:sz w:val="22"/>
          <w:szCs w:val="22"/>
        </w:rPr>
        <w:t>G</w:t>
      </w:r>
      <w:r w:rsidRPr="00675E49">
        <w:rPr>
          <w:rFonts w:ascii="Arial" w:hAnsi="Arial" w:cs="Arial"/>
          <w:b/>
          <w:color w:val="000000" w:themeColor="text1"/>
          <w:sz w:val="22"/>
          <w:szCs w:val="22"/>
        </w:rPr>
        <w:t xml:space="preserve">eneral de la </w:t>
      </w:r>
      <w:r w:rsidR="00183499" w:rsidRPr="00675E49">
        <w:rPr>
          <w:rFonts w:ascii="Arial" w:hAnsi="Arial" w:cs="Arial"/>
          <w:b/>
          <w:color w:val="000000" w:themeColor="text1"/>
          <w:sz w:val="22"/>
          <w:szCs w:val="22"/>
        </w:rPr>
        <w:t>N</w:t>
      </w:r>
      <w:r w:rsidRPr="007C2DA9">
        <w:rPr>
          <w:rFonts w:ascii="Arial" w:hAnsi="Arial" w:cs="Arial"/>
          <w:b/>
          <w:color w:val="000000" w:themeColor="text1"/>
          <w:sz w:val="22"/>
          <w:szCs w:val="22"/>
        </w:rPr>
        <w:t>ación</w:t>
      </w:r>
      <w:r w:rsidRPr="00F255AD">
        <w:rPr>
          <w:rFonts w:ascii="Arial" w:hAnsi="Arial" w:cs="Arial"/>
          <w:b/>
          <w:color w:val="000000" w:themeColor="text1"/>
          <w:sz w:val="22"/>
          <w:szCs w:val="22"/>
        </w:rPr>
        <w:t>)</w:t>
      </w:r>
    </w:p>
    <w:p w14:paraId="5C2180FE" w14:textId="77777777" w:rsidR="00B06861" w:rsidRPr="00484BE7" w:rsidRDefault="00B06861" w:rsidP="00484BE7">
      <w:pPr>
        <w:spacing w:before="40" w:after="40" w:line="276" w:lineRule="auto"/>
        <w:rPr>
          <w:rFonts w:ascii="Arial" w:hAnsi="Arial" w:cs="Arial"/>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B06861" w:rsidRPr="00484BE7" w14:paraId="1F27B48B" w14:textId="77777777" w:rsidTr="00A10ADC">
        <w:trPr>
          <w:trHeight w:val="444"/>
        </w:trPr>
        <w:tc>
          <w:tcPr>
            <w:tcW w:w="13422" w:type="dxa"/>
            <w:shd w:val="clear" w:color="auto" w:fill="8DB3E2"/>
          </w:tcPr>
          <w:p w14:paraId="0C5E77D4" w14:textId="77777777" w:rsidR="00B06861" w:rsidRPr="00B41677" w:rsidRDefault="00B06861" w:rsidP="00484BE7">
            <w:pPr>
              <w:pStyle w:val="Heading1"/>
              <w:spacing w:before="40" w:after="40"/>
              <w:jc w:val="center"/>
              <w:rPr>
                <w:sz w:val="22"/>
                <w:szCs w:val="22"/>
              </w:rPr>
            </w:pPr>
            <w:r w:rsidRPr="00934A99">
              <w:rPr>
                <w:sz w:val="22"/>
                <w:szCs w:val="22"/>
              </w:rPr>
              <w:t>Cuadro de texto</w:t>
            </w:r>
          </w:p>
        </w:tc>
      </w:tr>
      <w:tr w:rsidR="00B06861" w:rsidRPr="00484BE7" w14:paraId="56A3CF39" w14:textId="77777777" w:rsidTr="00A10ADC">
        <w:tc>
          <w:tcPr>
            <w:tcW w:w="13422" w:type="dxa"/>
          </w:tcPr>
          <w:p w14:paraId="1EDDD8BC" w14:textId="7F9CF56B" w:rsidR="00183499" w:rsidRPr="004945E7" w:rsidRDefault="00183499" w:rsidP="00484BE7">
            <w:pPr>
              <w:spacing w:before="40" w:after="40" w:line="276" w:lineRule="auto"/>
              <w:rPr>
                <w:rFonts w:ascii="Arial" w:hAnsi="Arial" w:cs="Arial"/>
                <w:bCs/>
                <w:color w:val="000000"/>
                <w:sz w:val="22"/>
                <w:szCs w:val="22"/>
              </w:rPr>
            </w:pPr>
            <w:r w:rsidRPr="00934A99">
              <w:rPr>
                <w:rFonts w:ascii="Arial" w:hAnsi="Arial" w:cs="Arial"/>
                <w:bCs/>
                <w:color w:val="000000"/>
                <w:sz w:val="22"/>
                <w:szCs w:val="22"/>
              </w:rPr>
              <w:t>El Archivo General de la Nación - AGN, en desempeño de su misión institucional de dirigir la política de gestión documental en el territorio nacional, establece los lineamientos relacionados con la gestión de archivo para entidades del orden público y priv</w:t>
            </w:r>
            <w:r w:rsidRPr="00EE1B4C">
              <w:rPr>
                <w:rFonts w:ascii="Arial" w:hAnsi="Arial" w:cs="Arial"/>
                <w:bCs/>
                <w:color w:val="000000"/>
                <w:sz w:val="22"/>
                <w:szCs w:val="22"/>
              </w:rPr>
              <w:t xml:space="preserve">ado, brinda diferentes herramientas que permiten </w:t>
            </w:r>
            <w:r w:rsidR="00EF4109">
              <w:rPr>
                <w:rFonts w:ascii="Arial" w:hAnsi="Arial" w:cs="Arial"/>
                <w:bCs/>
                <w:color w:val="000000"/>
                <w:sz w:val="22"/>
                <w:szCs w:val="22"/>
              </w:rPr>
              <w:t>ser</w:t>
            </w:r>
            <w:r w:rsidRPr="00EE1B4C">
              <w:rPr>
                <w:rFonts w:ascii="Arial" w:hAnsi="Arial" w:cs="Arial"/>
                <w:bCs/>
                <w:color w:val="000000"/>
                <w:sz w:val="22"/>
                <w:szCs w:val="22"/>
              </w:rPr>
              <w:t xml:space="preserve"> </w:t>
            </w:r>
            <w:r w:rsidR="00EF4109">
              <w:rPr>
                <w:rFonts w:ascii="Arial" w:hAnsi="Arial" w:cs="Arial"/>
                <w:bCs/>
                <w:color w:val="000000"/>
                <w:sz w:val="22"/>
                <w:szCs w:val="22"/>
              </w:rPr>
              <w:t>dirigidas hacia</w:t>
            </w:r>
            <w:r w:rsidRPr="00EE1B4C">
              <w:rPr>
                <w:rFonts w:ascii="Arial" w:hAnsi="Arial" w:cs="Arial"/>
                <w:bCs/>
                <w:color w:val="000000"/>
                <w:sz w:val="22"/>
                <w:szCs w:val="22"/>
              </w:rPr>
              <w:t xml:space="preserve"> la proyección e implementación de una cultura archivística, en cumplimiento de la normativa nacional vigente. </w:t>
            </w:r>
          </w:p>
          <w:p w14:paraId="3FD05FA4" w14:textId="77777777" w:rsidR="00183499" w:rsidRPr="006C6F85" w:rsidRDefault="00183499" w:rsidP="00484BE7">
            <w:pPr>
              <w:spacing w:before="40" w:after="40" w:line="276" w:lineRule="auto"/>
              <w:rPr>
                <w:rFonts w:ascii="Arial" w:hAnsi="Arial" w:cs="Arial"/>
                <w:bCs/>
                <w:color w:val="000000"/>
                <w:sz w:val="22"/>
                <w:szCs w:val="22"/>
              </w:rPr>
            </w:pPr>
          </w:p>
          <w:p w14:paraId="06A3D80B" w14:textId="21B350CA" w:rsidR="00E90F0D" w:rsidRPr="000C132A" w:rsidRDefault="007F7DF2" w:rsidP="00484BE7">
            <w:pPr>
              <w:spacing w:before="40" w:after="40" w:line="276" w:lineRule="auto"/>
              <w:rPr>
                <w:rFonts w:ascii="Arial" w:hAnsi="Arial" w:cs="Arial"/>
                <w:bCs/>
                <w:color w:val="000000"/>
                <w:sz w:val="22"/>
                <w:szCs w:val="22"/>
              </w:rPr>
            </w:pPr>
            <w:r w:rsidRPr="006C6F85">
              <w:rPr>
                <w:rFonts w:ascii="Arial" w:hAnsi="Arial" w:cs="Arial"/>
                <w:bCs/>
                <w:color w:val="000000"/>
                <w:sz w:val="22"/>
                <w:szCs w:val="22"/>
              </w:rPr>
              <w:t>L</w:t>
            </w:r>
            <w:r w:rsidR="00183499" w:rsidRPr="006C6F85">
              <w:rPr>
                <w:rFonts w:ascii="Arial" w:hAnsi="Arial" w:cs="Arial"/>
                <w:bCs/>
                <w:color w:val="000000"/>
                <w:sz w:val="22"/>
                <w:szCs w:val="22"/>
              </w:rPr>
              <w:t xml:space="preserve">a ley 594 de 2000, establece las directrices y generalidades relacionadas con </w:t>
            </w:r>
            <w:r w:rsidR="00183499" w:rsidRPr="00F30210">
              <w:rPr>
                <w:rFonts w:ascii="Arial" w:hAnsi="Arial" w:cs="Arial"/>
                <w:bCs/>
                <w:color w:val="000000"/>
                <w:sz w:val="22"/>
                <w:szCs w:val="22"/>
              </w:rPr>
              <w:t>la gestión de archivo</w:t>
            </w:r>
            <w:r w:rsidR="00C10E26">
              <w:rPr>
                <w:rFonts w:ascii="Arial" w:hAnsi="Arial" w:cs="Arial"/>
                <w:bCs/>
                <w:color w:val="000000"/>
                <w:sz w:val="22"/>
                <w:szCs w:val="22"/>
              </w:rPr>
              <w:t>;</w:t>
            </w:r>
            <w:r w:rsidR="00183499" w:rsidRPr="00F30210">
              <w:rPr>
                <w:rFonts w:ascii="Arial" w:hAnsi="Arial" w:cs="Arial"/>
                <w:bCs/>
                <w:color w:val="000000"/>
                <w:sz w:val="22"/>
                <w:szCs w:val="22"/>
              </w:rPr>
              <w:t xml:space="preserve"> en 2018 se publica la primera versión del Modelo de Gestión Documental y Administración de Archivos</w:t>
            </w:r>
            <w:r w:rsidRPr="005831C8">
              <w:rPr>
                <w:rFonts w:ascii="Arial" w:hAnsi="Arial" w:cs="Arial"/>
                <w:bCs/>
                <w:color w:val="000000"/>
                <w:sz w:val="22"/>
                <w:szCs w:val="22"/>
              </w:rPr>
              <w:t xml:space="preserve">, que sirve </w:t>
            </w:r>
            <w:r w:rsidR="00183499" w:rsidRPr="005831C8">
              <w:rPr>
                <w:rFonts w:ascii="Arial" w:hAnsi="Arial" w:cs="Arial"/>
                <w:bCs/>
                <w:color w:val="000000"/>
                <w:sz w:val="22"/>
                <w:szCs w:val="22"/>
              </w:rPr>
              <w:t xml:space="preserve">de referente para el desarrollo de la función archivística en las entidades y organizaciones del </w:t>
            </w:r>
            <w:r w:rsidR="00EF4109">
              <w:rPr>
                <w:rFonts w:ascii="Arial" w:hAnsi="Arial" w:cs="Arial"/>
                <w:bCs/>
                <w:color w:val="000000"/>
                <w:sz w:val="22"/>
                <w:szCs w:val="22"/>
              </w:rPr>
              <w:t>E</w:t>
            </w:r>
            <w:r w:rsidR="00183499" w:rsidRPr="00B00D8A">
              <w:rPr>
                <w:rFonts w:ascii="Arial" w:hAnsi="Arial" w:cs="Arial"/>
                <w:bCs/>
                <w:color w:val="000000"/>
                <w:sz w:val="22"/>
                <w:szCs w:val="22"/>
              </w:rPr>
              <w:t>stado colombiano. Tambié</w:t>
            </w:r>
            <w:r w:rsidR="00183499" w:rsidRPr="00C94486">
              <w:rPr>
                <w:rFonts w:ascii="Arial" w:hAnsi="Arial" w:cs="Arial"/>
                <w:bCs/>
                <w:color w:val="000000"/>
                <w:sz w:val="22"/>
                <w:szCs w:val="22"/>
              </w:rPr>
              <w:t>n, apoyará la generación y presentación de planes, programas, reportes e informes</w:t>
            </w:r>
            <w:r w:rsidR="00C10E26">
              <w:rPr>
                <w:rFonts w:ascii="Arial" w:hAnsi="Arial" w:cs="Arial"/>
                <w:bCs/>
                <w:color w:val="000000"/>
                <w:sz w:val="22"/>
                <w:szCs w:val="22"/>
              </w:rPr>
              <w:t>,</w:t>
            </w:r>
            <w:r w:rsidR="00183499" w:rsidRPr="00C94486">
              <w:rPr>
                <w:rFonts w:ascii="Arial" w:hAnsi="Arial" w:cs="Arial"/>
                <w:bCs/>
                <w:color w:val="000000"/>
                <w:sz w:val="22"/>
                <w:szCs w:val="22"/>
              </w:rPr>
              <w:t xml:space="preserve"> a las diferentes instancias competentes, para implementar acciones de evaluación, seguimiento y control.</w:t>
            </w:r>
          </w:p>
        </w:tc>
      </w:tr>
    </w:tbl>
    <w:p w14:paraId="48D307C9" w14:textId="77777777" w:rsidR="006A53D5" w:rsidRPr="006C6F85" w:rsidRDefault="006A53D5" w:rsidP="00484BE7">
      <w:pPr>
        <w:spacing w:before="40" w:after="40" w:line="276" w:lineRule="auto"/>
        <w:rPr>
          <w:rFonts w:ascii="Arial" w:hAnsi="Arial" w:cs="Arial"/>
          <w:color w:val="000000" w:themeColor="text1"/>
          <w:sz w:val="22"/>
          <w:szCs w:val="22"/>
        </w:rPr>
      </w:pPr>
    </w:p>
    <w:tbl>
      <w:tblPr>
        <w:tblStyle w:val="aff1"/>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1"/>
        <w:gridCol w:w="10161"/>
      </w:tblGrid>
      <w:tr w:rsidR="006A53D5" w:rsidRPr="00484BE7" w14:paraId="4D681DB0" w14:textId="77777777" w:rsidTr="00256DFE">
        <w:tc>
          <w:tcPr>
            <w:tcW w:w="3251" w:type="dxa"/>
            <w:shd w:val="clear" w:color="auto" w:fill="C9DAF8"/>
            <w:tcMar>
              <w:top w:w="100" w:type="dxa"/>
              <w:left w:w="100" w:type="dxa"/>
              <w:bottom w:w="100" w:type="dxa"/>
              <w:right w:w="100" w:type="dxa"/>
            </w:tcMar>
          </w:tcPr>
          <w:p w14:paraId="62DE873B" w14:textId="77777777" w:rsidR="006A53D5" w:rsidRPr="005831C8" w:rsidRDefault="006A53D5"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F30210">
              <w:rPr>
                <w:rFonts w:ascii="Arial" w:hAnsi="Arial" w:cs="Arial"/>
                <w:b/>
                <w:color w:val="000000" w:themeColor="text1"/>
                <w:sz w:val="22"/>
                <w:szCs w:val="22"/>
              </w:rPr>
              <w:t>Tipo de recurso</w:t>
            </w:r>
          </w:p>
        </w:tc>
        <w:tc>
          <w:tcPr>
            <w:tcW w:w="10161" w:type="dxa"/>
            <w:shd w:val="clear" w:color="auto" w:fill="C9DAF8"/>
            <w:tcMar>
              <w:top w:w="100" w:type="dxa"/>
              <w:left w:w="100" w:type="dxa"/>
              <w:bottom w:w="100" w:type="dxa"/>
              <w:right w:w="100" w:type="dxa"/>
            </w:tcMar>
          </w:tcPr>
          <w:p w14:paraId="0DF6BAC7" w14:textId="77777777" w:rsidR="006A53D5" w:rsidRPr="005831C8" w:rsidRDefault="006A53D5" w:rsidP="00484BE7">
            <w:pPr>
              <w:pStyle w:val="Title"/>
              <w:widowControl w:val="0"/>
              <w:spacing w:before="40" w:after="40"/>
              <w:jc w:val="center"/>
              <w:rPr>
                <w:color w:val="000000" w:themeColor="text1"/>
                <w:sz w:val="22"/>
                <w:szCs w:val="22"/>
              </w:rPr>
            </w:pPr>
            <w:bookmarkStart w:id="54" w:name="_heading=h.1fob9te" w:colFirst="0" w:colLast="0"/>
            <w:bookmarkEnd w:id="54"/>
            <w:r w:rsidRPr="005831C8">
              <w:rPr>
                <w:color w:val="000000" w:themeColor="text1"/>
                <w:sz w:val="22"/>
                <w:szCs w:val="22"/>
              </w:rPr>
              <w:t>Infografía estática</w:t>
            </w:r>
          </w:p>
        </w:tc>
      </w:tr>
      <w:tr w:rsidR="006A53D5" w:rsidRPr="00484BE7" w14:paraId="03B35A78" w14:textId="77777777" w:rsidTr="00256DFE">
        <w:tc>
          <w:tcPr>
            <w:tcW w:w="3251" w:type="dxa"/>
            <w:shd w:val="clear" w:color="auto" w:fill="auto"/>
            <w:tcMar>
              <w:top w:w="100" w:type="dxa"/>
              <w:left w:w="100" w:type="dxa"/>
              <w:bottom w:w="100" w:type="dxa"/>
              <w:right w:w="100" w:type="dxa"/>
            </w:tcMar>
          </w:tcPr>
          <w:p w14:paraId="2E47C806" w14:textId="77777777" w:rsidR="006A53D5" w:rsidRPr="00E50931" w:rsidRDefault="006A53D5"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highlight w:val="yellow"/>
              </w:rPr>
            </w:pPr>
            <w:r w:rsidRPr="00934A99">
              <w:rPr>
                <w:rFonts w:ascii="Arial" w:hAnsi="Arial" w:cs="Arial"/>
                <w:b/>
                <w:color w:val="000000" w:themeColor="text1"/>
                <w:sz w:val="22"/>
                <w:szCs w:val="22"/>
              </w:rPr>
              <w:lastRenderedPageBreak/>
              <w:t xml:space="preserve">Texto </w:t>
            </w:r>
            <w:r w:rsidRPr="00B41677">
              <w:rPr>
                <w:rFonts w:ascii="Arial" w:hAnsi="Arial" w:cs="Arial"/>
                <w:b/>
                <w:color w:val="000000" w:themeColor="text1"/>
                <w:sz w:val="22"/>
                <w:szCs w:val="22"/>
              </w:rPr>
              <w:t>introductorio</w:t>
            </w:r>
          </w:p>
        </w:tc>
        <w:tc>
          <w:tcPr>
            <w:tcW w:w="10161" w:type="dxa"/>
            <w:shd w:val="clear" w:color="auto" w:fill="auto"/>
            <w:tcMar>
              <w:top w:w="100" w:type="dxa"/>
              <w:left w:w="100" w:type="dxa"/>
              <w:bottom w:w="100" w:type="dxa"/>
              <w:right w:w="100" w:type="dxa"/>
            </w:tcMar>
          </w:tcPr>
          <w:p w14:paraId="12D154EA" w14:textId="3AF7BCE7" w:rsidR="006A53D5" w:rsidRPr="006A0ABA" w:rsidRDefault="00FE13B3"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EE1B4C">
              <w:rPr>
                <w:rFonts w:ascii="Arial" w:hAnsi="Arial" w:cs="Arial"/>
                <w:bCs/>
                <w:color w:val="000000"/>
                <w:sz w:val="22"/>
                <w:szCs w:val="22"/>
              </w:rPr>
              <w:t>La Ley General de Archivo</w:t>
            </w:r>
            <w:r w:rsidR="00D40A42" w:rsidRPr="00993055">
              <w:rPr>
                <w:rFonts w:ascii="Arial" w:hAnsi="Arial" w:cs="Arial"/>
                <w:bCs/>
                <w:color w:val="000000"/>
                <w:sz w:val="22"/>
                <w:szCs w:val="22"/>
              </w:rPr>
              <w:t>s</w:t>
            </w:r>
            <w:r w:rsidRPr="004945E7">
              <w:rPr>
                <w:rFonts w:ascii="Arial" w:hAnsi="Arial" w:cs="Arial"/>
                <w:bCs/>
                <w:color w:val="000000"/>
                <w:sz w:val="22"/>
                <w:szCs w:val="22"/>
              </w:rPr>
              <w:t xml:space="preserve"> se compone de XIII títulos en los que se abordan los lineamientos y disposiciones relacionados con el cumplimiento de la normativa</w:t>
            </w:r>
            <w:r w:rsidR="00CC2CA7">
              <w:rPr>
                <w:rFonts w:ascii="Arial" w:hAnsi="Arial" w:cs="Arial"/>
                <w:bCs/>
                <w:color w:val="000000"/>
                <w:sz w:val="22"/>
                <w:szCs w:val="22"/>
              </w:rPr>
              <w:t>;</w:t>
            </w:r>
            <w:r w:rsidRPr="004945E7">
              <w:rPr>
                <w:rFonts w:ascii="Arial" w:hAnsi="Arial" w:cs="Arial"/>
                <w:bCs/>
                <w:color w:val="000000"/>
                <w:sz w:val="22"/>
                <w:szCs w:val="22"/>
              </w:rPr>
              <w:t xml:space="preserve"> a continuación, se presenta un esbozo de los elementos que se incluyen en cada título:</w:t>
            </w:r>
          </w:p>
        </w:tc>
      </w:tr>
      <w:tr w:rsidR="006A53D5" w:rsidRPr="00484BE7" w14:paraId="6C26487D" w14:textId="77777777" w:rsidTr="00A10ADC">
        <w:trPr>
          <w:trHeight w:val="420"/>
        </w:trPr>
        <w:tc>
          <w:tcPr>
            <w:tcW w:w="13412" w:type="dxa"/>
            <w:gridSpan w:val="2"/>
            <w:shd w:val="clear" w:color="auto" w:fill="auto"/>
            <w:tcMar>
              <w:top w:w="100" w:type="dxa"/>
              <w:left w:w="100" w:type="dxa"/>
              <w:bottom w:w="100" w:type="dxa"/>
              <w:right w:w="100" w:type="dxa"/>
            </w:tcMar>
          </w:tcPr>
          <w:p w14:paraId="503A25EC" w14:textId="65F1A95F" w:rsidR="00557478" w:rsidRPr="00675E49" w:rsidRDefault="000B10A1"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934A99">
              <w:rPr>
                <w:rFonts w:ascii="Arial" w:hAnsi="Arial" w:cs="Arial"/>
                <w:b/>
                <w:sz w:val="22"/>
                <w:szCs w:val="22"/>
                <w:highlight w:val="yellow"/>
              </w:rPr>
              <w:t xml:space="preserve">Imagen: </w:t>
            </w:r>
            <w:r w:rsidRPr="00B41677">
              <w:rPr>
                <w:rFonts w:ascii="Arial" w:hAnsi="Arial" w:cs="Arial"/>
                <w:b/>
                <w:color w:val="000000" w:themeColor="text1"/>
                <w:sz w:val="22"/>
                <w:szCs w:val="22"/>
                <w:highlight w:val="yellow"/>
              </w:rPr>
              <w:t>La imagen editable se encuentra en la carpeta Anexos con el nombre Infografía</w:t>
            </w:r>
            <w:r w:rsidR="00EF4109">
              <w:rPr>
                <w:rFonts w:ascii="Arial" w:hAnsi="Arial" w:cs="Arial"/>
                <w:b/>
                <w:color w:val="000000" w:themeColor="text1"/>
                <w:sz w:val="22"/>
                <w:szCs w:val="22"/>
                <w:highlight w:val="yellow"/>
              </w:rPr>
              <w:t>_</w:t>
            </w:r>
            <w:r w:rsidR="006027E7" w:rsidRPr="00E50931">
              <w:rPr>
                <w:rFonts w:ascii="Arial" w:hAnsi="Arial" w:cs="Arial"/>
                <w:b/>
                <w:color w:val="000000" w:themeColor="text1"/>
                <w:sz w:val="22"/>
                <w:szCs w:val="22"/>
                <w:highlight w:val="yellow"/>
              </w:rPr>
              <w:t>estática</w:t>
            </w:r>
            <w:r w:rsidRPr="00675E49">
              <w:rPr>
                <w:rFonts w:ascii="Arial" w:hAnsi="Arial" w:cs="Arial"/>
                <w:b/>
                <w:color w:val="000000" w:themeColor="text1"/>
                <w:sz w:val="22"/>
                <w:szCs w:val="22"/>
                <w:highlight w:val="yellow"/>
              </w:rPr>
              <w:t>.</w:t>
            </w:r>
            <w:r w:rsidR="00630A7A">
              <w:rPr>
                <w:rFonts w:ascii="Arial" w:hAnsi="Arial" w:cs="Arial"/>
                <w:b/>
                <w:color w:val="000000" w:themeColor="text1"/>
                <w:sz w:val="22"/>
                <w:szCs w:val="22"/>
              </w:rPr>
              <w:t>docx</w:t>
            </w:r>
          </w:p>
          <w:p w14:paraId="76E9A29C" w14:textId="77777777" w:rsidR="00722DA4" w:rsidRPr="00EE1B4C" w:rsidRDefault="00722DA4"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p>
          <w:p w14:paraId="12A26FAF" w14:textId="17A0DDE3" w:rsidR="006A53D5" w:rsidRPr="005831C8" w:rsidRDefault="00557478"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4945E7">
              <w:rPr>
                <w:rFonts w:ascii="Arial" w:hAnsi="Arial" w:cs="Arial"/>
                <w:b/>
                <w:color w:val="000000" w:themeColor="text1"/>
                <w:sz w:val="22"/>
                <w:szCs w:val="22"/>
                <w:highlight w:val="yellow"/>
              </w:rPr>
              <w:t xml:space="preserve">Por lo extenso de la información, también se anexa </w:t>
            </w:r>
            <w:r w:rsidRPr="006A0ABA">
              <w:rPr>
                <w:rFonts w:ascii="Arial" w:hAnsi="Arial" w:cs="Arial"/>
                <w:b/>
                <w:color w:val="000000" w:themeColor="text1"/>
                <w:sz w:val="22"/>
                <w:szCs w:val="22"/>
                <w:highlight w:val="yellow"/>
              </w:rPr>
              <w:t>solo</w:t>
            </w:r>
            <w:r w:rsidR="00EF4109">
              <w:rPr>
                <w:rFonts w:ascii="Arial" w:hAnsi="Arial" w:cs="Arial"/>
                <w:b/>
                <w:color w:val="000000" w:themeColor="text1"/>
                <w:sz w:val="22"/>
                <w:szCs w:val="22"/>
                <w:highlight w:val="yellow"/>
              </w:rPr>
              <w:t xml:space="preserve"> el</w:t>
            </w:r>
            <w:r w:rsidRPr="006A0ABA">
              <w:rPr>
                <w:rFonts w:ascii="Arial" w:hAnsi="Arial" w:cs="Arial"/>
                <w:b/>
                <w:color w:val="000000" w:themeColor="text1"/>
                <w:sz w:val="22"/>
                <w:szCs w:val="22"/>
                <w:highlight w:val="yellow"/>
              </w:rPr>
              <w:t xml:space="preserve"> texto, según recomendaciones de diseño web, con el fin que el </w:t>
            </w:r>
            <w:r w:rsidRPr="006C6F85">
              <w:rPr>
                <w:rFonts w:ascii="Arial" w:hAnsi="Arial" w:cs="Arial"/>
                <w:b/>
                <w:color w:val="000000" w:themeColor="text1"/>
                <w:sz w:val="22"/>
                <w:szCs w:val="22"/>
                <w:highlight w:val="yellow"/>
              </w:rPr>
              <w:t>diseñador copie y pegue.</w:t>
            </w:r>
            <w:r w:rsidR="00722DA4" w:rsidRPr="006C6F85">
              <w:rPr>
                <w:rFonts w:ascii="Arial" w:hAnsi="Arial" w:cs="Arial"/>
                <w:b/>
                <w:color w:val="000000" w:themeColor="text1"/>
                <w:sz w:val="22"/>
                <w:szCs w:val="22"/>
              </w:rPr>
              <w:t xml:space="preserve"> </w:t>
            </w:r>
            <w:r w:rsidR="00722DA4" w:rsidRPr="006C6F85">
              <w:rPr>
                <w:rFonts w:ascii="Arial" w:hAnsi="Arial" w:cs="Arial"/>
                <w:b/>
                <w:color w:val="000000" w:themeColor="text1"/>
                <w:sz w:val="22"/>
                <w:szCs w:val="22"/>
                <w:highlight w:val="yellow"/>
              </w:rPr>
              <w:t xml:space="preserve">El archivo se encuentra en la carpeta Anexos como: </w:t>
            </w:r>
            <w:r w:rsidR="00E54F53">
              <w:rPr>
                <w:rFonts w:ascii="Arial" w:hAnsi="Arial" w:cs="Arial"/>
                <w:b/>
                <w:color w:val="000000" w:themeColor="text1"/>
                <w:sz w:val="22"/>
                <w:szCs w:val="22"/>
                <w:highlight w:val="yellow"/>
              </w:rPr>
              <w:t>T</w:t>
            </w:r>
            <w:r w:rsidR="00722DA4" w:rsidRPr="006C6F85">
              <w:rPr>
                <w:rFonts w:ascii="Arial" w:hAnsi="Arial" w:cs="Arial"/>
                <w:b/>
                <w:color w:val="000000" w:themeColor="text1"/>
                <w:sz w:val="22"/>
                <w:szCs w:val="22"/>
                <w:highlight w:val="yellow"/>
              </w:rPr>
              <w:t>exto</w:t>
            </w:r>
            <w:r w:rsidR="00EF4109">
              <w:rPr>
                <w:rFonts w:ascii="Arial" w:hAnsi="Arial" w:cs="Arial"/>
                <w:b/>
                <w:color w:val="000000" w:themeColor="text1"/>
                <w:sz w:val="22"/>
                <w:szCs w:val="22"/>
                <w:highlight w:val="yellow"/>
              </w:rPr>
              <w:t>_</w:t>
            </w:r>
            <w:r w:rsidR="00722DA4" w:rsidRPr="006C6F85">
              <w:rPr>
                <w:rFonts w:ascii="Arial" w:hAnsi="Arial" w:cs="Arial"/>
                <w:b/>
                <w:color w:val="000000" w:themeColor="text1"/>
                <w:sz w:val="22"/>
                <w:szCs w:val="22"/>
                <w:highlight w:val="yellow"/>
              </w:rPr>
              <w:t>plano</w:t>
            </w:r>
            <w:r w:rsidR="00EF4109">
              <w:rPr>
                <w:rFonts w:ascii="Arial" w:hAnsi="Arial" w:cs="Arial"/>
                <w:b/>
                <w:color w:val="000000" w:themeColor="text1"/>
                <w:sz w:val="22"/>
                <w:szCs w:val="22"/>
                <w:highlight w:val="yellow"/>
              </w:rPr>
              <w:t>_</w:t>
            </w:r>
            <w:r w:rsidR="00722DA4" w:rsidRPr="006C6F85">
              <w:rPr>
                <w:rFonts w:ascii="Arial" w:hAnsi="Arial" w:cs="Arial"/>
                <w:b/>
                <w:color w:val="000000" w:themeColor="text1"/>
                <w:sz w:val="22"/>
                <w:szCs w:val="22"/>
                <w:highlight w:val="yellow"/>
              </w:rPr>
              <w:t>infografía</w:t>
            </w:r>
            <w:r w:rsidR="00EF4109">
              <w:rPr>
                <w:rFonts w:ascii="Arial" w:hAnsi="Arial" w:cs="Arial"/>
                <w:b/>
                <w:color w:val="000000" w:themeColor="text1"/>
                <w:sz w:val="22"/>
                <w:szCs w:val="22"/>
                <w:highlight w:val="yellow"/>
              </w:rPr>
              <w:t>_</w:t>
            </w:r>
            <w:r w:rsidR="00722DA4" w:rsidRPr="006C6F85">
              <w:rPr>
                <w:rFonts w:ascii="Arial" w:hAnsi="Arial" w:cs="Arial"/>
                <w:b/>
                <w:color w:val="000000" w:themeColor="text1"/>
                <w:sz w:val="22"/>
                <w:szCs w:val="22"/>
                <w:highlight w:val="yellow"/>
              </w:rPr>
              <w:t>estática</w:t>
            </w:r>
            <w:r w:rsidR="00630A7A">
              <w:rPr>
                <w:rFonts w:ascii="Arial" w:hAnsi="Arial" w:cs="Arial"/>
                <w:b/>
                <w:color w:val="000000" w:themeColor="text1"/>
                <w:sz w:val="22"/>
                <w:szCs w:val="22"/>
              </w:rPr>
              <w:t>.doc</w:t>
            </w:r>
            <w:r w:rsidR="00E54F53">
              <w:rPr>
                <w:rFonts w:ascii="Arial" w:hAnsi="Arial" w:cs="Arial"/>
                <w:b/>
                <w:color w:val="000000" w:themeColor="text1"/>
                <w:sz w:val="22"/>
                <w:szCs w:val="22"/>
              </w:rPr>
              <w:t>x</w:t>
            </w:r>
          </w:p>
          <w:p w14:paraId="1F0DB6B0" w14:textId="5821E387" w:rsidR="006A53D5" w:rsidRPr="00934A99" w:rsidRDefault="00722DA4" w:rsidP="00484BE7">
            <w:pPr>
              <w:widowControl w:val="0"/>
              <w:spacing w:before="40" w:after="40" w:line="276" w:lineRule="auto"/>
              <w:jc w:val="center"/>
              <w:rPr>
                <w:rFonts w:ascii="Arial" w:hAnsi="Arial" w:cs="Arial"/>
                <w:color w:val="000000" w:themeColor="text1"/>
                <w:sz w:val="22"/>
                <w:szCs w:val="22"/>
              </w:rPr>
            </w:pPr>
            <w:commentRangeStart w:id="55"/>
            <w:r w:rsidRPr="00934A99">
              <w:rPr>
                <w:rFonts w:ascii="Arial" w:hAnsi="Arial" w:cs="Arial"/>
                <w:noProof/>
                <w:color w:val="000000" w:themeColor="text1"/>
                <w:sz w:val="22"/>
                <w:szCs w:val="22"/>
              </w:rPr>
              <w:lastRenderedPageBreak/>
              <w:drawing>
                <wp:inline distT="0" distB="0" distL="0" distR="0" wp14:anchorId="10E423BC" wp14:editId="4B89F5B3">
                  <wp:extent cx="1733550" cy="4333874"/>
                  <wp:effectExtent l="0" t="0" r="0" b="63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3550" cy="4333874"/>
                          </a:xfrm>
                          <a:prstGeom prst="rect">
                            <a:avLst/>
                          </a:prstGeom>
                        </pic:spPr>
                      </pic:pic>
                    </a:graphicData>
                  </a:graphic>
                </wp:inline>
              </w:drawing>
            </w:r>
            <w:commentRangeEnd w:id="55"/>
            <w:r w:rsidRPr="00484BE7">
              <w:rPr>
                <w:rStyle w:val="CommentReference"/>
                <w:rFonts w:ascii="Arial" w:eastAsia="Arial" w:hAnsi="Arial" w:cs="Arial"/>
                <w:sz w:val="22"/>
                <w:szCs w:val="22"/>
                <w:lang w:val="es" w:eastAsia="es-CO"/>
              </w:rPr>
              <w:commentReference w:id="55"/>
            </w:r>
          </w:p>
        </w:tc>
      </w:tr>
      <w:tr w:rsidR="006A53D5" w:rsidRPr="00484BE7" w14:paraId="73BB40DC" w14:textId="77777777" w:rsidTr="00256DFE">
        <w:tc>
          <w:tcPr>
            <w:tcW w:w="3251" w:type="dxa"/>
            <w:shd w:val="clear" w:color="auto" w:fill="auto"/>
            <w:tcMar>
              <w:top w:w="100" w:type="dxa"/>
              <w:left w:w="100" w:type="dxa"/>
              <w:bottom w:w="100" w:type="dxa"/>
              <w:right w:w="100" w:type="dxa"/>
            </w:tcMar>
          </w:tcPr>
          <w:p w14:paraId="13B7D95A" w14:textId="77777777" w:rsidR="006A53D5" w:rsidRPr="00B41677" w:rsidRDefault="006A53D5"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Código de la imagen</w:t>
            </w:r>
          </w:p>
        </w:tc>
        <w:tc>
          <w:tcPr>
            <w:tcW w:w="10161" w:type="dxa"/>
            <w:shd w:val="clear" w:color="auto" w:fill="auto"/>
            <w:tcMar>
              <w:top w:w="100" w:type="dxa"/>
              <w:left w:w="100" w:type="dxa"/>
              <w:bottom w:w="100" w:type="dxa"/>
              <w:right w:w="100" w:type="dxa"/>
            </w:tcMar>
          </w:tcPr>
          <w:p w14:paraId="0F1A0194" w14:textId="3FBABF95" w:rsidR="006A53D5" w:rsidRPr="00675E49" w:rsidRDefault="000C73F2"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E50931">
              <w:rPr>
                <w:rFonts w:ascii="Arial" w:hAnsi="Arial" w:cs="Arial"/>
                <w:color w:val="000000" w:themeColor="text1"/>
                <w:sz w:val="22"/>
                <w:szCs w:val="22"/>
              </w:rPr>
              <w:t>135401_i3</w:t>
            </w:r>
            <w:r w:rsidRPr="00675E49">
              <w:rPr>
                <w:rFonts w:ascii="Arial" w:hAnsi="Arial" w:cs="Arial"/>
                <w:color w:val="000000" w:themeColor="text1"/>
                <w:sz w:val="22"/>
                <w:szCs w:val="22"/>
              </w:rPr>
              <w:t>7</w:t>
            </w:r>
          </w:p>
        </w:tc>
      </w:tr>
    </w:tbl>
    <w:p w14:paraId="5B46898D" w14:textId="5BE8D713" w:rsidR="00CC2CA7" w:rsidRDefault="00CC2CA7" w:rsidP="00934A99">
      <w:pPr>
        <w:spacing w:before="40" w:after="40" w:line="276" w:lineRule="auto"/>
        <w:rPr>
          <w:rFonts w:ascii="Arial" w:hAnsi="Arial" w:cs="Arial"/>
          <w:color w:val="000000" w:themeColor="text1"/>
          <w:sz w:val="22"/>
          <w:szCs w:val="22"/>
        </w:rPr>
      </w:pPr>
    </w:p>
    <w:p w14:paraId="33D04F5F" w14:textId="2D9F81E2" w:rsidR="00722DA4" w:rsidRPr="00CC2CA7" w:rsidRDefault="00722DA4" w:rsidP="00484BE7">
      <w:pPr>
        <w:spacing w:before="40" w:after="40" w:line="276" w:lineRule="auto"/>
        <w:rPr>
          <w:rFonts w:ascii="Arial" w:hAnsi="Arial" w:cs="Arial"/>
          <w:b/>
          <w:color w:val="000000" w:themeColor="text1"/>
          <w:sz w:val="22"/>
          <w:szCs w:val="22"/>
        </w:rPr>
      </w:pPr>
      <w:r w:rsidRPr="00CC2CA7">
        <w:rPr>
          <w:rFonts w:ascii="Arial" w:hAnsi="Arial" w:cs="Arial"/>
          <w:b/>
          <w:color w:val="000000" w:themeColor="text1"/>
          <w:sz w:val="22"/>
          <w:szCs w:val="22"/>
        </w:rPr>
        <w:lastRenderedPageBreak/>
        <w:t xml:space="preserve">Tablas de </w:t>
      </w:r>
      <w:r w:rsidR="00FE4CA9" w:rsidRPr="00CC2CA7">
        <w:rPr>
          <w:rFonts w:ascii="Arial" w:hAnsi="Arial" w:cs="Arial"/>
          <w:b/>
          <w:color w:val="000000" w:themeColor="text1"/>
          <w:sz w:val="22"/>
          <w:szCs w:val="22"/>
        </w:rPr>
        <w:t>R</w:t>
      </w:r>
      <w:r w:rsidRPr="00CC2CA7">
        <w:rPr>
          <w:rFonts w:ascii="Arial" w:hAnsi="Arial" w:cs="Arial"/>
          <w:b/>
          <w:color w:val="000000" w:themeColor="text1"/>
          <w:sz w:val="22"/>
          <w:szCs w:val="22"/>
        </w:rPr>
        <w:t xml:space="preserve">etención </w:t>
      </w:r>
      <w:r w:rsidR="00FE4CA9" w:rsidRPr="00CC2CA7">
        <w:rPr>
          <w:rFonts w:ascii="Arial" w:hAnsi="Arial" w:cs="Arial"/>
          <w:b/>
          <w:color w:val="000000" w:themeColor="text1"/>
          <w:sz w:val="22"/>
          <w:szCs w:val="22"/>
        </w:rPr>
        <w:t>D</w:t>
      </w:r>
      <w:r w:rsidRPr="00CC2CA7">
        <w:rPr>
          <w:rFonts w:ascii="Arial" w:hAnsi="Arial" w:cs="Arial"/>
          <w:b/>
          <w:color w:val="000000" w:themeColor="text1"/>
          <w:sz w:val="22"/>
          <w:szCs w:val="22"/>
        </w:rPr>
        <w:t>ocumental (TRD)</w:t>
      </w:r>
    </w:p>
    <w:p w14:paraId="6340D25C" w14:textId="2D8F4F56" w:rsidR="006A53D5" w:rsidRPr="00484BE7" w:rsidRDefault="006A53D5" w:rsidP="00484BE7">
      <w:pPr>
        <w:spacing w:before="40" w:after="40" w:line="276" w:lineRule="auto"/>
        <w:rPr>
          <w:rFonts w:ascii="Arial" w:hAnsi="Arial" w:cs="Arial"/>
          <w:sz w:val="22"/>
          <w:szCs w:val="22"/>
        </w:rPr>
      </w:pPr>
    </w:p>
    <w:tbl>
      <w:tblPr>
        <w:tblStyle w:val="aff0"/>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F7385B" w:rsidRPr="00484BE7" w14:paraId="51F71CB8" w14:textId="77777777" w:rsidTr="00A10ADC">
        <w:trPr>
          <w:trHeight w:val="444"/>
        </w:trPr>
        <w:tc>
          <w:tcPr>
            <w:tcW w:w="13422" w:type="dxa"/>
            <w:shd w:val="clear" w:color="auto" w:fill="8DB3E2"/>
          </w:tcPr>
          <w:p w14:paraId="509DD4BC" w14:textId="77777777" w:rsidR="00F7385B" w:rsidRPr="00B41677" w:rsidRDefault="00F7385B" w:rsidP="00484BE7">
            <w:pPr>
              <w:pStyle w:val="Heading1"/>
              <w:spacing w:before="40" w:after="40"/>
              <w:jc w:val="center"/>
              <w:rPr>
                <w:sz w:val="22"/>
                <w:szCs w:val="22"/>
              </w:rPr>
            </w:pPr>
            <w:r w:rsidRPr="00934A99">
              <w:rPr>
                <w:sz w:val="22"/>
                <w:szCs w:val="22"/>
              </w:rPr>
              <w:t>Cuadro de texto</w:t>
            </w:r>
          </w:p>
        </w:tc>
      </w:tr>
      <w:tr w:rsidR="00F7385B" w:rsidRPr="00484BE7" w14:paraId="269AEE3E" w14:textId="77777777" w:rsidTr="00A10ADC">
        <w:tc>
          <w:tcPr>
            <w:tcW w:w="13422" w:type="dxa"/>
          </w:tcPr>
          <w:p w14:paraId="10159251" w14:textId="7B8C9482" w:rsidR="00F7385B" w:rsidRPr="00484BE7" w:rsidRDefault="00F7385B" w:rsidP="00484BE7">
            <w:pPr>
              <w:spacing w:before="40" w:after="40" w:line="276" w:lineRule="auto"/>
              <w:rPr>
                <w:rFonts w:ascii="Arial" w:hAnsi="Arial" w:cs="Arial"/>
                <w:bCs/>
                <w:color w:val="000000"/>
                <w:sz w:val="22"/>
                <w:szCs w:val="22"/>
              </w:rPr>
            </w:pPr>
            <w:r w:rsidRPr="00934A99">
              <w:rPr>
                <w:rFonts w:ascii="Arial" w:hAnsi="Arial" w:cs="Arial"/>
                <w:bCs/>
                <w:color w:val="000000"/>
                <w:sz w:val="22"/>
                <w:szCs w:val="22"/>
              </w:rPr>
              <w:t xml:space="preserve">Después de conocer los títulos de la Ley </w:t>
            </w:r>
            <w:r w:rsidRPr="00B41677">
              <w:rPr>
                <w:rFonts w:ascii="Arial" w:hAnsi="Arial" w:cs="Arial"/>
                <w:bCs/>
                <w:color w:val="000000"/>
                <w:sz w:val="22"/>
                <w:szCs w:val="22"/>
              </w:rPr>
              <w:t>General de Archivos, es necesario comprender que l</w:t>
            </w:r>
            <w:r w:rsidRPr="00E50931">
              <w:rPr>
                <w:rFonts w:ascii="Arial" w:hAnsi="Arial" w:cs="Arial"/>
                <w:bCs/>
                <w:color w:val="000000"/>
                <w:sz w:val="22"/>
                <w:szCs w:val="22"/>
              </w:rPr>
              <w:t>os instrumentos</w:t>
            </w:r>
            <w:r w:rsidRPr="00675E49">
              <w:rPr>
                <w:rFonts w:ascii="Arial" w:hAnsi="Arial" w:cs="Arial"/>
                <w:bCs/>
                <w:color w:val="000000"/>
                <w:sz w:val="22"/>
                <w:szCs w:val="22"/>
              </w:rPr>
              <w:t xml:space="preserve"> de archivo son herramientas que </w:t>
            </w:r>
            <w:r w:rsidRPr="00EE1B4C">
              <w:rPr>
                <w:rFonts w:ascii="Arial" w:hAnsi="Arial" w:cs="Arial"/>
                <w:bCs/>
                <w:color w:val="000000"/>
                <w:sz w:val="22"/>
                <w:szCs w:val="22"/>
              </w:rPr>
              <w:t xml:space="preserve">aportan al fortalecimiento </w:t>
            </w:r>
            <w:r w:rsidRPr="00993055">
              <w:rPr>
                <w:rFonts w:ascii="Arial" w:hAnsi="Arial" w:cs="Arial"/>
                <w:bCs/>
                <w:color w:val="000000"/>
                <w:sz w:val="22"/>
                <w:szCs w:val="22"/>
              </w:rPr>
              <w:t>y apoy</w:t>
            </w:r>
            <w:r w:rsidRPr="004945E7">
              <w:rPr>
                <w:rFonts w:ascii="Arial" w:hAnsi="Arial" w:cs="Arial"/>
                <w:bCs/>
                <w:color w:val="000000"/>
                <w:sz w:val="22"/>
                <w:szCs w:val="22"/>
              </w:rPr>
              <w:t xml:space="preserve">o de las estrategias </w:t>
            </w:r>
            <w:r w:rsidRPr="006A0ABA">
              <w:rPr>
                <w:rFonts w:ascii="Arial" w:hAnsi="Arial" w:cs="Arial"/>
                <w:bCs/>
                <w:color w:val="000000"/>
                <w:sz w:val="22"/>
                <w:szCs w:val="22"/>
              </w:rPr>
              <w:t xml:space="preserve">relacionadas con la gestión documental </w:t>
            </w:r>
            <w:r w:rsidRPr="006C6F85">
              <w:rPr>
                <w:rFonts w:ascii="Arial" w:hAnsi="Arial" w:cs="Arial"/>
                <w:bCs/>
                <w:color w:val="000000"/>
                <w:sz w:val="22"/>
                <w:szCs w:val="22"/>
              </w:rPr>
              <w:t>en un contexto empresarial específico</w:t>
            </w:r>
            <w:r w:rsidRPr="00F30210">
              <w:rPr>
                <w:rFonts w:ascii="Arial" w:hAnsi="Arial" w:cs="Arial"/>
                <w:bCs/>
                <w:color w:val="000000"/>
                <w:sz w:val="22"/>
                <w:szCs w:val="22"/>
              </w:rPr>
              <w:t>. Est</w:t>
            </w:r>
            <w:r w:rsidRPr="005831C8">
              <w:rPr>
                <w:rFonts w:ascii="Arial" w:hAnsi="Arial" w:cs="Arial"/>
                <w:bCs/>
                <w:color w:val="000000"/>
                <w:sz w:val="22"/>
                <w:szCs w:val="22"/>
              </w:rPr>
              <w:t>e tipo de instrumento, cumple con diversas funciones que</w:t>
            </w:r>
            <w:r w:rsidRPr="00A202F0">
              <w:rPr>
                <w:rFonts w:ascii="Arial" w:hAnsi="Arial" w:cs="Arial"/>
                <w:bCs/>
                <w:color w:val="000000"/>
                <w:sz w:val="22"/>
                <w:szCs w:val="22"/>
              </w:rPr>
              <w:t xml:space="preserve"> se relacionan con la</w:t>
            </w:r>
            <w:r w:rsidRPr="00A46890">
              <w:rPr>
                <w:rFonts w:ascii="Arial" w:hAnsi="Arial" w:cs="Arial"/>
                <w:bCs/>
                <w:color w:val="000000"/>
                <w:sz w:val="22"/>
                <w:szCs w:val="22"/>
              </w:rPr>
              <w:t xml:space="preserve"> determina</w:t>
            </w:r>
            <w:r w:rsidRPr="00B00D8A">
              <w:rPr>
                <w:rFonts w:ascii="Arial" w:hAnsi="Arial" w:cs="Arial"/>
                <w:bCs/>
                <w:color w:val="000000"/>
                <w:sz w:val="22"/>
                <w:szCs w:val="22"/>
              </w:rPr>
              <w:t>ción del valor de l</w:t>
            </w:r>
            <w:r w:rsidRPr="00C94486">
              <w:rPr>
                <w:rFonts w:ascii="Arial" w:hAnsi="Arial" w:cs="Arial"/>
                <w:bCs/>
                <w:color w:val="000000"/>
                <w:sz w:val="22"/>
                <w:szCs w:val="22"/>
              </w:rPr>
              <w:t xml:space="preserve">a </w:t>
            </w:r>
            <w:r w:rsidRPr="000C132A">
              <w:rPr>
                <w:rFonts w:ascii="Arial" w:hAnsi="Arial" w:cs="Arial"/>
                <w:bCs/>
                <w:color w:val="000000"/>
                <w:sz w:val="22"/>
                <w:szCs w:val="22"/>
              </w:rPr>
              <w:t>document</w:t>
            </w:r>
            <w:r w:rsidRPr="00FE54F6">
              <w:rPr>
                <w:rFonts w:ascii="Arial" w:hAnsi="Arial" w:cs="Arial"/>
                <w:bCs/>
                <w:color w:val="000000"/>
                <w:sz w:val="22"/>
                <w:szCs w:val="22"/>
              </w:rPr>
              <w:t xml:space="preserve">ación, así como </w:t>
            </w:r>
            <w:r w:rsidR="00F20AB5">
              <w:rPr>
                <w:rFonts w:ascii="Arial" w:hAnsi="Arial" w:cs="Arial"/>
                <w:bCs/>
                <w:color w:val="000000"/>
                <w:sz w:val="22"/>
                <w:szCs w:val="22"/>
              </w:rPr>
              <w:t xml:space="preserve">también </w:t>
            </w:r>
            <w:r w:rsidRPr="00FE54F6">
              <w:rPr>
                <w:rFonts w:ascii="Arial" w:hAnsi="Arial" w:cs="Arial"/>
                <w:bCs/>
                <w:color w:val="000000"/>
                <w:sz w:val="22"/>
                <w:szCs w:val="22"/>
              </w:rPr>
              <w:t>de la información contenida en los documentos</w:t>
            </w:r>
            <w:r w:rsidRPr="00660AB1">
              <w:rPr>
                <w:rFonts w:ascii="Arial" w:hAnsi="Arial" w:cs="Arial"/>
                <w:bCs/>
                <w:color w:val="000000"/>
                <w:sz w:val="22"/>
                <w:szCs w:val="22"/>
              </w:rPr>
              <w:t xml:space="preserve">, de </w:t>
            </w:r>
            <w:r w:rsidRPr="001837B8">
              <w:rPr>
                <w:rFonts w:ascii="Arial" w:hAnsi="Arial" w:cs="Arial"/>
                <w:bCs/>
                <w:color w:val="000000"/>
                <w:sz w:val="22"/>
                <w:szCs w:val="22"/>
              </w:rPr>
              <w:t xml:space="preserve">forma que sea posible </w:t>
            </w:r>
            <w:r w:rsidRPr="00720B52">
              <w:rPr>
                <w:rFonts w:ascii="Arial" w:hAnsi="Arial" w:cs="Arial"/>
                <w:bCs/>
                <w:color w:val="000000"/>
                <w:sz w:val="22"/>
                <w:szCs w:val="22"/>
              </w:rPr>
              <w:t>establecer las prioridades relacionadas con la gestión de</w:t>
            </w:r>
            <w:r w:rsidRPr="00484BE7">
              <w:rPr>
                <w:rFonts w:ascii="Arial" w:hAnsi="Arial" w:cs="Arial"/>
                <w:bCs/>
                <w:color w:val="000000"/>
                <w:sz w:val="22"/>
                <w:szCs w:val="22"/>
              </w:rPr>
              <w:t xml:space="preserve"> archivo, asegurando </w:t>
            </w:r>
            <w:r w:rsidR="00F20AB5">
              <w:rPr>
                <w:rFonts w:ascii="Arial" w:hAnsi="Arial" w:cs="Arial"/>
                <w:bCs/>
                <w:color w:val="000000"/>
                <w:sz w:val="22"/>
                <w:szCs w:val="22"/>
              </w:rPr>
              <w:t xml:space="preserve">las </w:t>
            </w:r>
            <w:r w:rsidRPr="00484BE7">
              <w:rPr>
                <w:rFonts w:ascii="Arial" w:hAnsi="Arial" w:cs="Arial"/>
                <w:bCs/>
                <w:color w:val="000000"/>
                <w:sz w:val="22"/>
                <w:szCs w:val="22"/>
              </w:rPr>
              <w:t>condiciones para el control de la producción de la información y su categorización en pro de la optimización de procesos.</w:t>
            </w:r>
          </w:p>
        </w:tc>
      </w:tr>
    </w:tbl>
    <w:p w14:paraId="7AC417D3" w14:textId="4FD2FBBA" w:rsidR="00453818" w:rsidRPr="00484BE7" w:rsidRDefault="00453818"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453818" w:rsidRPr="00484BE7" w14:paraId="2E81B1BD" w14:textId="77777777" w:rsidTr="00A10ADC">
        <w:trPr>
          <w:trHeight w:val="580"/>
        </w:trPr>
        <w:tc>
          <w:tcPr>
            <w:tcW w:w="1432" w:type="dxa"/>
            <w:shd w:val="clear" w:color="auto" w:fill="C9DAF8"/>
            <w:tcMar>
              <w:top w:w="100" w:type="dxa"/>
              <w:left w:w="100" w:type="dxa"/>
              <w:bottom w:w="100" w:type="dxa"/>
              <w:right w:w="100" w:type="dxa"/>
            </w:tcMar>
          </w:tcPr>
          <w:p w14:paraId="788CA5E9" w14:textId="77777777" w:rsidR="00453818" w:rsidRPr="00484BE7" w:rsidRDefault="00453818"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t>Tipo de recurso</w:t>
            </w:r>
          </w:p>
        </w:tc>
        <w:tc>
          <w:tcPr>
            <w:tcW w:w="11980" w:type="dxa"/>
            <w:shd w:val="clear" w:color="auto" w:fill="C9DAF8"/>
            <w:tcMar>
              <w:top w:w="100" w:type="dxa"/>
              <w:left w:w="100" w:type="dxa"/>
              <w:bottom w:w="100" w:type="dxa"/>
              <w:right w:w="100" w:type="dxa"/>
            </w:tcMar>
          </w:tcPr>
          <w:p w14:paraId="46C5D4CE" w14:textId="77777777" w:rsidR="00453818" w:rsidRPr="00B41677" w:rsidRDefault="00453818" w:rsidP="00484BE7">
            <w:pPr>
              <w:pStyle w:val="Title"/>
              <w:spacing w:before="40" w:after="40"/>
              <w:jc w:val="center"/>
              <w:rPr>
                <w:sz w:val="22"/>
                <w:szCs w:val="22"/>
              </w:rPr>
            </w:pPr>
            <w:r w:rsidRPr="00934A99">
              <w:rPr>
                <w:sz w:val="22"/>
                <w:szCs w:val="22"/>
              </w:rPr>
              <w:t>Cajón de texto de color</w:t>
            </w:r>
          </w:p>
        </w:tc>
      </w:tr>
      <w:tr w:rsidR="00453818" w:rsidRPr="00484BE7" w14:paraId="63E805AB" w14:textId="77777777" w:rsidTr="00A10ADC">
        <w:trPr>
          <w:trHeight w:val="420"/>
        </w:trPr>
        <w:tc>
          <w:tcPr>
            <w:tcW w:w="13412" w:type="dxa"/>
            <w:gridSpan w:val="2"/>
            <w:shd w:val="clear" w:color="auto" w:fill="auto"/>
            <w:tcMar>
              <w:top w:w="100" w:type="dxa"/>
              <w:left w:w="100" w:type="dxa"/>
              <w:bottom w:w="100" w:type="dxa"/>
              <w:right w:w="100" w:type="dxa"/>
            </w:tcMar>
          </w:tcPr>
          <w:p w14:paraId="408C5D67" w14:textId="1B56B557" w:rsidR="00453818" w:rsidRPr="0012510A" w:rsidRDefault="00054251" w:rsidP="0012510A">
            <w:pPr>
              <w:spacing w:before="40" w:after="40" w:line="276" w:lineRule="auto"/>
              <w:rPr>
                <w:rFonts w:ascii="Arial" w:hAnsi="Arial" w:cs="Arial"/>
                <w:bCs/>
                <w:color w:val="000000"/>
                <w:sz w:val="22"/>
                <w:szCs w:val="22"/>
              </w:rPr>
            </w:pPr>
            <w:r>
              <w:rPr>
                <w:rFonts w:ascii="Arial" w:hAnsi="Arial" w:cs="Arial"/>
                <w:bCs/>
                <w:color w:val="000000"/>
                <w:sz w:val="22"/>
                <w:szCs w:val="22"/>
              </w:rPr>
              <w:t>De acuerdo con</w:t>
            </w:r>
            <w:r w:rsidR="00453818" w:rsidRPr="00934A99">
              <w:rPr>
                <w:rFonts w:ascii="Arial" w:hAnsi="Arial" w:cs="Arial"/>
                <w:bCs/>
                <w:color w:val="000000"/>
                <w:sz w:val="22"/>
                <w:szCs w:val="22"/>
              </w:rPr>
              <w:t xml:space="preserve"> lo anterior</w:t>
            </w:r>
            <w:r w:rsidR="00453818" w:rsidRPr="00B41677">
              <w:rPr>
                <w:rFonts w:ascii="Arial" w:hAnsi="Arial" w:cs="Arial"/>
                <w:bCs/>
                <w:color w:val="000000"/>
                <w:sz w:val="22"/>
                <w:szCs w:val="22"/>
              </w:rPr>
              <w:t>, un</w:t>
            </w:r>
            <w:r w:rsidR="00453818" w:rsidRPr="00E50931">
              <w:rPr>
                <w:rFonts w:ascii="Arial" w:hAnsi="Arial" w:cs="Arial"/>
                <w:bCs/>
                <w:color w:val="000000"/>
                <w:sz w:val="22"/>
                <w:szCs w:val="22"/>
              </w:rPr>
              <w:t>a</w:t>
            </w:r>
            <w:r w:rsidR="00453818" w:rsidRPr="00675E49">
              <w:rPr>
                <w:rFonts w:ascii="Arial" w:hAnsi="Arial" w:cs="Arial"/>
                <w:bCs/>
                <w:color w:val="000000"/>
                <w:sz w:val="22"/>
                <w:szCs w:val="22"/>
              </w:rPr>
              <w:t xml:space="preserve"> de las herramientas de mayor aceptación e </w:t>
            </w:r>
            <w:r w:rsidR="00453818" w:rsidRPr="007C2DA9">
              <w:rPr>
                <w:rFonts w:ascii="Arial" w:hAnsi="Arial" w:cs="Arial"/>
                <w:bCs/>
                <w:color w:val="000000"/>
                <w:sz w:val="22"/>
                <w:szCs w:val="22"/>
              </w:rPr>
              <w:t>implementación,</w:t>
            </w:r>
            <w:r w:rsidR="00453818" w:rsidRPr="00F255AD">
              <w:rPr>
                <w:rFonts w:ascii="Arial" w:hAnsi="Arial" w:cs="Arial"/>
                <w:bCs/>
                <w:color w:val="000000"/>
                <w:sz w:val="22"/>
                <w:szCs w:val="22"/>
              </w:rPr>
              <w:t xml:space="preserve"> que además cumple con la característica de ser de gran</w:t>
            </w:r>
            <w:r w:rsidR="00453818" w:rsidRPr="00EE1B4C">
              <w:rPr>
                <w:rFonts w:ascii="Arial" w:hAnsi="Arial" w:cs="Arial"/>
                <w:bCs/>
                <w:color w:val="000000"/>
                <w:sz w:val="22"/>
                <w:szCs w:val="22"/>
              </w:rPr>
              <w:t xml:space="preserve"> utilidad </w:t>
            </w:r>
            <w:r w:rsidR="00453818" w:rsidRPr="00993055">
              <w:rPr>
                <w:rFonts w:ascii="Arial" w:hAnsi="Arial" w:cs="Arial"/>
                <w:bCs/>
                <w:color w:val="000000"/>
                <w:sz w:val="22"/>
                <w:szCs w:val="22"/>
              </w:rPr>
              <w:t>en</w:t>
            </w:r>
            <w:r w:rsidR="00453818" w:rsidRPr="004945E7">
              <w:rPr>
                <w:rFonts w:ascii="Arial" w:hAnsi="Arial" w:cs="Arial"/>
                <w:bCs/>
                <w:color w:val="000000"/>
                <w:sz w:val="22"/>
                <w:szCs w:val="22"/>
              </w:rPr>
              <w:t xml:space="preserve"> la gestión documental de las organizaciones</w:t>
            </w:r>
            <w:r w:rsidR="00453818" w:rsidRPr="006A0ABA">
              <w:rPr>
                <w:rFonts w:ascii="Arial" w:hAnsi="Arial" w:cs="Arial"/>
                <w:bCs/>
                <w:color w:val="000000"/>
                <w:sz w:val="22"/>
                <w:szCs w:val="22"/>
              </w:rPr>
              <w:t xml:space="preserve">, </w:t>
            </w:r>
            <w:r w:rsidR="00AE1A1E">
              <w:rPr>
                <w:rFonts w:ascii="Arial" w:hAnsi="Arial" w:cs="Arial"/>
                <w:bCs/>
                <w:color w:val="000000"/>
                <w:sz w:val="22"/>
                <w:szCs w:val="22"/>
              </w:rPr>
              <w:t>es</w:t>
            </w:r>
            <w:r w:rsidR="00AE1A1E" w:rsidRPr="006A0ABA">
              <w:rPr>
                <w:rFonts w:ascii="Arial" w:hAnsi="Arial" w:cs="Arial"/>
                <w:bCs/>
                <w:color w:val="000000"/>
                <w:sz w:val="22"/>
                <w:szCs w:val="22"/>
              </w:rPr>
              <w:t xml:space="preserve"> </w:t>
            </w:r>
            <w:r w:rsidR="00453818" w:rsidRPr="006A0ABA">
              <w:rPr>
                <w:rFonts w:ascii="Arial" w:hAnsi="Arial" w:cs="Arial"/>
                <w:bCs/>
                <w:color w:val="000000"/>
                <w:sz w:val="22"/>
                <w:szCs w:val="22"/>
              </w:rPr>
              <w:t>la Tabla de Retención Documental (</w:t>
            </w:r>
            <w:r w:rsidR="00453818" w:rsidRPr="006C6F85">
              <w:rPr>
                <w:rFonts w:ascii="Arial" w:hAnsi="Arial" w:cs="Arial"/>
                <w:bCs/>
                <w:color w:val="000000"/>
                <w:sz w:val="22"/>
                <w:szCs w:val="22"/>
              </w:rPr>
              <w:t xml:space="preserve">TRD), </w:t>
            </w:r>
            <w:r w:rsidR="00453818" w:rsidRPr="00F30210">
              <w:rPr>
                <w:rFonts w:ascii="Arial" w:hAnsi="Arial" w:cs="Arial"/>
                <w:bCs/>
                <w:color w:val="000000"/>
                <w:sz w:val="22"/>
                <w:szCs w:val="22"/>
              </w:rPr>
              <w:t>cuya función central consiste en la posibilidad de asegurar</w:t>
            </w:r>
            <w:r w:rsidR="00453818" w:rsidRPr="005831C8">
              <w:rPr>
                <w:rFonts w:ascii="Arial" w:hAnsi="Arial" w:cs="Arial"/>
                <w:bCs/>
                <w:color w:val="000000"/>
                <w:sz w:val="22"/>
                <w:szCs w:val="22"/>
              </w:rPr>
              <w:t>, a través de la identificación de la información</w:t>
            </w:r>
            <w:r w:rsidR="00453818" w:rsidRPr="00A202F0">
              <w:rPr>
                <w:rFonts w:ascii="Arial" w:hAnsi="Arial" w:cs="Arial"/>
                <w:bCs/>
                <w:color w:val="000000"/>
                <w:sz w:val="22"/>
                <w:szCs w:val="22"/>
              </w:rPr>
              <w:t>, desde el cumplimiento de criterios seriales,</w:t>
            </w:r>
            <w:r w:rsidR="00453818" w:rsidRPr="00B00D8A">
              <w:rPr>
                <w:rFonts w:ascii="Arial" w:hAnsi="Arial" w:cs="Arial"/>
                <w:bCs/>
                <w:color w:val="000000"/>
                <w:sz w:val="22"/>
                <w:szCs w:val="22"/>
              </w:rPr>
              <w:t xml:space="preserve"> una adecuada</w:t>
            </w:r>
            <w:r w:rsidR="00453818" w:rsidRPr="00C94486">
              <w:rPr>
                <w:rFonts w:ascii="Arial" w:hAnsi="Arial" w:cs="Arial"/>
                <w:bCs/>
                <w:color w:val="000000"/>
                <w:sz w:val="22"/>
                <w:szCs w:val="22"/>
              </w:rPr>
              <w:t xml:space="preserve"> tipificación</w:t>
            </w:r>
            <w:r w:rsidR="00453818" w:rsidRPr="008C1B64">
              <w:rPr>
                <w:rFonts w:ascii="Arial" w:hAnsi="Arial" w:cs="Arial"/>
                <w:bCs/>
                <w:color w:val="000000"/>
                <w:sz w:val="22"/>
                <w:szCs w:val="22"/>
              </w:rPr>
              <w:t xml:space="preserve"> y establecimiento de</w:t>
            </w:r>
            <w:r w:rsidR="00453818" w:rsidRPr="000C132A">
              <w:rPr>
                <w:rFonts w:ascii="Arial" w:hAnsi="Arial" w:cs="Arial"/>
                <w:bCs/>
                <w:color w:val="000000"/>
                <w:sz w:val="22"/>
                <w:szCs w:val="22"/>
              </w:rPr>
              <w:t xml:space="preserve"> l</w:t>
            </w:r>
            <w:r w:rsidR="00453818" w:rsidRPr="00FE54F6">
              <w:rPr>
                <w:rFonts w:ascii="Arial" w:hAnsi="Arial" w:cs="Arial"/>
                <w:bCs/>
                <w:color w:val="000000"/>
                <w:sz w:val="22"/>
                <w:szCs w:val="22"/>
              </w:rPr>
              <w:t>a temporalidad en la permanencia de los documentos y</w:t>
            </w:r>
            <w:r w:rsidR="00453818" w:rsidRPr="00660AB1">
              <w:rPr>
                <w:rFonts w:ascii="Arial" w:hAnsi="Arial" w:cs="Arial"/>
                <w:bCs/>
                <w:color w:val="000000"/>
                <w:sz w:val="22"/>
                <w:szCs w:val="22"/>
              </w:rPr>
              <w:t xml:space="preserve"> su disposición final.</w:t>
            </w:r>
          </w:p>
        </w:tc>
      </w:tr>
    </w:tbl>
    <w:p w14:paraId="05EB90FD" w14:textId="77777777" w:rsidR="00481590" w:rsidRPr="00484BE7" w:rsidRDefault="00481590" w:rsidP="00484BE7">
      <w:pPr>
        <w:spacing w:before="40" w:after="40" w:line="276" w:lineRule="auto"/>
        <w:rPr>
          <w:rFonts w:ascii="Arial" w:hAnsi="Arial" w:cs="Arial"/>
          <w:b/>
          <w:sz w:val="22"/>
          <w:szCs w:val="22"/>
        </w:rPr>
      </w:pPr>
    </w:p>
    <w:tbl>
      <w:tblPr>
        <w:tblStyle w:val="afff7"/>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3"/>
        <w:gridCol w:w="11709"/>
      </w:tblGrid>
      <w:tr w:rsidR="00481590" w:rsidRPr="00484BE7" w14:paraId="074407BA" w14:textId="77777777" w:rsidTr="00A10ADC">
        <w:tc>
          <w:tcPr>
            <w:tcW w:w="1703" w:type="dxa"/>
            <w:shd w:val="clear" w:color="auto" w:fill="C9DAF8"/>
            <w:tcMar>
              <w:top w:w="100" w:type="dxa"/>
              <w:left w:w="100" w:type="dxa"/>
              <w:bottom w:w="100" w:type="dxa"/>
              <w:right w:w="100" w:type="dxa"/>
            </w:tcMar>
          </w:tcPr>
          <w:p w14:paraId="3925FBB3" w14:textId="77777777" w:rsidR="00481590" w:rsidRPr="00EE1B4C" w:rsidRDefault="00481590" w:rsidP="00484BE7">
            <w:pPr>
              <w:widowControl w:val="0"/>
              <w:pBdr>
                <w:top w:val="nil"/>
                <w:left w:val="nil"/>
                <w:bottom w:val="nil"/>
                <w:right w:val="nil"/>
                <w:between w:val="nil"/>
              </w:pBd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Tipo de recurso</w:t>
            </w:r>
          </w:p>
        </w:tc>
        <w:tc>
          <w:tcPr>
            <w:tcW w:w="11709" w:type="dxa"/>
            <w:shd w:val="clear" w:color="auto" w:fill="C9DAF8"/>
            <w:tcMar>
              <w:top w:w="100" w:type="dxa"/>
              <w:left w:w="100" w:type="dxa"/>
              <w:bottom w:w="100" w:type="dxa"/>
              <w:right w:w="100" w:type="dxa"/>
            </w:tcMar>
          </w:tcPr>
          <w:p w14:paraId="0135C7F1" w14:textId="77777777" w:rsidR="00481590" w:rsidRPr="006A0ABA" w:rsidRDefault="00481590" w:rsidP="00484BE7">
            <w:pPr>
              <w:pStyle w:val="Title"/>
              <w:widowControl w:val="0"/>
              <w:spacing w:before="40" w:after="40"/>
              <w:jc w:val="center"/>
              <w:rPr>
                <w:color w:val="000000" w:themeColor="text1"/>
                <w:sz w:val="22"/>
                <w:szCs w:val="22"/>
              </w:rPr>
            </w:pPr>
            <w:r w:rsidRPr="004945E7">
              <w:rPr>
                <w:color w:val="000000" w:themeColor="text1"/>
                <w:sz w:val="22"/>
                <w:szCs w:val="22"/>
              </w:rPr>
              <w:t>Rutas / Pasos. Verticales 1</w:t>
            </w:r>
          </w:p>
        </w:tc>
      </w:tr>
      <w:tr w:rsidR="00481590" w:rsidRPr="00484BE7" w14:paraId="221C94E6" w14:textId="77777777" w:rsidTr="00A10ADC">
        <w:tc>
          <w:tcPr>
            <w:tcW w:w="1703" w:type="dxa"/>
            <w:shd w:val="clear" w:color="auto" w:fill="auto"/>
            <w:tcMar>
              <w:top w:w="100" w:type="dxa"/>
              <w:left w:w="100" w:type="dxa"/>
              <w:bottom w:w="100" w:type="dxa"/>
              <w:right w:w="100" w:type="dxa"/>
            </w:tcMar>
          </w:tcPr>
          <w:p w14:paraId="57E90D43" w14:textId="77777777" w:rsidR="00481590" w:rsidRPr="00B41677" w:rsidRDefault="00481590" w:rsidP="00484BE7">
            <w:pPr>
              <w:widowControl w:val="0"/>
              <w:spacing w:before="40" w:after="40" w:line="276" w:lineRule="auto"/>
              <w:ind w:right="-804"/>
              <w:rPr>
                <w:rFonts w:ascii="Arial" w:hAnsi="Arial" w:cs="Arial"/>
                <w:b/>
                <w:color w:val="000000" w:themeColor="text1"/>
                <w:sz w:val="22"/>
                <w:szCs w:val="22"/>
              </w:rPr>
            </w:pPr>
            <w:r w:rsidRPr="00934A99">
              <w:rPr>
                <w:rFonts w:ascii="Arial" w:hAnsi="Arial" w:cs="Arial"/>
                <w:b/>
                <w:color w:val="000000" w:themeColor="text1"/>
                <w:sz w:val="22"/>
                <w:szCs w:val="22"/>
              </w:rPr>
              <w:t>Introducción</w:t>
            </w:r>
          </w:p>
        </w:tc>
        <w:tc>
          <w:tcPr>
            <w:tcW w:w="11709" w:type="dxa"/>
            <w:shd w:val="clear" w:color="auto" w:fill="auto"/>
            <w:tcMar>
              <w:top w:w="100" w:type="dxa"/>
              <w:left w:w="100" w:type="dxa"/>
              <w:bottom w:w="100" w:type="dxa"/>
              <w:right w:w="100" w:type="dxa"/>
            </w:tcMar>
          </w:tcPr>
          <w:p w14:paraId="22AEAC81" w14:textId="32023B5E" w:rsidR="00481590" w:rsidRPr="00993055" w:rsidRDefault="0012510A" w:rsidP="00484BE7">
            <w:pPr>
              <w:widowControl w:val="0"/>
              <w:spacing w:before="40" w:after="40" w:line="276" w:lineRule="auto"/>
              <w:rPr>
                <w:rFonts w:ascii="Arial" w:hAnsi="Arial" w:cs="Arial"/>
                <w:color w:val="000000" w:themeColor="text1"/>
                <w:sz w:val="22"/>
                <w:szCs w:val="22"/>
              </w:rPr>
            </w:pPr>
            <w:r>
              <w:rPr>
                <w:rFonts w:ascii="Arial" w:hAnsi="Arial" w:cs="Arial"/>
                <w:color w:val="2C2C2C"/>
                <w:spacing w:val="2"/>
                <w:sz w:val="22"/>
                <w:szCs w:val="22"/>
              </w:rPr>
              <w:t>Los b</w:t>
            </w:r>
            <w:r w:rsidR="001F231F" w:rsidRPr="00EE1B4C">
              <w:rPr>
                <w:rFonts w:ascii="Arial" w:hAnsi="Arial" w:cs="Arial"/>
                <w:color w:val="2C2C2C"/>
                <w:spacing w:val="2"/>
                <w:sz w:val="22"/>
                <w:szCs w:val="22"/>
              </w:rPr>
              <w:t xml:space="preserve">eneficios de las </w:t>
            </w:r>
            <w:r w:rsidR="00611440" w:rsidRPr="006A0ABA">
              <w:rPr>
                <w:rFonts w:ascii="Arial" w:hAnsi="Arial" w:cs="Arial"/>
                <w:bCs/>
                <w:color w:val="000000"/>
                <w:sz w:val="22"/>
                <w:szCs w:val="22"/>
              </w:rPr>
              <w:t>Tabla</w:t>
            </w:r>
            <w:r w:rsidR="00611440">
              <w:rPr>
                <w:rFonts w:ascii="Arial" w:hAnsi="Arial" w:cs="Arial"/>
                <w:bCs/>
                <w:color w:val="000000"/>
                <w:sz w:val="22"/>
                <w:szCs w:val="22"/>
              </w:rPr>
              <w:t>s</w:t>
            </w:r>
            <w:r w:rsidR="00611440" w:rsidRPr="006A0ABA">
              <w:rPr>
                <w:rFonts w:ascii="Arial" w:hAnsi="Arial" w:cs="Arial"/>
                <w:bCs/>
                <w:color w:val="000000"/>
                <w:sz w:val="22"/>
                <w:szCs w:val="22"/>
              </w:rPr>
              <w:t xml:space="preserve"> de Retención Documental</w:t>
            </w:r>
            <w:r w:rsidR="00611440">
              <w:rPr>
                <w:rFonts w:ascii="Arial" w:hAnsi="Arial" w:cs="Arial"/>
                <w:bCs/>
                <w:color w:val="000000"/>
                <w:sz w:val="22"/>
                <w:szCs w:val="22"/>
              </w:rPr>
              <w:t>,</w:t>
            </w:r>
            <w:r w:rsidR="00611440" w:rsidRPr="006A0ABA">
              <w:rPr>
                <w:rFonts w:ascii="Arial" w:hAnsi="Arial" w:cs="Arial"/>
                <w:bCs/>
                <w:color w:val="000000"/>
                <w:sz w:val="22"/>
                <w:szCs w:val="22"/>
              </w:rPr>
              <w:t xml:space="preserve"> </w:t>
            </w:r>
            <w:r w:rsidR="001F231F" w:rsidRPr="0012510A">
              <w:rPr>
                <w:rFonts w:ascii="Arial" w:hAnsi="Arial" w:cs="Arial"/>
                <w:color w:val="2C2C2C"/>
                <w:spacing w:val="2"/>
                <w:sz w:val="22"/>
                <w:szCs w:val="22"/>
              </w:rPr>
              <w:t>TRD</w:t>
            </w:r>
            <w:r w:rsidRPr="0012510A">
              <w:rPr>
                <w:rFonts w:ascii="Arial" w:hAnsi="Arial" w:cs="Arial"/>
                <w:color w:val="2C2C2C"/>
                <w:spacing w:val="2"/>
                <w:sz w:val="22"/>
                <w:szCs w:val="22"/>
              </w:rPr>
              <w:t xml:space="preserve"> </w:t>
            </w:r>
            <w:r>
              <w:rPr>
                <w:rFonts w:ascii="Arial" w:hAnsi="Arial" w:cs="Arial"/>
                <w:color w:val="2C2C2C"/>
                <w:spacing w:val="2"/>
                <w:sz w:val="22"/>
                <w:szCs w:val="22"/>
              </w:rPr>
              <w:t xml:space="preserve">son </w:t>
            </w:r>
            <w:r w:rsidRPr="0012510A">
              <w:rPr>
                <w:rFonts w:ascii="Arial" w:hAnsi="Arial" w:cs="Arial"/>
                <w:bCs/>
                <w:color w:val="000000"/>
                <w:sz w:val="22"/>
                <w:szCs w:val="22"/>
              </w:rPr>
              <w:t>(</w:t>
            </w:r>
            <w:r w:rsidRPr="0012510A">
              <w:rPr>
                <w:rFonts w:ascii="Arial" w:hAnsi="Arial" w:cs="Arial"/>
                <w:color w:val="2C2C2C"/>
                <w:spacing w:val="2"/>
                <w:sz w:val="22"/>
                <w:szCs w:val="22"/>
              </w:rPr>
              <w:t>ATS Gestión Documental, s.f.)</w:t>
            </w:r>
            <w:r w:rsidR="001F231F" w:rsidRPr="0012510A">
              <w:rPr>
                <w:rFonts w:ascii="Arial" w:hAnsi="Arial" w:cs="Arial"/>
                <w:color w:val="2C2C2C"/>
                <w:spacing w:val="2"/>
                <w:sz w:val="22"/>
                <w:szCs w:val="22"/>
              </w:rPr>
              <w:t>:</w:t>
            </w:r>
          </w:p>
        </w:tc>
      </w:tr>
      <w:tr w:rsidR="00481590" w:rsidRPr="00484BE7" w14:paraId="0A154747" w14:textId="77777777" w:rsidTr="00A10ADC">
        <w:trPr>
          <w:trHeight w:val="420"/>
        </w:trPr>
        <w:tc>
          <w:tcPr>
            <w:tcW w:w="13412" w:type="dxa"/>
            <w:gridSpan w:val="2"/>
            <w:shd w:val="clear" w:color="auto" w:fill="auto"/>
            <w:tcMar>
              <w:top w:w="100" w:type="dxa"/>
              <w:left w:w="100" w:type="dxa"/>
              <w:bottom w:w="100" w:type="dxa"/>
              <w:right w:w="100" w:type="dxa"/>
            </w:tcMar>
          </w:tcPr>
          <w:p w14:paraId="3B6E40AF" w14:textId="23FA3408" w:rsidR="004808C3" w:rsidRPr="00EE1B4C" w:rsidRDefault="003E193A" w:rsidP="0012510A">
            <w:pPr>
              <w:widowControl w:val="0"/>
              <w:spacing w:before="40" w:after="40" w:line="276" w:lineRule="auto"/>
              <w:jc w:val="center"/>
              <w:rPr>
                <w:rFonts w:ascii="Arial" w:hAnsi="Arial" w:cs="Arial"/>
                <w:color w:val="000000" w:themeColor="text1"/>
                <w:sz w:val="22"/>
                <w:szCs w:val="22"/>
              </w:rPr>
            </w:pPr>
            <w:commentRangeStart w:id="56"/>
            <w:r w:rsidRPr="00934A99">
              <w:rPr>
                <w:rFonts w:ascii="Arial" w:hAnsi="Arial" w:cs="Arial"/>
                <w:noProof/>
                <w:sz w:val="22"/>
                <w:szCs w:val="22"/>
              </w:rPr>
              <w:lastRenderedPageBreak/>
              <w:drawing>
                <wp:inline distT="0" distB="0" distL="0" distR="0" wp14:anchorId="0728F45E" wp14:editId="0B186D49">
                  <wp:extent cx="3086006" cy="2228850"/>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18649" cy="2252426"/>
                          </a:xfrm>
                          <a:prstGeom prst="rect">
                            <a:avLst/>
                          </a:prstGeom>
                          <a:noFill/>
                          <a:ln>
                            <a:noFill/>
                          </a:ln>
                        </pic:spPr>
                      </pic:pic>
                    </a:graphicData>
                  </a:graphic>
                </wp:inline>
              </w:drawing>
            </w:r>
            <w:commentRangeEnd w:id="56"/>
            <w:r w:rsidR="00871DD7">
              <w:rPr>
                <w:rStyle w:val="CommentReference"/>
                <w:rFonts w:ascii="Arial" w:eastAsia="Arial" w:hAnsi="Arial" w:cs="Arial"/>
                <w:lang w:val="es" w:eastAsia="es-CO"/>
              </w:rPr>
              <w:commentReference w:id="56"/>
            </w:r>
          </w:p>
          <w:p w14:paraId="48B6061C" w14:textId="5A5160C8" w:rsidR="00481590" w:rsidRPr="006A0ABA" w:rsidRDefault="00481590" w:rsidP="00484BE7">
            <w:pPr>
              <w:widowControl w:val="0"/>
              <w:spacing w:before="40" w:after="40" w:line="276" w:lineRule="auto"/>
              <w:jc w:val="center"/>
              <w:rPr>
                <w:rFonts w:ascii="Arial" w:hAnsi="Arial" w:cs="Arial"/>
                <w:b/>
                <w:color w:val="000000" w:themeColor="text1"/>
                <w:sz w:val="22"/>
                <w:szCs w:val="22"/>
              </w:rPr>
            </w:pPr>
            <w:r w:rsidRPr="004945E7">
              <w:rPr>
                <w:rFonts w:ascii="Arial" w:hAnsi="Arial" w:cs="Arial"/>
                <w:b/>
                <w:color w:val="000000" w:themeColor="text1"/>
                <w:sz w:val="22"/>
                <w:szCs w:val="22"/>
              </w:rPr>
              <w:t xml:space="preserve">Imagen: </w:t>
            </w:r>
            <w:r w:rsidR="00852A6D" w:rsidRPr="006A0ABA">
              <w:rPr>
                <w:rFonts w:ascii="Arial" w:hAnsi="Arial" w:cs="Arial"/>
                <w:color w:val="000000" w:themeColor="text1"/>
                <w:sz w:val="22"/>
                <w:szCs w:val="22"/>
              </w:rPr>
              <w:t>135401_i38</w:t>
            </w:r>
          </w:p>
        </w:tc>
      </w:tr>
      <w:tr w:rsidR="00481590" w:rsidRPr="00484BE7" w14:paraId="051A8835" w14:textId="77777777" w:rsidTr="00A10ADC">
        <w:tc>
          <w:tcPr>
            <w:tcW w:w="1703" w:type="dxa"/>
            <w:shd w:val="clear" w:color="auto" w:fill="auto"/>
            <w:tcMar>
              <w:top w:w="100" w:type="dxa"/>
              <w:left w:w="100" w:type="dxa"/>
              <w:bottom w:w="100" w:type="dxa"/>
              <w:right w:w="100" w:type="dxa"/>
            </w:tcMar>
          </w:tcPr>
          <w:p w14:paraId="6D5C1FDE" w14:textId="0ED8AC09"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1</w:t>
            </w:r>
          </w:p>
        </w:tc>
        <w:tc>
          <w:tcPr>
            <w:tcW w:w="11709" w:type="dxa"/>
            <w:shd w:val="clear" w:color="auto" w:fill="auto"/>
            <w:tcMar>
              <w:top w:w="100" w:type="dxa"/>
              <w:left w:w="100" w:type="dxa"/>
              <w:bottom w:w="100" w:type="dxa"/>
              <w:right w:w="100" w:type="dxa"/>
            </w:tcMar>
          </w:tcPr>
          <w:p w14:paraId="5A2629B2" w14:textId="04BCD6CF" w:rsidR="00481590" w:rsidRPr="00993055"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Facilitan el manejo de la información.</w:t>
            </w:r>
          </w:p>
        </w:tc>
      </w:tr>
      <w:tr w:rsidR="00481590" w:rsidRPr="00484BE7" w14:paraId="13ED5E98" w14:textId="77777777" w:rsidTr="00A10ADC">
        <w:tc>
          <w:tcPr>
            <w:tcW w:w="1703" w:type="dxa"/>
            <w:shd w:val="clear" w:color="auto" w:fill="auto"/>
            <w:tcMar>
              <w:top w:w="100" w:type="dxa"/>
              <w:left w:w="100" w:type="dxa"/>
              <w:bottom w:w="100" w:type="dxa"/>
              <w:right w:w="100" w:type="dxa"/>
            </w:tcMar>
          </w:tcPr>
          <w:p w14:paraId="65E80B01" w14:textId="784397C3"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 xml:space="preserve"> 2</w:t>
            </w:r>
          </w:p>
        </w:tc>
        <w:tc>
          <w:tcPr>
            <w:tcW w:w="11709" w:type="dxa"/>
            <w:shd w:val="clear" w:color="auto" w:fill="auto"/>
            <w:tcMar>
              <w:top w:w="100" w:type="dxa"/>
              <w:left w:w="100" w:type="dxa"/>
              <w:bottom w:w="100" w:type="dxa"/>
              <w:right w:w="100" w:type="dxa"/>
            </w:tcMar>
          </w:tcPr>
          <w:p w14:paraId="689E1736" w14:textId="6BF75EBB" w:rsidR="00481590" w:rsidRPr="00993055"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Contribuyen a la correcta administración de la producción documental.</w:t>
            </w:r>
          </w:p>
        </w:tc>
      </w:tr>
      <w:tr w:rsidR="00481590" w:rsidRPr="00484BE7" w14:paraId="63FE6483" w14:textId="77777777" w:rsidTr="00A10ADC">
        <w:tc>
          <w:tcPr>
            <w:tcW w:w="1703" w:type="dxa"/>
            <w:shd w:val="clear" w:color="auto" w:fill="auto"/>
            <w:tcMar>
              <w:top w:w="100" w:type="dxa"/>
              <w:left w:w="100" w:type="dxa"/>
              <w:bottom w:w="100" w:type="dxa"/>
              <w:right w:w="100" w:type="dxa"/>
            </w:tcMar>
          </w:tcPr>
          <w:p w14:paraId="145296E2" w14:textId="00B9D8CA"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3</w:t>
            </w:r>
          </w:p>
        </w:tc>
        <w:tc>
          <w:tcPr>
            <w:tcW w:w="11709" w:type="dxa"/>
            <w:shd w:val="clear" w:color="auto" w:fill="auto"/>
            <w:tcMar>
              <w:top w:w="100" w:type="dxa"/>
              <w:left w:w="100" w:type="dxa"/>
              <w:bottom w:w="100" w:type="dxa"/>
              <w:right w:w="100" w:type="dxa"/>
            </w:tcMar>
          </w:tcPr>
          <w:p w14:paraId="3C1DF2F5" w14:textId="3058C36D" w:rsidR="00481590" w:rsidRPr="004945E7"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Permiten gestionar</w:t>
            </w:r>
            <w:r w:rsidR="00801744">
              <w:rPr>
                <w:rFonts w:ascii="Arial" w:hAnsi="Arial" w:cs="Arial"/>
                <w:color w:val="2C2C2C"/>
                <w:spacing w:val="2"/>
                <w:sz w:val="22"/>
                <w:szCs w:val="22"/>
              </w:rPr>
              <w:t>,</w:t>
            </w:r>
            <w:r w:rsidRPr="00EE1B4C">
              <w:rPr>
                <w:rFonts w:ascii="Arial" w:hAnsi="Arial" w:cs="Arial"/>
                <w:color w:val="2C2C2C"/>
                <w:spacing w:val="2"/>
                <w:sz w:val="22"/>
                <w:szCs w:val="22"/>
              </w:rPr>
              <w:t xml:space="preserve"> de manera eficiente</w:t>
            </w:r>
            <w:r w:rsidR="00801744">
              <w:rPr>
                <w:rFonts w:ascii="Arial" w:hAnsi="Arial" w:cs="Arial"/>
                <w:color w:val="2C2C2C"/>
                <w:spacing w:val="2"/>
                <w:sz w:val="22"/>
                <w:szCs w:val="22"/>
              </w:rPr>
              <w:t>,</w:t>
            </w:r>
            <w:r w:rsidRPr="00EE1B4C">
              <w:rPr>
                <w:rFonts w:ascii="Arial" w:hAnsi="Arial" w:cs="Arial"/>
                <w:color w:val="2C2C2C"/>
                <w:spacing w:val="2"/>
                <w:sz w:val="22"/>
                <w:szCs w:val="22"/>
              </w:rPr>
              <w:t xml:space="preserve"> la </w:t>
            </w:r>
            <w:r w:rsidRPr="00993055">
              <w:rPr>
                <w:rFonts w:ascii="Arial" w:hAnsi="Arial" w:cs="Arial"/>
                <w:color w:val="2C2C2C"/>
                <w:spacing w:val="2"/>
                <w:sz w:val="22"/>
                <w:szCs w:val="22"/>
              </w:rPr>
              <w:t>administración y revisión documental.</w:t>
            </w:r>
          </w:p>
        </w:tc>
      </w:tr>
      <w:tr w:rsidR="00481590" w:rsidRPr="00484BE7" w14:paraId="7648CD14" w14:textId="77777777" w:rsidTr="00A10ADC">
        <w:tc>
          <w:tcPr>
            <w:tcW w:w="1703" w:type="dxa"/>
            <w:shd w:val="clear" w:color="auto" w:fill="auto"/>
            <w:tcMar>
              <w:top w:w="100" w:type="dxa"/>
              <w:left w:w="100" w:type="dxa"/>
              <w:bottom w:w="100" w:type="dxa"/>
              <w:right w:w="100" w:type="dxa"/>
            </w:tcMar>
          </w:tcPr>
          <w:p w14:paraId="3162E8AE" w14:textId="39E5C71D"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4</w:t>
            </w:r>
          </w:p>
        </w:tc>
        <w:tc>
          <w:tcPr>
            <w:tcW w:w="11709" w:type="dxa"/>
            <w:shd w:val="clear" w:color="auto" w:fill="auto"/>
            <w:tcMar>
              <w:top w:w="100" w:type="dxa"/>
              <w:left w:w="100" w:type="dxa"/>
              <w:bottom w:w="100" w:type="dxa"/>
              <w:right w:w="100" w:type="dxa"/>
            </w:tcMar>
          </w:tcPr>
          <w:p w14:paraId="23510566" w14:textId="3C706B2D" w:rsidR="00481590" w:rsidRPr="004945E7"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Controla</w:t>
            </w:r>
            <w:r w:rsidR="0058732C" w:rsidRPr="00993055">
              <w:rPr>
                <w:rFonts w:ascii="Arial" w:hAnsi="Arial" w:cs="Arial"/>
                <w:color w:val="2C2C2C"/>
                <w:spacing w:val="2"/>
                <w:sz w:val="22"/>
                <w:szCs w:val="22"/>
              </w:rPr>
              <w:t>n</w:t>
            </w:r>
            <w:r w:rsidRPr="004945E7">
              <w:rPr>
                <w:rFonts w:ascii="Arial" w:hAnsi="Arial" w:cs="Arial"/>
                <w:color w:val="2C2C2C"/>
                <w:spacing w:val="2"/>
                <w:sz w:val="22"/>
                <w:szCs w:val="22"/>
              </w:rPr>
              <w:t xml:space="preserve"> el acceso a la información y aumentan su seguridad.</w:t>
            </w:r>
          </w:p>
        </w:tc>
      </w:tr>
      <w:tr w:rsidR="00481590" w:rsidRPr="00484BE7" w14:paraId="09B0C685" w14:textId="77777777" w:rsidTr="00A10ADC">
        <w:tc>
          <w:tcPr>
            <w:tcW w:w="1703" w:type="dxa"/>
            <w:shd w:val="clear" w:color="auto" w:fill="auto"/>
            <w:tcMar>
              <w:top w:w="100" w:type="dxa"/>
              <w:left w:w="100" w:type="dxa"/>
              <w:bottom w:w="100" w:type="dxa"/>
              <w:right w:w="100" w:type="dxa"/>
            </w:tcMar>
          </w:tcPr>
          <w:p w14:paraId="61F06CDA" w14:textId="088CC71E"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5</w:t>
            </w:r>
          </w:p>
        </w:tc>
        <w:tc>
          <w:tcPr>
            <w:tcW w:w="11709" w:type="dxa"/>
            <w:shd w:val="clear" w:color="auto" w:fill="auto"/>
            <w:tcMar>
              <w:top w:w="100" w:type="dxa"/>
              <w:left w:w="100" w:type="dxa"/>
              <w:bottom w:w="100" w:type="dxa"/>
              <w:right w:w="100" w:type="dxa"/>
            </w:tcMar>
          </w:tcPr>
          <w:p w14:paraId="39799E0A" w14:textId="638D8415" w:rsidR="00481590" w:rsidRPr="004945E7"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Garantizan la conservación de los documentos, con base en la relevancia de su información y tipificación documental.</w:t>
            </w:r>
          </w:p>
        </w:tc>
      </w:tr>
      <w:tr w:rsidR="00481590" w:rsidRPr="00484BE7" w14:paraId="1959642C" w14:textId="77777777" w:rsidTr="00A10ADC">
        <w:tc>
          <w:tcPr>
            <w:tcW w:w="1703" w:type="dxa"/>
            <w:shd w:val="clear" w:color="auto" w:fill="auto"/>
            <w:tcMar>
              <w:top w:w="100" w:type="dxa"/>
              <w:left w:w="100" w:type="dxa"/>
              <w:bottom w:w="100" w:type="dxa"/>
              <w:right w:w="100" w:type="dxa"/>
            </w:tcMar>
          </w:tcPr>
          <w:p w14:paraId="5DBC8A79" w14:textId="2FD48F5E" w:rsidR="00481590" w:rsidRPr="00B41677" w:rsidRDefault="00481590" w:rsidP="00484BE7">
            <w:pPr>
              <w:widowControl w:val="0"/>
              <w:pBdr>
                <w:top w:val="nil"/>
                <w:left w:val="nil"/>
                <w:bottom w:val="nil"/>
                <w:right w:val="nil"/>
                <w:between w:val="nil"/>
              </w:pBdr>
              <w:spacing w:before="40" w:after="40" w:line="276" w:lineRule="auto"/>
              <w:jc w:val="center"/>
              <w:rPr>
                <w:rFonts w:ascii="Arial" w:hAnsi="Arial" w:cs="Arial"/>
                <w:b/>
                <w:color w:val="000000" w:themeColor="text1"/>
                <w:sz w:val="22"/>
                <w:szCs w:val="22"/>
              </w:rPr>
            </w:pPr>
            <w:r w:rsidRPr="00934A99">
              <w:rPr>
                <w:rFonts w:ascii="Arial" w:hAnsi="Arial" w:cs="Arial"/>
                <w:b/>
                <w:color w:val="000000" w:themeColor="text1"/>
                <w:sz w:val="22"/>
                <w:szCs w:val="22"/>
              </w:rPr>
              <w:t>6</w:t>
            </w:r>
          </w:p>
        </w:tc>
        <w:tc>
          <w:tcPr>
            <w:tcW w:w="11709" w:type="dxa"/>
            <w:shd w:val="clear" w:color="auto" w:fill="auto"/>
            <w:tcMar>
              <w:top w:w="100" w:type="dxa"/>
              <w:left w:w="100" w:type="dxa"/>
              <w:bottom w:w="100" w:type="dxa"/>
              <w:right w:w="100" w:type="dxa"/>
            </w:tcMar>
          </w:tcPr>
          <w:p w14:paraId="4EF7F406" w14:textId="2186C3CD" w:rsidR="00481590" w:rsidRPr="004945E7" w:rsidRDefault="00A2108F" w:rsidP="00484BE7">
            <w:pPr>
              <w:spacing w:before="40" w:after="40" w:line="276" w:lineRule="auto"/>
              <w:rPr>
                <w:rFonts w:ascii="Arial" w:hAnsi="Arial" w:cs="Arial"/>
                <w:color w:val="2C2C2C"/>
                <w:spacing w:val="2"/>
                <w:sz w:val="22"/>
                <w:szCs w:val="22"/>
              </w:rPr>
            </w:pPr>
            <w:r w:rsidRPr="00EE1B4C">
              <w:rPr>
                <w:rFonts w:ascii="Arial" w:hAnsi="Arial" w:cs="Arial"/>
                <w:color w:val="2C2C2C"/>
                <w:spacing w:val="2"/>
                <w:sz w:val="22"/>
                <w:szCs w:val="22"/>
              </w:rPr>
              <w:t xml:space="preserve">Contribuyen al manejo </w:t>
            </w:r>
            <w:r w:rsidRPr="00993055">
              <w:rPr>
                <w:rFonts w:ascii="Arial" w:hAnsi="Arial" w:cs="Arial"/>
                <w:color w:val="2C2C2C"/>
                <w:spacing w:val="2"/>
                <w:sz w:val="22"/>
                <w:szCs w:val="22"/>
              </w:rPr>
              <w:t>integral de la información</w:t>
            </w:r>
            <w:r w:rsidR="0058732C" w:rsidRPr="004945E7">
              <w:rPr>
                <w:rFonts w:ascii="Arial" w:hAnsi="Arial" w:cs="Arial"/>
                <w:color w:val="2C2C2C"/>
                <w:spacing w:val="2"/>
                <w:sz w:val="22"/>
                <w:szCs w:val="22"/>
              </w:rPr>
              <w:t>.</w:t>
            </w:r>
          </w:p>
        </w:tc>
      </w:tr>
    </w:tbl>
    <w:p w14:paraId="5E22BD43" w14:textId="75C3AC59" w:rsidR="00FA4E5D" w:rsidRPr="00484BE7" w:rsidRDefault="00FA4E5D" w:rsidP="00484BE7">
      <w:pPr>
        <w:spacing w:before="40" w:after="40" w:line="276" w:lineRule="auto"/>
        <w:rPr>
          <w:rFonts w:ascii="Arial" w:hAnsi="Arial" w:cs="Arial"/>
          <w:sz w:val="22"/>
          <w:szCs w:val="22"/>
        </w:rPr>
      </w:pPr>
    </w:p>
    <w:p w14:paraId="19576EA9" w14:textId="6AEFA6CB" w:rsidR="00FA4E5D" w:rsidRPr="00B41677" w:rsidRDefault="00FA4E5D" w:rsidP="00484BE7">
      <w:pPr>
        <w:spacing w:before="40" w:after="40" w:line="276" w:lineRule="auto"/>
        <w:rPr>
          <w:rFonts w:ascii="Arial" w:hAnsi="Arial" w:cs="Arial"/>
          <w:b/>
          <w:color w:val="000000"/>
          <w:sz w:val="22"/>
          <w:szCs w:val="22"/>
        </w:rPr>
      </w:pPr>
      <w:r w:rsidRPr="00934A99">
        <w:rPr>
          <w:rFonts w:ascii="Arial" w:hAnsi="Arial" w:cs="Arial"/>
          <w:b/>
          <w:color w:val="000000"/>
          <w:sz w:val="22"/>
          <w:szCs w:val="22"/>
        </w:rPr>
        <w:t>Guías técnicas para la elaboración de la información documentada</w:t>
      </w:r>
    </w:p>
    <w:p w14:paraId="0AB995B0" w14:textId="49D6D50A" w:rsidR="00FA4E5D" w:rsidRDefault="00FA4E5D" w:rsidP="00484BE7">
      <w:pPr>
        <w:spacing w:before="40" w:after="40" w:line="276" w:lineRule="auto"/>
        <w:rPr>
          <w:rFonts w:ascii="Arial" w:hAnsi="Arial" w:cs="Arial"/>
          <w:color w:val="000000" w:themeColor="text1"/>
          <w:sz w:val="22"/>
          <w:szCs w:val="22"/>
        </w:rPr>
      </w:pPr>
    </w:p>
    <w:tbl>
      <w:tblPr>
        <w:tblW w:w="13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12510A" w:rsidRPr="00484BE7" w14:paraId="1C8631AC" w14:textId="77777777" w:rsidTr="00132C00">
        <w:trPr>
          <w:trHeight w:val="444"/>
        </w:trPr>
        <w:tc>
          <w:tcPr>
            <w:tcW w:w="13422" w:type="dxa"/>
            <w:shd w:val="clear" w:color="auto" w:fill="8DB3E2"/>
          </w:tcPr>
          <w:p w14:paraId="14625C93" w14:textId="77777777" w:rsidR="0012510A" w:rsidRPr="00484BE7" w:rsidRDefault="0012510A" w:rsidP="00132C00">
            <w:pPr>
              <w:pStyle w:val="Heading1"/>
              <w:spacing w:before="40" w:after="40"/>
              <w:jc w:val="center"/>
              <w:rPr>
                <w:color w:val="000000" w:themeColor="text1"/>
                <w:sz w:val="22"/>
                <w:szCs w:val="22"/>
              </w:rPr>
            </w:pPr>
            <w:r w:rsidRPr="00484BE7">
              <w:rPr>
                <w:color w:val="000000" w:themeColor="text1"/>
                <w:sz w:val="22"/>
                <w:szCs w:val="22"/>
              </w:rPr>
              <w:t>Cuadro de texto</w:t>
            </w:r>
          </w:p>
        </w:tc>
      </w:tr>
      <w:tr w:rsidR="0012510A" w:rsidRPr="00484BE7" w14:paraId="3457C0CA" w14:textId="77777777" w:rsidTr="00132C00">
        <w:tc>
          <w:tcPr>
            <w:tcW w:w="13422" w:type="dxa"/>
          </w:tcPr>
          <w:p w14:paraId="632C44C9" w14:textId="0F2DC664" w:rsidR="0012510A" w:rsidRPr="00675E49" w:rsidRDefault="0012510A" w:rsidP="00132C00">
            <w:pPr>
              <w:spacing w:before="40" w:after="40" w:line="276" w:lineRule="auto"/>
              <w:jc w:val="both"/>
              <w:rPr>
                <w:rFonts w:ascii="Arial" w:hAnsi="Arial" w:cs="Arial"/>
                <w:color w:val="000000" w:themeColor="text1"/>
                <w:sz w:val="22"/>
                <w:szCs w:val="22"/>
              </w:rPr>
            </w:pPr>
            <w:r>
              <w:rPr>
                <w:rFonts w:ascii="Arial" w:hAnsi="Arial" w:cs="Arial"/>
                <w:bCs/>
                <w:color w:val="000000"/>
                <w:sz w:val="22"/>
                <w:szCs w:val="22"/>
              </w:rPr>
              <w:t>U</w:t>
            </w:r>
            <w:r w:rsidRPr="00993055">
              <w:rPr>
                <w:rFonts w:ascii="Arial" w:hAnsi="Arial" w:cs="Arial"/>
                <w:bCs/>
                <w:color w:val="000000"/>
                <w:sz w:val="22"/>
                <w:szCs w:val="22"/>
              </w:rPr>
              <w:t xml:space="preserve">na guía técnica para la elaboración documental, es un </w:t>
            </w:r>
            <w:r w:rsidRPr="004945E7">
              <w:rPr>
                <w:rFonts w:ascii="Arial" w:hAnsi="Arial" w:cs="Arial"/>
                <w:bCs/>
                <w:color w:val="000000"/>
                <w:sz w:val="22"/>
                <w:szCs w:val="22"/>
              </w:rPr>
              <w:t>documento oficial en el que se establecen los criterios y lineamientos relacionados con la documentación, enmarcado en el Sistema de Gestión Documental</w:t>
            </w:r>
            <w:r>
              <w:rPr>
                <w:rFonts w:ascii="Arial" w:hAnsi="Arial" w:cs="Arial"/>
                <w:bCs/>
                <w:color w:val="000000"/>
                <w:sz w:val="22"/>
                <w:szCs w:val="22"/>
              </w:rPr>
              <w:t>;</w:t>
            </w:r>
            <w:r w:rsidRPr="004945E7">
              <w:rPr>
                <w:rFonts w:ascii="Arial" w:hAnsi="Arial" w:cs="Arial"/>
                <w:bCs/>
                <w:color w:val="000000"/>
                <w:sz w:val="22"/>
                <w:szCs w:val="22"/>
              </w:rPr>
              <w:t xml:space="preserve"> de esta forma</w:t>
            </w:r>
            <w:r w:rsidR="00E10A37">
              <w:rPr>
                <w:rFonts w:ascii="Arial" w:hAnsi="Arial" w:cs="Arial"/>
                <w:bCs/>
                <w:color w:val="000000"/>
                <w:sz w:val="22"/>
                <w:szCs w:val="22"/>
              </w:rPr>
              <w:t>,</w:t>
            </w:r>
            <w:r w:rsidRPr="004945E7">
              <w:rPr>
                <w:rFonts w:ascii="Arial" w:hAnsi="Arial" w:cs="Arial"/>
                <w:bCs/>
                <w:color w:val="000000"/>
                <w:sz w:val="22"/>
                <w:szCs w:val="22"/>
              </w:rPr>
              <w:t xml:space="preserve"> se garantiza la estandarización del proceso.</w:t>
            </w:r>
          </w:p>
        </w:tc>
      </w:tr>
    </w:tbl>
    <w:p w14:paraId="722BC646" w14:textId="77777777" w:rsidR="0012510A" w:rsidRPr="00934A99" w:rsidRDefault="0012510A" w:rsidP="00484BE7">
      <w:pPr>
        <w:spacing w:before="40" w:after="40" w:line="276" w:lineRule="auto"/>
        <w:rPr>
          <w:rFonts w:ascii="Arial" w:hAnsi="Arial" w:cs="Arial"/>
          <w:color w:val="000000" w:themeColor="text1"/>
          <w:sz w:val="22"/>
          <w:szCs w:val="22"/>
        </w:rPr>
      </w:pPr>
    </w:p>
    <w:tbl>
      <w:tblPr>
        <w:tblStyle w:val="afffb"/>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1"/>
        <w:gridCol w:w="9311"/>
      </w:tblGrid>
      <w:tr w:rsidR="009D1C7C" w:rsidRPr="00484BE7" w14:paraId="1CEE678D" w14:textId="77777777" w:rsidTr="0029489B">
        <w:tc>
          <w:tcPr>
            <w:tcW w:w="4101" w:type="dxa"/>
            <w:shd w:val="clear" w:color="auto" w:fill="C9DAF8"/>
            <w:tcMar>
              <w:top w:w="100" w:type="dxa"/>
              <w:left w:w="100" w:type="dxa"/>
              <w:bottom w:w="100" w:type="dxa"/>
              <w:right w:w="100" w:type="dxa"/>
            </w:tcMar>
          </w:tcPr>
          <w:p w14:paraId="14F028FE" w14:textId="77777777" w:rsidR="009D1C7C" w:rsidRPr="00993055" w:rsidRDefault="009D1C7C" w:rsidP="00484BE7">
            <w:pPr>
              <w:widowControl w:val="0"/>
              <w:spacing w:before="40" w:after="40" w:line="276" w:lineRule="auto"/>
              <w:rPr>
                <w:rFonts w:ascii="Arial" w:hAnsi="Arial" w:cs="Arial"/>
                <w:b/>
                <w:color w:val="000000" w:themeColor="text1"/>
                <w:sz w:val="22"/>
                <w:szCs w:val="22"/>
              </w:rPr>
            </w:pPr>
            <w:r w:rsidRPr="00EE1B4C">
              <w:rPr>
                <w:rFonts w:ascii="Arial" w:hAnsi="Arial" w:cs="Arial"/>
                <w:b/>
                <w:color w:val="000000" w:themeColor="text1"/>
                <w:sz w:val="22"/>
                <w:szCs w:val="22"/>
              </w:rPr>
              <w:t>Tipo de recurso</w:t>
            </w:r>
          </w:p>
        </w:tc>
        <w:tc>
          <w:tcPr>
            <w:tcW w:w="9311" w:type="dxa"/>
            <w:shd w:val="clear" w:color="auto" w:fill="C9DAF8"/>
            <w:tcMar>
              <w:top w:w="100" w:type="dxa"/>
              <w:left w:w="100" w:type="dxa"/>
              <w:bottom w:w="100" w:type="dxa"/>
              <w:right w:w="100" w:type="dxa"/>
            </w:tcMar>
          </w:tcPr>
          <w:p w14:paraId="5C61545D" w14:textId="77777777" w:rsidR="009D1C7C" w:rsidRPr="006A0ABA" w:rsidRDefault="009D1C7C" w:rsidP="00484BE7">
            <w:pPr>
              <w:pStyle w:val="Title"/>
              <w:widowControl w:val="0"/>
              <w:spacing w:before="40" w:after="40"/>
              <w:jc w:val="center"/>
              <w:rPr>
                <w:color w:val="000000" w:themeColor="text1"/>
                <w:sz w:val="22"/>
                <w:szCs w:val="22"/>
              </w:rPr>
            </w:pPr>
            <w:bookmarkStart w:id="57" w:name="_heading=h.2p2csry" w:colFirst="0" w:colLast="0"/>
            <w:bookmarkEnd w:id="57"/>
            <w:r w:rsidRPr="004945E7">
              <w:rPr>
                <w:color w:val="000000" w:themeColor="text1"/>
                <w:sz w:val="22"/>
                <w:szCs w:val="22"/>
              </w:rPr>
              <w:t>Tarjetas Conectadas</w:t>
            </w:r>
          </w:p>
        </w:tc>
      </w:tr>
      <w:tr w:rsidR="009D1C7C" w:rsidRPr="00484BE7" w14:paraId="037E25E3" w14:textId="77777777" w:rsidTr="0029489B">
        <w:tc>
          <w:tcPr>
            <w:tcW w:w="4101" w:type="dxa"/>
            <w:shd w:val="clear" w:color="auto" w:fill="auto"/>
            <w:tcMar>
              <w:top w:w="100" w:type="dxa"/>
              <w:left w:w="100" w:type="dxa"/>
              <w:bottom w:w="100" w:type="dxa"/>
              <w:right w:w="100" w:type="dxa"/>
            </w:tcMar>
          </w:tcPr>
          <w:p w14:paraId="0107580E" w14:textId="77777777" w:rsidR="009D1C7C" w:rsidRPr="0012510A" w:rsidRDefault="009D1C7C" w:rsidP="00484BE7">
            <w:pPr>
              <w:widowControl w:val="0"/>
              <w:spacing w:before="40" w:after="40" w:line="276" w:lineRule="auto"/>
              <w:rPr>
                <w:rFonts w:ascii="Arial" w:hAnsi="Arial" w:cs="Arial"/>
                <w:b/>
                <w:color w:val="000000" w:themeColor="text1"/>
                <w:sz w:val="22"/>
                <w:szCs w:val="22"/>
              </w:rPr>
            </w:pPr>
            <w:r w:rsidRPr="0012510A">
              <w:rPr>
                <w:rFonts w:ascii="Arial" w:hAnsi="Arial" w:cs="Arial"/>
                <w:b/>
                <w:color w:val="000000" w:themeColor="text1"/>
                <w:sz w:val="22"/>
                <w:szCs w:val="22"/>
              </w:rPr>
              <w:t>Introducción</w:t>
            </w:r>
          </w:p>
        </w:tc>
        <w:tc>
          <w:tcPr>
            <w:tcW w:w="9311" w:type="dxa"/>
            <w:shd w:val="clear" w:color="auto" w:fill="auto"/>
            <w:tcMar>
              <w:top w:w="100" w:type="dxa"/>
              <w:left w:w="100" w:type="dxa"/>
              <w:bottom w:w="100" w:type="dxa"/>
              <w:right w:w="100" w:type="dxa"/>
            </w:tcMar>
          </w:tcPr>
          <w:p w14:paraId="11C9BDAC" w14:textId="2F14BA77" w:rsidR="009D1C7C" w:rsidRPr="0012510A" w:rsidRDefault="00B03EE1" w:rsidP="00484BE7">
            <w:pPr>
              <w:spacing w:before="40" w:after="40" w:line="276" w:lineRule="auto"/>
              <w:rPr>
                <w:rFonts w:ascii="Arial" w:hAnsi="Arial" w:cs="Arial"/>
                <w:bCs/>
                <w:color w:val="000000"/>
                <w:sz w:val="22"/>
                <w:szCs w:val="22"/>
              </w:rPr>
            </w:pPr>
            <w:r w:rsidRPr="0012510A">
              <w:rPr>
                <w:rFonts w:ascii="Arial" w:hAnsi="Arial" w:cs="Arial"/>
                <w:bCs/>
                <w:color w:val="000000"/>
                <w:sz w:val="22"/>
                <w:szCs w:val="22"/>
              </w:rPr>
              <w:t>L</w:t>
            </w:r>
            <w:r w:rsidR="0029489B" w:rsidRPr="0012510A">
              <w:rPr>
                <w:rFonts w:ascii="Arial" w:hAnsi="Arial" w:cs="Arial"/>
                <w:bCs/>
                <w:color w:val="000000"/>
                <w:sz w:val="22"/>
                <w:szCs w:val="22"/>
              </w:rPr>
              <w:t xml:space="preserve">a guía debe contemplar elementos tales como: </w:t>
            </w:r>
          </w:p>
        </w:tc>
      </w:tr>
      <w:tr w:rsidR="009D1C7C" w:rsidRPr="00484BE7" w14:paraId="60E2BA16" w14:textId="77777777" w:rsidTr="00A10ADC">
        <w:trPr>
          <w:trHeight w:val="420"/>
        </w:trPr>
        <w:tc>
          <w:tcPr>
            <w:tcW w:w="13412" w:type="dxa"/>
            <w:gridSpan w:val="2"/>
            <w:shd w:val="clear" w:color="auto" w:fill="auto"/>
            <w:tcMar>
              <w:top w:w="100" w:type="dxa"/>
              <w:left w:w="100" w:type="dxa"/>
              <w:bottom w:w="100" w:type="dxa"/>
              <w:right w:w="100" w:type="dxa"/>
            </w:tcMar>
          </w:tcPr>
          <w:p w14:paraId="65AAFBE8" w14:textId="427CE06F" w:rsidR="009D1C7C" w:rsidRPr="00934A99" w:rsidRDefault="00F60F02" w:rsidP="00484BE7">
            <w:pPr>
              <w:widowControl w:val="0"/>
              <w:spacing w:before="40" w:after="40" w:line="276" w:lineRule="auto"/>
              <w:jc w:val="center"/>
              <w:rPr>
                <w:rFonts w:ascii="Arial" w:hAnsi="Arial" w:cs="Arial"/>
                <w:color w:val="000000" w:themeColor="text1"/>
                <w:sz w:val="22"/>
                <w:szCs w:val="22"/>
              </w:rPr>
            </w:pPr>
            <w:commentRangeStart w:id="58"/>
            <w:r w:rsidRPr="00934A99">
              <w:rPr>
                <w:rFonts w:ascii="Arial" w:hAnsi="Arial" w:cs="Arial"/>
                <w:noProof/>
                <w:color w:val="000000" w:themeColor="text1"/>
                <w:sz w:val="22"/>
                <w:szCs w:val="22"/>
              </w:rPr>
              <w:drawing>
                <wp:inline distT="0" distB="0" distL="0" distR="0" wp14:anchorId="4BBACB9B" wp14:editId="2A414895">
                  <wp:extent cx="2997200" cy="1344793"/>
                  <wp:effectExtent l="0" t="0" r="0" b="190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26546" cy="1357960"/>
                          </a:xfrm>
                          <a:prstGeom prst="rect">
                            <a:avLst/>
                          </a:prstGeom>
                        </pic:spPr>
                      </pic:pic>
                    </a:graphicData>
                  </a:graphic>
                </wp:inline>
              </w:drawing>
            </w:r>
            <w:commentRangeEnd w:id="58"/>
            <w:r w:rsidRPr="00484BE7">
              <w:rPr>
                <w:rStyle w:val="CommentReference"/>
                <w:rFonts w:ascii="Arial" w:eastAsia="Arial" w:hAnsi="Arial" w:cs="Arial"/>
                <w:sz w:val="22"/>
                <w:szCs w:val="22"/>
                <w:lang w:val="es" w:eastAsia="es-CO"/>
              </w:rPr>
              <w:commentReference w:id="58"/>
            </w:r>
          </w:p>
          <w:p w14:paraId="6B8ED087" w14:textId="387C653C" w:rsidR="009D1C7C" w:rsidRPr="004945E7" w:rsidRDefault="009D1C7C" w:rsidP="00484BE7">
            <w:pPr>
              <w:widowControl w:val="0"/>
              <w:spacing w:before="40" w:after="40" w:line="276" w:lineRule="auto"/>
              <w:jc w:val="center"/>
              <w:rPr>
                <w:rFonts w:ascii="Arial" w:hAnsi="Arial" w:cs="Arial"/>
                <w:b/>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135401_i3</w:t>
            </w:r>
            <w:r w:rsidRPr="004945E7">
              <w:rPr>
                <w:rFonts w:ascii="Arial" w:hAnsi="Arial" w:cs="Arial"/>
                <w:color w:val="000000" w:themeColor="text1"/>
                <w:sz w:val="22"/>
                <w:szCs w:val="22"/>
              </w:rPr>
              <w:t>9</w:t>
            </w:r>
          </w:p>
        </w:tc>
      </w:tr>
      <w:tr w:rsidR="009D1C7C" w:rsidRPr="00484BE7" w14:paraId="30AC5440" w14:textId="77777777" w:rsidTr="0029489B">
        <w:tc>
          <w:tcPr>
            <w:tcW w:w="4101" w:type="dxa"/>
            <w:shd w:val="clear" w:color="auto" w:fill="auto"/>
            <w:tcMar>
              <w:top w:w="100" w:type="dxa"/>
              <w:left w:w="100" w:type="dxa"/>
              <w:bottom w:w="100" w:type="dxa"/>
              <w:right w:w="100" w:type="dxa"/>
            </w:tcMar>
          </w:tcPr>
          <w:p w14:paraId="11FDAB1F" w14:textId="3BBB81A5"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59"/>
            <w:r w:rsidRPr="00934A99">
              <w:rPr>
                <w:rFonts w:ascii="Arial" w:hAnsi="Arial" w:cs="Arial"/>
                <w:noProof/>
                <w:color w:val="000000" w:themeColor="text1"/>
                <w:sz w:val="22"/>
                <w:szCs w:val="22"/>
              </w:rPr>
              <w:lastRenderedPageBreak/>
              <w:drawing>
                <wp:inline distT="0" distB="0" distL="0" distR="0" wp14:anchorId="23695FD9" wp14:editId="5CC80432">
                  <wp:extent cx="895350" cy="9550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02516" cy="962669"/>
                          </a:xfrm>
                          <a:prstGeom prst="rect">
                            <a:avLst/>
                          </a:prstGeom>
                        </pic:spPr>
                      </pic:pic>
                    </a:graphicData>
                  </a:graphic>
                </wp:inline>
              </w:drawing>
            </w:r>
            <w:commentRangeEnd w:id="59"/>
            <w:r w:rsidRPr="00484BE7">
              <w:rPr>
                <w:rStyle w:val="CommentReference"/>
                <w:rFonts w:ascii="Arial" w:eastAsia="Arial" w:hAnsi="Arial" w:cs="Arial"/>
                <w:sz w:val="22"/>
                <w:szCs w:val="22"/>
                <w:lang w:val="es" w:eastAsia="es-CO"/>
              </w:rPr>
              <w:commentReference w:id="59"/>
            </w:r>
          </w:p>
          <w:p w14:paraId="4B9A8154" w14:textId="498247C5"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40</w:t>
            </w:r>
          </w:p>
        </w:tc>
        <w:tc>
          <w:tcPr>
            <w:tcW w:w="9311" w:type="dxa"/>
            <w:shd w:val="clear" w:color="auto" w:fill="auto"/>
            <w:tcMar>
              <w:top w:w="100" w:type="dxa"/>
              <w:left w:w="100" w:type="dxa"/>
              <w:bottom w:w="100" w:type="dxa"/>
              <w:right w:w="100" w:type="dxa"/>
            </w:tcMar>
          </w:tcPr>
          <w:p w14:paraId="42E63DFD" w14:textId="45888CA5" w:rsidR="00B03EE1" w:rsidRPr="006C6F85" w:rsidRDefault="00B03EE1" w:rsidP="00484BE7">
            <w:pPr>
              <w:spacing w:before="40" w:after="40" w:line="276" w:lineRule="auto"/>
              <w:rPr>
                <w:rFonts w:ascii="Arial" w:hAnsi="Arial" w:cs="Arial"/>
                <w:bCs/>
                <w:sz w:val="22"/>
                <w:szCs w:val="22"/>
              </w:rPr>
            </w:pPr>
            <w:r w:rsidRPr="006C6F85">
              <w:rPr>
                <w:rFonts w:ascii="Arial" w:hAnsi="Arial" w:cs="Arial"/>
                <w:b/>
                <w:sz w:val="22"/>
                <w:szCs w:val="22"/>
              </w:rPr>
              <w:t>Objetivo</w:t>
            </w:r>
            <w:r w:rsidRPr="006C6F85">
              <w:rPr>
                <w:rFonts w:ascii="Arial" w:hAnsi="Arial" w:cs="Arial"/>
                <w:bCs/>
                <w:sz w:val="22"/>
                <w:szCs w:val="22"/>
              </w:rPr>
              <w:t xml:space="preserve"> </w:t>
            </w:r>
          </w:p>
          <w:p w14:paraId="66BB0B45" w14:textId="15E4FAB0" w:rsidR="009D1C7C" w:rsidRPr="00484BE7" w:rsidRDefault="00B03EE1" w:rsidP="00484BE7">
            <w:pPr>
              <w:spacing w:before="40" w:after="40" w:line="276" w:lineRule="auto"/>
              <w:rPr>
                <w:rFonts w:ascii="Arial" w:hAnsi="Arial" w:cs="Arial"/>
                <w:bCs/>
                <w:sz w:val="22"/>
                <w:szCs w:val="22"/>
              </w:rPr>
            </w:pPr>
            <w:r w:rsidRPr="00F30210">
              <w:rPr>
                <w:rFonts w:ascii="Arial" w:hAnsi="Arial" w:cs="Arial"/>
                <w:bCs/>
                <w:sz w:val="22"/>
                <w:szCs w:val="22"/>
              </w:rPr>
              <w:t>Establece el propósito con el que fue formulada la guía.</w:t>
            </w:r>
            <w:r w:rsidRPr="00484BE7">
              <w:rPr>
                <w:rFonts w:ascii="Arial" w:hAnsi="Arial" w:cs="Arial"/>
                <w:bCs/>
                <w:sz w:val="22"/>
                <w:szCs w:val="22"/>
              </w:rPr>
              <w:t xml:space="preserve"> </w:t>
            </w:r>
          </w:p>
        </w:tc>
      </w:tr>
      <w:tr w:rsidR="009D1C7C" w:rsidRPr="00484BE7" w14:paraId="5AF226D9" w14:textId="77777777" w:rsidTr="0029489B">
        <w:tc>
          <w:tcPr>
            <w:tcW w:w="4101" w:type="dxa"/>
            <w:shd w:val="clear" w:color="auto" w:fill="auto"/>
            <w:tcMar>
              <w:top w:w="100" w:type="dxa"/>
              <w:left w:w="100" w:type="dxa"/>
              <w:bottom w:w="100" w:type="dxa"/>
              <w:right w:w="100" w:type="dxa"/>
            </w:tcMar>
          </w:tcPr>
          <w:p w14:paraId="52D8A6BE" w14:textId="0A8F9A6B"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60"/>
            <w:r w:rsidRPr="00934A99">
              <w:rPr>
                <w:rFonts w:ascii="Arial" w:hAnsi="Arial" w:cs="Arial"/>
                <w:noProof/>
                <w:color w:val="000000" w:themeColor="text1"/>
                <w:sz w:val="22"/>
                <w:szCs w:val="22"/>
              </w:rPr>
              <w:drawing>
                <wp:inline distT="0" distB="0" distL="0" distR="0" wp14:anchorId="42239FA9" wp14:editId="59B55CA0">
                  <wp:extent cx="965200" cy="102953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76862" cy="1041969"/>
                          </a:xfrm>
                          <a:prstGeom prst="rect">
                            <a:avLst/>
                          </a:prstGeom>
                        </pic:spPr>
                      </pic:pic>
                    </a:graphicData>
                  </a:graphic>
                </wp:inline>
              </w:drawing>
            </w:r>
            <w:commentRangeEnd w:id="60"/>
            <w:r w:rsidRPr="00484BE7">
              <w:rPr>
                <w:rStyle w:val="CommentReference"/>
                <w:rFonts w:ascii="Arial" w:eastAsia="Arial" w:hAnsi="Arial" w:cs="Arial"/>
                <w:sz w:val="22"/>
                <w:szCs w:val="22"/>
                <w:lang w:val="es" w:eastAsia="es-CO"/>
              </w:rPr>
              <w:commentReference w:id="60"/>
            </w:r>
          </w:p>
          <w:p w14:paraId="5C81B817" w14:textId="49BC0DA1"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41</w:t>
            </w:r>
          </w:p>
        </w:tc>
        <w:tc>
          <w:tcPr>
            <w:tcW w:w="9311" w:type="dxa"/>
            <w:shd w:val="clear" w:color="auto" w:fill="auto"/>
            <w:tcMar>
              <w:top w:w="100" w:type="dxa"/>
              <w:left w:w="100" w:type="dxa"/>
              <w:bottom w:w="100" w:type="dxa"/>
              <w:right w:w="100" w:type="dxa"/>
            </w:tcMar>
          </w:tcPr>
          <w:p w14:paraId="2592ACDB" w14:textId="22887FF8" w:rsidR="00743265" w:rsidRPr="006C6F85" w:rsidRDefault="00685021" w:rsidP="00484BE7">
            <w:pPr>
              <w:spacing w:before="40" w:after="40" w:line="276" w:lineRule="auto"/>
              <w:rPr>
                <w:rFonts w:ascii="Arial" w:hAnsi="Arial" w:cs="Arial"/>
                <w:bCs/>
                <w:sz w:val="22"/>
                <w:szCs w:val="22"/>
              </w:rPr>
            </w:pPr>
            <w:r w:rsidRPr="006C6F85">
              <w:rPr>
                <w:rFonts w:ascii="Arial" w:hAnsi="Arial" w:cs="Arial"/>
                <w:b/>
                <w:sz w:val="22"/>
                <w:szCs w:val="22"/>
              </w:rPr>
              <w:t>Alcance</w:t>
            </w:r>
            <w:r w:rsidRPr="006C6F85">
              <w:rPr>
                <w:rFonts w:ascii="Arial" w:hAnsi="Arial" w:cs="Arial"/>
                <w:bCs/>
                <w:sz w:val="22"/>
                <w:szCs w:val="22"/>
              </w:rPr>
              <w:t xml:space="preserve"> </w:t>
            </w:r>
          </w:p>
          <w:p w14:paraId="0A863D81" w14:textId="7996B460" w:rsidR="009D1C7C" w:rsidRPr="005831C8" w:rsidRDefault="00685021" w:rsidP="00484BE7">
            <w:pPr>
              <w:spacing w:before="40" w:after="40" w:line="276" w:lineRule="auto"/>
              <w:rPr>
                <w:rFonts w:ascii="Arial" w:hAnsi="Arial" w:cs="Arial"/>
                <w:bCs/>
                <w:sz w:val="22"/>
                <w:szCs w:val="22"/>
              </w:rPr>
            </w:pPr>
            <w:r w:rsidRPr="00F30210">
              <w:rPr>
                <w:rFonts w:ascii="Arial" w:hAnsi="Arial" w:cs="Arial"/>
                <w:bCs/>
                <w:sz w:val="22"/>
                <w:szCs w:val="22"/>
              </w:rPr>
              <w:t>Determina su ámbito de aplicación.</w:t>
            </w:r>
          </w:p>
        </w:tc>
      </w:tr>
      <w:tr w:rsidR="009D1C7C" w:rsidRPr="00484BE7" w14:paraId="7C6A741D" w14:textId="77777777" w:rsidTr="0029489B">
        <w:tc>
          <w:tcPr>
            <w:tcW w:w="4101" w:type="dxa"/>
            <w:shd w:val="clear" w:color="auto" w:fill="auto"/>
            <w:tcMar>
              <w:top w:w="100" w:type="dxa"/>
              <w:left w:w="100" w:type="dxa"/>
              <w:bottom w:w="100" w:type="dxa"/>
              <w:right w:w="100" w:type="dxa"/>
            </w:tcMar>
          </w:tcPr>
          <w:p w14:paraId="40D19C7D" w14:textId="5BB5EED1"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61"/>
            <w:r w:rsidRPr="00934A99">
              <w:rPr>
                <w:rFonts w:ascii="Arial" w:hAnsi="Arial" w:cs="Arial"/>
                <w:noProof/>
                <w:color w:val="000000" w:themeColor="text1"/>
                <w:sz w:val="22"/>
                <w:szCs w:val="22"/>
              </w:rPr>
              <w:drawing>
                <wp:inline distT="0" distB="0" distL="0" distR="0" wp14:anchorId="6D97B073" wp14:editId="501B9F8A">
                  <wp:extent cx="1028700" cy="1097263"/>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47089" cy="1116878"/>
                          </a:xfrm>
                          <a:prstGeom prst="rect">
                            <a:avLst/>
                          </a:prstGeom>
                        </pic:spPr>
                      </pic:pic>
                    </a:graphicData>
                  </a:graphic>
                </wp:inline>
              </w:drawing>
            </w:r>
            <w:commentRangeEnd w:id="61"/>
            <w:r w:rsidRPr="00484BE7">
              <w:rPr>
                <w:rStyle w:val="CommentReference"/>
                <w:rFonts w:ascii="Arial" w:eastAsia="Arial" w:hAnsi="Arial" w:cs="Arial"/>
                <w:sz w:val="22"/>
                <w:szCs w:val="22"/>
                <w:lang w:val="es" w:eastAsia="es-CO"/>
              </w:rPr>
              <w:commentReference w:id="61"/>
            </w:r>
          </w:p>
          <w:p w14:paraId="446D4DEA" w14:textId="726A2123"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42</w:t>
            </w:r>
          </w:p>
        </w:tc>
        <w:tc>
          <w:tcPr>
            <w:tcW w:w="9311" w:type="dxa"/>
            <w:shd w:val="clear" w:color="auto" w:fill="auto"/>
            <w:tcMar>
              <w:top w:w="100" w:type="dxa"/>
              <w:left w:w="100" w:type="dxa"/>
              <w:bottom w:w="100" w:type="dxa"/>
              <w:right w:w="100" w:type="dxa"/>
            </w:tcMar>
          </w:tcPr>
          <w:p w14:paraId="1B27BF15" w14:textId="69A20164" w:rsidR="00743265" w:rsidRPr="00F30210" w:rsidRDefault="00685021" w:rsidP="00484BE7">
            <w:pPr>
              <w:spacing w:before="40" w:after="40" w:line="276" w:lineRule="auto"/>
              <w:rPr>
                <w:rFonts w:ascii="Arial" w:hAnsi="Arial" w:cs="Arial"/>
                <w:bCs/>
                <w:sz w:val="22"/>
                <w:szCs w:val="22"/>
              </w:rPr>
            </w:pPr>
            <w:r w:rsidRPr="006C6F85">
              <w:rPr>
                <w:rFonts w:ascii="Arial" w:hAnsi="Arial" w:cs="Arial"/>
                <w:b/>
                <w:sz w:val="22"/>
                <w:szCs w:val="22"/>
              </w:rPr>
              <w:t xml:space="preserve">Marco </w:t>
            </w:r>
            <w:r w:rsidR="00743265" w:rsidRPr="006C6F85">
              <w:rPr>
                <w:rFonts w:ascii="Arial" w:hAnsi="Arial" w:cs="Arial"/>
                <w:b/>
                <w:sz w:val="22"/>
                <w:szCs w:val="22"/>
              </w:rPr>
              <w:t>l</w:t>
            </w:r>
            <w:r w:rsidRPr="006C6F85">
              <w:rPr>
                <w:rFonts w:ascii="Arial" w:hAnsi="Arial" w:cs="Arial"/>
                <w:b/>
                <w:sz w:val="22"/>
                <w:szCs w:val="22"/>
              </w:rPr>
              <w:t>egal</w:t>
            </w:r>
            <w:r w:rsidRPr="006C6F85">
              <w:rPr>
                <w:rFonts w:ascii="Arial" w:hAnsi="Arial" w:cs="Arial"/>
                <w:bCs/>
                <w:sz w:val="22"/>
                <w:szCs w:val="22"/>
              </w:rPr>
              <w:t xml:space="preserve"> </w:t>
            </w:r>
          </w:p>
          <w:p w14:paraId="7404EFA5" w14:textId="2EFF81EA" w:rsidR="00685021" w:rsidRPr="005831C8" w:rsidRDefault="00685021" w:rsidP="00484BE7">
            <w:pPr>
              <w:spacing w:before="40" w:after="40" w:line="276" w:lineRule="auto"/>
              <w:rPr>
                <w:rFonts w:ascii="Arial" w:hAnsi="Arial" w:cs="Arial"/>
                <w:b/>
                <w:sz w:val="22"/>
                <w:szCs w:val="22"/>
              </w:rPr>
            </w:pPr>
            <w:r w:rsidRPr="005831C8">
              <w:rPr>
                <w:rFonts w:ascii="Arial" w:hAnsi="Arial" w:cs="Arial"/>
                <w:bCs/>
                <w:sz w:val="22"/>
                <w:szCs w:val="22"/>
              </w:rPr>
              <w:t>Menciona la normativa gubernamental e interna a la que responde la guía.</w:t>
            </w:r>
          </w:p>
        </w:tc>
      </w:tr>
      <w:tr w:rsidR="009D1C7C" w:rsidRPr="00484BE7" w14:paraId="6F16478B" w14:textId="77777777" w:rsidTr="0029489B">
        <w:tc>
          <w:tcPr>
            <w:tcW w:w="4101" w:type="dxa"/>
            <w:shd w:val="clear" w:color="auto" w:fill="auto"/>
            <w:tcMar>
              <w:top w:w="100" w:type="dxa"/>
              <w:left w:w="100" w:type="dxa"/>
              <w:bottom w:w="100" w:type="dxa"/>
              <w:right w:w="100" w:type="dxa"/>
            </w:tcMar>
          </w:tcPr>
          <w:p w14:paraId="57716863" w14:textId="466084EF"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62"/>
            <w:r w:rsidRPr="00934A99">
              <w:rPr>
                <w:rFonts w:ascii="Arial" w:hAnsi="Arial" w:cs="Arial"/>
                <w:noProof/>
                <w:color w:val="000000" w:themeColor="text1"/>
                <w:sz w:val="22"/>
                <w:szCs w:val="22"/>
              </w:rPr>
              <w:lastRenderedPageBreak/>
              <w:drawing>
                <wp:inline distT="0" distB="0" distL="0" distR="0" wp14:anchorId="7FD89B10" wp14:editId="09AD3E31">
                  <wp:extent cx="1308100" cy="960034"/>
                  <wp:effectExtent l="0" t="0" r="0" b="571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15767" cy="965661"/>
                          </a:xfrm>
                          <a:prstGeom prst="rect">
                            <a:avLst/>
                          </a:prstGeom>
                        </pic:spPr>
                      </pic:pic>
                    </a:graphicData>
                  </a:graphic>
                </wp:inline>
              </w:drawing>
            </w:r>
            <w:commentRangeEnd w:id="62"/>
            <w:r w:rsidRPr="00484BE7">
              <w:rPr>
                <w:rStyle w:val="CommentReference"/>
                <w:rFonts w:ascii="Arial" w:eastAsia="Arial" w:hAnsi="Arial" w:cs="Arial"/>
                <w:sz w:val="22"/>
                <w:szCs w:val="22"/>
                <w:lang w:val="es" w:eastAsia="es-CO"/>
              </w:rPr>
              <w:commentReference w:id="62"/>
            </w:r>
          </w:p>
          <w:p w14:paraId="34BE8B5C" w14:textId="706867CF"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43</w:t>
            </w:r>
          </w:p>
        </w:tc>
        <w:tc>
          <w:tcPr>
            <w:tcW w:w="9311" w:type="dxa"/>
            <w:shd w:val="clear" w:color="auto" w:fill="auto"/>
            <w:tcMar>
              <w:top w:w="100" w:type="dxa"/>
              <w:left w:w="100" w:type="dxa"/>
              <w:bottom w:w="100" w:type="dxa"/>
              <w:right w:w="100" w:type="dxa"/>
            </w:tcMar>
          </w:tcPr>
          <w:p w14:paraId="3676622A" w14:textId="6467564D" w:rsidR="004D103C" w:rsidRPr="00F30210" w:rsidRDefault="00685021" w:rsidP="00484BE7">
            <w:pPr>
              <w:spacing w:before="40" w:after="40" w:line="276" w:lineRule="auto"/>
              <w:rPr>
                <w:rFonts w:ascii="Arial" w:hAnsi="Arial" w:cs="Arial"/>
                <w:bCs/>
                <w:sz w:val="22"/>
                <w:szCs w:val="22"/>
              </w:rPr>
            </w:pPr>
            <w:r w:rsidRPr="006C6F85">
              <w:rPr>
                <w:rFonts w:ascii="Arial" w:hAnsi="Arial" w:cs="Arial"/>
                <w:b/>
                <w:sz w:val="22"/>
                <w:szCs w:val="22"/>
              </w:rPr>
              <w:t>Requisitos técnicos</w:t>
            </w:r>
          </w:p>
          <w:p w14:paraId="344FA915" w14:textId="7D335CA7" w:rsidR="009D1C7C" w:rsidRPr="005831C8" w:rsidRDefault="00685021" w:rsidP="00484BE7">
            <w:pPr>
              <w:spacing w:before="40" w:after="40" w:line="276" w:lineRule="auto"/>
              <w:rPr>
                <w:rFonts w:ascii="Arial" w:hAnsi="Arial" w:cs="Arial"/>
                <w:bCs/>
                <w:sz w:val="22"/>
                <w:szCs w:val="22"/>
              </w:rPr>
            </w:pPr>
            <w:r w:rsidRPr="005831C8">
              <w:rPr>
                <w:rFonts w:ascii="Arial" w:hAnsi="Arial" w:cs="Arial"/>
                <w:bCs/>
                <w:sz w:val="22"/>
                <w:szCs w:val="22"/>
              </w:rPr>
              <w:t>Identifica los lineamientos sobre los cuales se construye la guía y orienta la documentación.</w:t>
            </w:r>
          </w:p>
        </w:tc>
      </w:tr>
      <w:tr w:rsidR="009D1C7C" w:rsidRPr="00484BE7" w14:paraId="73B57C36" w14:textId="77777777" w:rsidTr="0029489B">
        <w:tc>
          <w:tcPr>
            <w:tcW w:w="4101" w:type="dxa"/>
            <w:shd w:val="clear" w:color="auto" w:fill="auto"/>
            <w:tcMar>
              <w:top w:w="100" w:type="dxa"/>
              <w:left w:w="100" w:type="dxa"/>
              <w:bottom w:w="100" w:type="dxa"/>
              <w:right w:w="100" w:type="dxa"/>
            </w:tcMar>
          </w:tcPr>
          <w:p w14:paraId="1DF25D4D" w14:textId="127A4272"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63"/>
            <w:r w:rsidRPr="00934A99">
              <w:rPr>
                <w:rFonts w:ascii="Arial" w:hAnsi="Arial" w:cs="Arial"/>
                <w:noProof/>
                <w:color w:val="000000" w:themeColor="text1"/>
                <w:sz w:val="22"/>
                <w:szCs w:val="22"/>
              </w:rPr>
              <w:drawing>
                <wp:inline distT="0" distB="0" distL="0" distR="0" wp14:anchorId="7753D685" wp14:editId="5C2415A3">
                  <wp:extent cx="1174750" cy="1028998"/>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11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183559" cy="1036714"/>
                          </a:xfrm>
                          <a:prstGeom prst="rect">
                            <a:avLst/>
                          </a:prstGeom>
                        </pic:spPr>
                      </pic:pic>
                    </a:graphicData>
                  </a:graphic>
                </wp:inline>
              </w:drawing>
            </w:r>
            <w:commentRangeEnd w:id="63"/>
            <w:r w:rsidRPr="00484BE7">
              <w:rPr>
                <w:rStyle w:val="CommentReference"/>
                <w:rFonts w:ascii="Arial" w:eastAsia="Arial" w:hAnsi="Arial" w:cs="Arial"/>
                <w:sz w:val="22"/>
                <w:szCs w:val="22"/>
                <w:lang w:val="es" w:eastAsia="es-CO"/>
              </w:rPr>
              <w:commentReference w:id="63"/>
            </w:r>
          </w:p>
          <w:p w14:paraId="75F203AC" w14:textId="639D87D0"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44</w:t>
            </w:r>
          </w:p>
        </w:tc>
        <w:tc>
          <w:tcPr>
            <w:tcW w:w="9311" w:type="dxa"/>
            <w:shd w:val="clear" w:color="auto" w:fill="auto"/>
            <w:tcMar>
              <w:top w:w="100" w:type="dxa"/>
              <w:left w:w="100" w:type="dxa"/>
              <w:bottom w:w="100" w:type="dxa"/>
              <w:right w:w="100" w:type="dxa"/>
            </w:tcMar>
          </w:tcPr>
          <w:p w14:paraId="0BAE2359" w14:textId="6B66C0AE" w:rsidR="004D103C" w:rsidRPr="00F30210" w:rsidRDefault="00685021" w:rsidP="00484BE7">
            <w:pPr>
              <w:spacing w:before="40" w:after="40" w:line="276" w:lineRule="auto"/>
              <w:rPr>
                <w:rFonts w:ascii="Arial" w:hAnsi="Arial" w:cs="Arial"/>
                <w:b/>
                <w:sz w:val="22"/>
                <w:szCs w:val="22"/>
              </w:rPr>
            </w:pPr>
            <w:r w:rsidRPr="006C6F85">
              <w:rPr>
                <w:rFonts w:ascii="Arial" w:hAnsi="Arial" w:cs="Arial"/>
                <w:b/>
                <w:sz w:val="22"/>
                <w:szCs w:val="22"/>
              </w:rPr>
              <w:t>Términos y definiciones</w:t>
            </w:r>
          </w:p>
          <w:p w14:paraId="3E3E364A" w14:textId="328ED4E4" w:rsidR="009D1C7C" w:rsidRPr="005831C8" w:rsidRDefault="00685021" w:rsidP="00484BE7">
            <w:pPr>
              <w:spacing w:before="40" w:after="40" w:line="276" w:lineRule="auto"/>
              <w:rPr>
                <w:rFonts w:ascii="Arial" w:hAnsi="Arial" w:cs="Arial"/>
                <w:bCs/>
                <w:sz w:val="22"/>
                <w:szCs w:val="22"/>
              </w:rPr>
            </w:pPr>
            <w:r w:rsidRPr="005831C8">
              <w:rPr>
                <w:rFonts w:ascii="Arial" w:hAnsi="Arial" w:cs="Arial"/>
                <w:bCs/>
                <w:sz w:val="22"/>
                <w:szCs w:val="22"/>
              </w:rPr>
              <w:t>Define un glosario que enmarca el sistema de gestión.</w:t>
            </w:r>
          </w:p>
        </w:tc>
      </w:tr>
      <w:tr w:rsidR="009D1C7C" w:rsidRPr="00484BE7" w14:paraId="22496518" w14:textId="77777777" w:rsidTr="0029489B">
        <w:tc>
          <w:tcPr>
            <w:tcW w:w="4101" w:type="dxa"/>
            <w:shd w:val="clear" w:color="auto" w:fill="auto"/>
            <w:tcMar>
              <w:top w:w="100" w:type="dxa"/>
              <w:left w:w="100" w:type="dxa"/>
              <w:bottom w:w="100" w:type="dxa"/>
              <w:right w:w="100" w:type="dxa"/>
            </w:tcMar>
          </w:tcPr>
          <w:p w14:paraId="47084A1D" w14:textId="53BF824D" w:rsidR="009D1C7C" w:rsidRPr="00934A99" w:rsidRDefault="00D34C00" w:rsidP="00484BE7">
            <w:pPr>
              <w:widowControl w:val="0"/>
              <w:spacing w:before="40" w:after="40" w:line="276" w:lineRule="auto"/>
              <w:jc w:val="center"/>
              <w:rPr>
                <w:rFonts w:ascii="Arial" w:hAnsi="Arial" w:cs="Arial"/>
                <w:color w:val="000000" w:themeColor="text1"/>
                <w:sz w:val="22"/>
                <w:szCs w:val="22"/>
              </w:rPr>
            </w:pPr>
            <w:commentRangeStart w:id="64"/>
            <w:r w:rsidRPr="00934A99">
              <w:rPr>
                <w:rFonts w:ascii="Arial" w:hAnsi="Arial" w:cs="Arial"/>
                <w:noProof/>
                <w:color w:val="000000" w:themeColor="text1"/>
                <w:sz w:val="22"/>
                <w:szCs w:val="22"/>
              </w:rPr>
              <w:drawing>
                <wp:inline distT="0" distB="0" distL="0" distR="0" wp14:anchorId="74F6ACCB" wp14:editId="3872F68B">
                  <wp:extent cx="1504950" cy="79163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11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6832" cy="797883"/>
                          </a:xfrm>
                          <a:prstGeom prst="rect">
                            <a:avLst/>
                          </a:prstGeom>
                        </pic:spPr>
                      </pic:pic>
                    </a:graphicData>
                  </a:graphic>
                </wp:inline>
              </w:drawing>
            </w:r>
            <w:commentRangeEnd w:id="64"/>
            <w:r w:rsidRPr="00484BE7">
              <w:rPr>
                <w:rStyle w:val="CommentReference"/>
                <w:rFonts w:ascii="Arial" w:eastAsia="Arial" w:hAnsi="Arial" w:cs="Arial"/>
                <w:sz w:val="22"/>
                <w:szCs w:val="22"/>
                <w:lang w:val="es" w:eastAsia="es-CO"/>
              </w:rPr>
              <w:commentReference w:id="64"/>
            </w:r>
          </w:p>
          <w:p w14:paraId="5F2114A7" w14:textId="31294016"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45</w:t>
            </w:r>
          </w:p>
        </w:tc>
        <w:tc>
          <w:tcPr>
            <w:tcW w:w="9311" w:type="dxa"/>
            <w:shd w:val="clear" w:color="auto" w:fill="auto"/>
            <w:tcMar>
              <w:top w:w="100" w:type="dxa"/>
              <w:left w:w="100" w:type="dxa"/>
              <w:bottom w:w="100" w:type="dxa"/>
              <w:right w:w="100" w:type="dxa"/>
            </w:tcMar>
          </w:tcPr>
          <w:p w14:paraId="436A9D19" w14:textId="5FFAC4F3" w:rsidR="004D103C" w:rsidRPr="005831C8" w:rsidRDefault="00685021" w:rsidP="00484BE7">
            <w:pPr>
              <w:spacing w:before="40" w:after="40" w:line="276" w:lineRule="auto"/>
              <w:rPr>
                <w:rFonts w:ascii="Arial" w:hAnsi="Arial" w:cs="Arial"/>
                <w:bCs/>
                <w:sz w:val="22"/>
                <w:szCs w:val="22"/>
              </w:rPr>
            </w:pPr>
            <w:r w:rsidRPr="006C6F85">
              <w:rPr>
                <w:rFonts w:ascii="Arial" w:hAnsi="Arial" w:cs="Arial"/>
                <w:b/>
                <w:sz w:val="22"/>
                <w:szCs w:val="22"/>
              </w:rPr>
              <w:t>Documentos asociados</w:t>
            </w:r>
            <w:r w:rsidRPr="00F30210">
              <w:rPr>
                <w:rFonts w:ascii="Arial" w:hAnsi="Arial" w:cs="Arial"/>
                <w:bCs/>
                <w:sz w:val="22"/>
                <w:szCs w:val="22"/>
              </w:rPr>
              <w:t xml:space="preserve"> </w:t>
            </w:r>
          </w:p>
          <w:p w14:paraId="1322349F" w14:textId="2C89F437" w:rsidR="009D1C7C" w:rsidRPr="005831C8" w:rsidRDefault="00685021" w:rsidP="00484BE7">
            <w:pPr>
              <w:spacing w:before="40" w:after="40" w:line="276" w:lineRule="auto"/>
              <w:rPr>
                <w:rFonts w:ascii="Arial" w:hAnsi="Arial" w:cs="Arial"/>
                <w:bCs/>
                <w:sz w:val="22"/>
                <w:szCs w:val="22"/>
              </w:rPr>
            </w:pPr>
            <w:r w:rsidRPr="005831C8">
              <w:rPr>
                <w:rFonts w:ascii="Arial" w:hAnsi="Arial" w:cs="Arial"/>
                <w:bCs/>
                <w:sz w:val="22"/>
                <w:szCs w:val="22"/>
              </w:rPr>
              <w:t xml:space="preserve">Identifica los documentos asociados a la guía técnica. </w:t>
            </w:r>
          </w:p>
        </w:tc>
      </w:tr>
      <w:tr w:rsidR="009D1C7C" w:rsidRPr="00484BE7" w14:paraId="6A32380B" w14:textId="77777777" w:rsidTr="0029489B">
        <w:tc>
          <w:tcPr>
            <w:tcW w:w="4101" w:type="dxa"/>
            <w:shd w:val="clear" w:color="auto" w:fill="auto"/>
            <w:tcMar>
              <w:top w:w="100" w:type="dxa"/>
              <w:left w:w="100" w:type="dxa"/>
              <w:bottom w:w="100" w:type="dxa"/>
              <w:right w:w="100" w:type="dxa"/>
            </w:tcMar>
          </w:tcPr>
          <w:p w14:paraId="550527E9" w14:textId="14349B02" w:rsidR="009D1C7C" w:rsidRPr="00934A99" w:rsidRDefault="00707617" w:rsidP="00484BE7">
            <w:pPr>
              <w:widowControl w:val="0"/>
              <w:spacing w:before="40" w:after="40" w:line="276" w:lineRule="auto"/>
              <w:jc w:val="center"/>
              <w:rPr>
                <w:rFonts w:ascii="Arial" w:hAnsi="Arial" w:cs="Arial"/>
                <w:color w:val="000000" w:themeColor="text1"/>
                <w:sz w:val="22"/>
                <w:szCs w:val="22"/>
              </w:rPr>
            </w:pPr>
            <w:commentRangeStart w:id="65"/>
            <w:r w:rsidRPr="00934A99">
              <w:rPr>
                <w:rFonts w:ascii="Arial" w:hAnsi="Arial" w:cs="Arial"/>
                <w:noProof/>
                <w:color w:val="000000" w:themeColor="text1"/>
                <w:sz w:val="22"/>
                <w:szCs w:val="22"/>
              </w:rPr>
              <w:lastRenderedPageBreak/>
              <w:drawing>
                <wp:inline distT="0" distB="0" distL="0" distR="0" wp14:anchorId="412B45E9" wp14:editId="7E04B28E">
                  <wp:extent cx="1193800" cy="1055171"/>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01314" cy="1061813"/>
                          </a:xfrm>
                          <a:prstGeom prst="rect">
                            <a:avLst/>
                          </a:prstGeom>
                        </pic:spPr>
                      </pic:pic>
                    </a:graphicData>
                  </a:graphic>
                </wp:inline>
              </w:drawing>
            </w:r>
            <w:commentRangeEnd w:id="65"/>
            <w:r w:rsidRPr="00484BE7">
              <w:rPr>
                <w:rStyle w:val="CommentReference"/>
                <w:rFonts w:ascii="Arial" w:eastAsia="Arial" w:hAnsi="Arial" w:cs="Arial"/>
                <w:sz w:val="22"/>
                <w:szCs w:val="22"/>
                <w:lang w:val="es" w:eastAsia="es-CO"/>
              </w:rPr>
              <w:commentReference w:id="65"/>
            </w:r>
          </w:p>
          <w:p w14:paraId="21605847" w14:textId="454A009D" w:rsidR="009D1C7C" w:rsidRPr="004945E7" w:rsidRDefault="009D1C7C"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46</w:t>
            </w:r>
          </w:p>
        </w:tc>
        <w:tc>
          <w:tcPr>
            <w:tcW w:w="9311" w:type="dxa"/>
            <w:shd w:val="clear" w:color="auto" w:fill="auto"/>
            <w:tcMar>
              <w:top w:w="100" w:type="dxa"/>
              <w:left w:w="100" w:type="dxa"/>
              <w:bottom w:w="100" w:type="dxa"/>
              <w:right w:w="100" w:type="dxa"/>
            </w:tcMar>
          </w:tcPr>
          <w:p w14:paraId="30347796" w14:textId="3262944A" w:rsidR="004D103C" w:rsidRPr="006C6F85" w:rsidRDefault="00685021" w:rsidP="00484BE7">
            <w:pPr>
              <w:spacing w:before="40" w:after="40" w:line="276" w:lineRule="auto"/>
              <w:rPr>
                <w:rFonts w:ascii="Arial" w:hAnsi="Arial" w:cs="Arial"/>
                <w:bCs/>
                <w:sz w:val="22"/>
                <w:szCs w:val="22"/>
              </w:rPr>
            </w:pPr>
            <w:r w:rsidRPr="006C6F85">
              <w:rPr>
                <w:rFonts w:ascii="Arial" w:hAnsi="Arial" w:cs="Arial"/>
                <w:b/>
                <w:sz w:val="22"/>
                <w:szCs w:val="22"/>
              </w:rPr>
              <w:t>Responsables</w:t>
            </w:r>
            <w:r w:rsidRPr="006C6F85">
              <w:rPr>
                <w:rFonts w:ascii="Arial" w:hAnsi="Arial" w:cs="Arial"/>
                <w:bCs/>
                <w:sz w:val="22"/>
                <w:szCs w:val="22"/>
              </w:rPr>
              <w:t xml:space="preserve"> </w:t>
            </w:r>
          </w:p>
          <w:p w14:paraId="082763F4" w14:textId="6C19ADFB" w:rsidR="009D1C7C" w:rsidRPr="005831C8" w:rsidRDefault="00685021" w:rsidP="00484BE7">
            <w:pPr>
              <w:spacing w:before="40" w:after="40" w:line="276" w:lineRule="auto"/>
              <w:rPr>
                <w:rFonts w:ascii="Arial" w:hAnsi="Arial" w:cs="Arial"/>
                <w:bCs/>
                <w:sz w:val="22"/>
                <w:szCs w:val="22"/>
              </w:rPr>
            </w:pPr>
            <w:r w:rsidRPr="00F30210">
              <w:rPr>
                <w:rFonts w:ascii="Arial" w:hAnsi="Arial" w:cs="Arial"/>
                <w:bCs/>
                <w:sz w:val="22"/>
                <w:szCs w:val="22"/>
              </w:rPr>
              <w:t xml:space="preserve">Define las responsabilidades en relación con la revisión, aprobación y actualización documental. </w:t>
            </w:r>
          </w:p>
        </w:tc>
      </w:tr>
      <w:tr w:rsidR="00685021" w:rsidRPr="00484BE7" w14:paraId="3CD7E791" w14:textId="77777777" w:rsidTr="0029489B">
        <w:tc>
          <w:tcPr>
            <w:tcW w:w="4101" w:type="dxa"/>
            <w:shd w:val="clear" w:color="auto" w:fill="auto"/>
            <w:tcMar>
              <w:top w:w="100" w:type="dxa"/>
              <w:left w:w="100" w:type="dxa"/>
              <w:bottom w:w="100" w:type="dxa"/>
              <w:right w:w="100" w:type="dxa"/>
            </w:tcMar>
          </w:tcPr>
          <w:p w14:paraId="69E3BE50" w14:textId="4517FC78" w:rsidR="00685021" w:rsidRPr="00934A99" w:rsidRDefault="00956F27" w:rsidP="00484BE7">
            <w:pPr>
              <w:widowControl w:val="0"/>
              <w:spacing w:before="40" w:after="40" w:line="276" w:lineRule="auto"/>
              <w:jc w:val="center"/>
              <w:rPr>
                <w:rFonts w:ascii="Arial" w:hAnsi="Arial" w:cs="Arial"/>
                <w:color w:val="000000" w:themeColor="text1"/>
                <w:sz w:val="22"/>
                <w:szCs w:val="22"/>
              </w:rPr>
            </w:pPr>
            <w:commentRangeStart w:id="66"/>
            <w:r w:rsidRPr="00934A99">
              <w:rPr>
                <w:rFonts w:ascii="Arial" w:hAnsi="Arial" w:cs="Arial"/>
                <w:noProof/>
                <w:color w:val="000000" w:themeColor="text1"/>
                <w:sz w:val="22"/>
                <w:szCs w:val="22"/>
              </w:rPr>
              <w:drawing>
                <wp:inline distT="0" distB="0" distL="0" distR="0" wp14:anchorId="443D682D" wp14:editId="13BA6850">
                  <wp:extent cx="1162050" cy="1239500"/>
                  <wp:effectExtent l="0" t="0" r="0" b="571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71024" cy="1249072"/>
                          </a:xfrm>
                          <a:prstGeom prst="rect">
                            <a:avLst/>
                          </a:prstGeom>
                        </pic:spPr>
                      </pic:pic>
                    </a:graphicData>
                  </a:graphic>
                </wp:inline>
              </w:drawing>
            </w:r>
            <w:commentRangeEnd w:id="66"/>
            <w:r w:rsidRPr="00484BE7">
              <w:rPr>
                <w:rStyle w:val="CommentReference"/>
                <w:rFonts w:ascii="Arial" w:eastAsia="Arial" w:hAnsi="Arial" w:cs="Arial"/>
                <w:sz w:val="22"/>
                <w:szCs w:val="22"/>
                <w:lang w:val="es" w:eastAsia="es-CO"/>
              </w:rPr>
              <w:commentReference w:id="66"/>
            </w:r>
          </w:p>
          <w:p w14:paraId="579D0A8F" w14:textId="49EB7A06" w:rsidR="00685021" w:rsidRPr="004945E7" w:rsidRDefault="00685021"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47</w:t>
            </w:r>
          </w:p>
        </w:tc>
        <w:tc>
          <w:tcPr>
            <w:tcW w:w="9311" w:type="dxa"/>
            <w:shd w:val="clear" w:color="auto" w:fill="auto"/>
            <w:tcMar>
              <w:top w:w="100" w:type="dxa"/>
              <w:left w:w="100" w:type="dxa"/>
              <w:bottom w:w="100" w:type="dxa"/>
              <w:right w:w="100" w:type="dxa"/>
            </w:tcMar>
          </w:tcPr>
          <w:p w14:paraId="11B315BB" w14:textId="0ADFB7F3" w:rsidR="004D103C" w:rsidRPr="005831C8" w:rsidRDefault="00685021" w:rsidP="00484BE7">
            <w:pPr>
              <w:spacing w:before="40" w:after="40" w:line="276" w:lineRule="auto"/>
              <w:rPr>
                <w:rFonts w:ascii="Arial" w:hAnsi="Arial" w:cs="Arial"/>
                <w:bCs/>
                <w:sz w:val="22"/>
                <w:szCs w:val="22"/>
              </w:rPr>
            </w:pPr>
            <w:r w:rsidRPr="006C6F85">
              <w:rPr>
                <w:rFonts w:ascii="Arial" w:hAnsi="Arial" w:cs="Arial"/>
                <w:b/>
                <w:sz w:val="22"/>
                <w:szCs w:val="22"/>
              </w:rPr>
              <w:t xml:space="preserve">Estructura </w:t>
            </w:r>
            <w:r w:rsidR="00707617" w:rsidRPr="006C6F85">
              <w:rPr>
                <w:rFonts w:ascii="Arial" w:hAnsi="Arial" w:cs="Arial"/>
                <w:b/>
                <w:sz w:val="22"/>
                <w:szCs w:val="22"/>
              </w:rPr>
              <w:t>d</w:t>
            </w:r>
            <w:r w:rsidRPr="006C6F85">
              <w:rPr>
                <w:rFonts w:ascii="Arial" w:hAnsi="Arial" w:cs="Arial"/>
                <w:b/>
                <w:sz w:val="22"/>
                <w:szCs w:val="22"/>
              </w:rPr>
              <w:t>ocumental</w:t>
            </w:r>
            <w:r w:rsidRPr="00F30210">
              <w:rPr>
                <w:rFonts w:ascii="Arial" w:hAnsi="Arial" w:cs="Arial"/>
                <w:bCs/>
                <w:sz w:val="22"/>
                <w:szCs w:val="22"/>
              </w:rPr>
              <w:t xml:space="preserve"> </w:t>
            </w:r>
          </w:p>
          <w:p w14:paraId="3EAAE31F" w14:textId="6B722EB2" w:rsidR="00685021" w:rsidRPr="00A202F0" w:rsidRDefault="00685021" w:rsidP="00484BE7">
            <w:pPr>
              <w:spacing w:before="40" w:after="40" w:line="276" w:lineRule="auto"/>
              <w:rPr>
                <w:rFonts w:ascii="Arial" w:hAnsi="Arial" w:cs="Arial"/>
                <w:bCs/>
                <w:sz w:val="22"/>
                <w:szCs w:val="22"/>
              </w:rPr>
            </w:pPr>
            <w:r w:rsidRPr="005831C8">
              <w:rPr>
                <w:rFonts w:ascii="Arial" w:hAnsi="Arial" w:cs="Arial"/>
                <w:bCs/>
                <w:sz w:val="22"/>
                <w:szCs w:val="22"/>
              </w:rPr>
              <w:t xml:space="preserve">Establece la tipología de documentación que se produce por la organización que formula la guía </w:t>
            </w:r>
            <w:r w:rsidR="00956F27" w:rsidRPr="005831C8">
              <w:rPr>
                <w:rFonts w:ascii="Arial" w:hAnsi="Arial" w:cs="Arial"/>
                <w:bCs/>
                <w:sz w:val="22"/>
                <w:szCs w:val="22"/>
              </w:rPr>
              <w:t>(planes, guías, manuales, mapas de proceso</w:t>
            </w:r>
            <w:r w:rsidRPr="005831C8">
              <w:rPr>
                <w:rFonts w:ascii="Arial" w:hAnsi="Arial" w:cs="Arial"/>
                <w:bCs/>
                <w:sz w:val="22"/>
                <w:szCs w:val="22"/>
              </w:rPr>
              <w:t>, etc.).</w:t>
            </w:r>
          </w:p>
        </w:tc>
      </w:tr>
      <w:tr w:rsidR="00685021" w:rsidRPr="00484BE7" w14:paraId="6CBF938E" w14:textId="77777777" w:rsidTr="0029489B">
        <w:tc>
          <w:tcPr>
            <w:tcW w:w="4101" w:type="dxa"/>
            <w:shd w:val="clear" w:color="auto" w:fill="auto"/>
            <w:tcMar>
              <w:top w:w="100" w:type="dxa"/>
              <w:left w:w="100" w:type="dxa"/>
              <w:bottom w:w="100" w:type="dxa"/>
              <w:right w:w="100" w:type="dxa"/>
            </w:tcMar>
          </w:tcPr>
          <w:p w14:paraId="6BC65C52" w14:textId="075DCDEF" w:rsidR="00956F27" w:rsidRPr="00934A99" w:rsidRDefault="00956F27" w:rsidP="00484BE7">
            <w:pPr>
              <w:widowControl w:val="0"/>
              <w:spacing w:before="40" w:after="40" w:line="276" w:lineRule="auto"/>
              <w:jc w:val="center"/>
              <w:rPr>
                <w:rFonts w:ascii="Arial" w:hAnsi="Arial" w:cs="Arial"/>
                <w:b/>
                <w:color w:val="000000" w:themeColor="text1"/>
                <w:sz w:val="22"/>
                <w:szCs w:val="22"/>
              </w:rPr>
            </w:pPr>
            <w:commentRangeStart w:id="67"/>
            <w:r w:rsidRPr="00934A99">
              <w:rPr>
                <w:rFonts w:ascii="Arial" w:hAnsi="Arial" w:cs="Arial"/>
                <w:b/>
                <w:noProof/>
                <w:color w:val="000000" w:themeColor="text1"/>
                <w:sz w:val="22"/>
                <w:szCs w:val="22"/>
              </w:rPr>
              <w:drawing>
                <wp:inline distT="0" distB="0" distL="0" distR="0" wp14:anchorId="34B20671" wp14:editId="42DF73B3">
                  <wp:extent cx="1066800" cy="1137902"/>
                  <wp:effectExtent l="0" t="0" r="0" b="571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76364" cy="1148104"/>
                          </a:xfrm>
                          <a:prstGeom prst="rect">
                            <a:avLst/>
                          </a:prstGeom>
                        </pic:spPr>
                      </pic:pic>
                    </a:graphicData>
                  </a:graphic>
                </wp:inline>
              </w:drawing>
            </w:r>
            <w:commentRangeEnd w:id="67"/>
            <w:r w:rsidRPr="00484BE7">
              <w:rPr>
                <w:rStyle w:val="CommentReference"/>
                <w:rFonts w:ascii="Arial" w:eastAsia="Arial" w:hAnsi="Arial" w:cs="Arial"/>
                <w:sz w:val="22"/>
                <w:szCs w:val="22"/>
                <w:lang w:val="es" w:eastAsia="es-CO"/>
              </w:rPr>
              <w:commentReference w:id="67"/>
            </w:r>
          </w:p>
          <w:p w14:paraId="61BDFB24" w14:textId="1BB4379E" w:rsidR="00685021" w:rsidRPr="004945E7" w:rsidRDefault="00685021" w:rsidP="00484BE7">
            <w:pPr>
              <w:widowControl w:val="0"/>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Imagen: </w:t>
            </w:r>
            <w:r w:rsidRPr="00993055">
              <w:rPr>
                <w:rFonts w:ascii="Arial" w:hAnsi="Arial" w:cs="Arial"/>
                <w:color w:val="000000" w:themeColor="text1"/>
                <w:sz w:val="22"/>
                <w:szCs w:val="22"/>
              </w:rPr>
              <w:t>135401_i</w:t>
            </w:r>
            <w:r w:rsidRPr="004945E7">
              <w:rPr>
                <w:rFonts w:ascii="Arial" w:hAnsi="Arial" w:cs="Arial"/>
                <w:color w:val="000000" w:themeColor="text1"/>
                <w:sz w:val="22"/>
                <w:szCs w:val="22"/>
              </w:rPr>
              <w:t>48</w:t>
            </w:r>
          </w:p>
        </w:tc>
        <w:tc>
          <w:tcPr>
            <w:tcW w:w="9311" w:type="dxa"/>
            <w:shd w:val="clear" w:color="auto" w:fill="auto"/>
            <w:tcMar>
              <w:top w:w="100" w:type="dxa"/>
              <w:left w:w="100" w:type="dxa"/>
              <w:bottom w:w="100" w:type="dxa"/>
              <w:right w:w="100" w:type="dxa"/>
            </w:tcMar>
          </w:tcPr>
          <w:p w14:paraId="4A0490A1" w14:textId="43A08951" w:rsidR="004D103C" w:rsidRPr="006C6F85" w:rsidRDefault="00685021" w:rsidP="00484BE7">
            <w:pPr>
              <w:spacing w:before="40" w:after="40" w:line="276" w:lineRule="auto"/>
              <w:rPr>
                <w:rFonts w:ascii="Arial" w:hAnsi="Arial" w:cs="Arial"/>
                <w:bCs/>
                <w:sz w:val="22"/>
                <w:szCs w:val="22"/>
              </w:rPr>
            </w:pPr>
            <w:r w:rsidRPr="006C6F85">
              <w:rPr>
                <w:rFonts w:ascii="Arial" w:hAnsi="Arial" w:cs="Arial"/>
                <w:b/>
                <w:sz w:val="22"/>
                <w:szCs w:val="22"/>
              </w:rPr>
              <w:t>Revisión, aprobación y control de cambios</w:t>
            </w:r>
            <w:r w:rsidRPr="006C6F85">
              <w:rPr>
                <w:rFonts w:ascii="Arial" w:hAnsi="Arial" w:cs="Arial"/>
                <w:bCs/>
                <w:sz w:val="22"/>
                <w:szCs w:val="22"/>
              </w:rPr>
              <w:t xml:space="preserve"> </w:t>
            </w:r>
          </w:p>
          <w:p w14:paraId="5058764F" w14:textId="1E5550AC" w:rsidR="00685021" w:rsidRPr="005831C8" w:rsidRDefault="00685021" w:rsidP="00484BE7">
            <w:pPr>
              <w:spacing w:before="40" w:after="40" w:line="276" w:lineRule="auto"/>
              <w:rPr>
                <w:rFonts w:ascii="Arial" w:hAnsi="Arial" w:cs="Arial"/>
                <w:bCs/>
                <w:sz w:val="22"/>
                <w:szCs w:val="22"/>
              </w:rPr>
            </w:pPr>
            <w:r w:rsidRPr="00F30210">
              <w:rPr>
                <w:rFonts w:ascii="Arial" w:hAnsi="Arial" w:cs="Arial"/>
                <w:bCs/>
                <w:sz w:val="22"/>
                <w:szCs w:val="22"/>
              </w:rPr>
              <w:t>Formaliza la aplicación de la guía</w:t>
            </w:r>
            <w:r w:rsidRPr="005831C8">
              <w:rPr>
                <w:rFonts w:ascii="Arial" w:hAnsi="Arial" w:cs="Arial"/>
                <w:bCs/>
                <w:sz w:val="22"/>
                <w:szCs w:val="22"/>
              </w:rPr>
              <w:t>.</w:t>
            </w:r>
          </w:p>
        </w:tc>
      </w:tr>
    </w:tbl>
    <w:p w14:paraId="1D3112AE" w14:textId="77777777" w:rsidR="007131C2" w:rsidRPr="00484BE7" w:rsidRDefault="007131C2" w:rsidP="00484BE7">
      <w:pPr>
        <w:spacing w:before="40" w:after="40" w:line="276" w:lineRule="auto"/>
        <w:rPr>
          <w:rFonts w:ascii="Arial" w:hAnsi="Arial" w:cs="Arial"/>
          <w:sz w:val="22"/>
          <w:szCs w:val="22"/>
        </w:rPr>
      </w:pPr>
    </w:p>
    <w:tbl>
      <w:tblPr>
        <w:tblStyle w:val="afffd"/>
        <w:tblW w:w="134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31C2" w:rsidRPr="00484BE7" w14:paraId="4EC61BC7" w14:textId="77777777" w:rsidTr="009221C9">
        <w:trPr>
          <w:trHeight w:val="580"/>
        </w:trPr>
        <w:tc>
          <w:tcPr>
            <w:tcW w:w="1432" w:type="dxa"/>
            <w:shd w:val="clear" w:color="auto" w:fill="C9DAF8"/>
            <w:tcMar>
              <w:top w:w="100" w:type="dxa"/>
              <w:left w:w="100" w:type="dxa"/>
              <w:bottom w:w="100" w:type="dxa"/>
              <w:right w:w="100" w:type="dxa"/>
            </w:tcMar>
          </w:tcPr>
          <w:p w14:paraId="7EA6545B" w14:textId="77777777" w:rsidR="007131C2" w:rsidRPr="00484BE7" w:rsidRDefault="007131C2" w:rsidP="00484BE7">
            <w:pPr>
              <w:widowControl w:val="0"/>
              <w:pBdr>
                <w:top w:val="nil"/>
                <w:left w:val="nil"/>
                <w:bottom w:val="nil"/>
                <w:right w:val="nil"/>
                <w:between w:val="nil"/>
              </w:pBdr>
              <w:spacing w:before="40" w:after="40" w:line="276" w:lineRule="auto"/>
              <w:rPr>
                <w:rFonts w:ascii="Arial" w:hAnsi="Arial" w:cs="Arial"/>
                <w:sz w:val="22"/>
                <w:szCs w:val="22"/>
              </w:rPr>
            </w:pPr>
            <w:r w:rsidRPr="00484BE7">
              <w:rPr>
                <w:rFonts w:ascii="Arial" w:hAnsi="Arial" w:cs="Arial"/>
                <w:sz w:val="22"/>
                <w:szCs w:val="22"/>
              </w:rPr>
              <w:lastRenderedPageBreak/>
              <w:t>Tipo de recurso</w:t>
            </w:r>
          </w:p>
        </w:tc>
        <w:tc>
          <w:tcPr>
            <w:tcW w:w="11980" w:type="dxa"/>
            <w:shd w:val="clear" w:color="auto" w:fill="C9DAF8"/>
            <w:tcMar>
              <w:top w:w="100" w:type="dxa"/>
              <w:left w:w="100" w:type="dxa"/>
              <w:bottom w:w="100" w:type="dxa"/>
              <w:right w:w="100" w:type="dxa"/>
            </w:tcMar>
          </w:tcPr>
          <w:p w14:paraId="4DFF1B46" w14:textId="77777777" w:rsidR="007131C2" w:rsidRPr="00B41677" w:rsidRDefault="007131C2" w:rsidP="00484BE7">
            <w:pPr>
              <w:pStyle w:val="Title"/>
              <w:spacing w:before="40" w:after="40"/>
              <w:jc w:val="center"/>
              <w:rPr>
                <w:sz w:val="22"/>
                <w:szCs w:val="22"/>
              </w:rPr>
            </w:pPr>
            <w:r w:rsidRPr="00934A99">
              <w:rPr>
                <w:sz w:val="22"/>
                <w:szCs w:val="22"/>
              </w:rPr>
              <w:t>Cajón de texto de color</w:t>
            </w:r>
          </w:p>
        </w:tc>
      </w:tr>
      <w:tr w:rsidR="007131C2" w:rsidRPr="00484BE7" w14:paraId="11A2A15C" w14:textId="77777777" w:rsidTr="009221C9">
        <w:trPr>
          <w:trHeight w:val="420"/>
        </w:trPr>
        <w:tc>
          <w:tcPr>
            <w:tcW w:w="13412" w:type="dxa"/>
            <w:gridSpan w:val="2"/>
            <w:shd w:val="clear" w:color="auto" w:fill="auto"/>
            <w:tcMar>
              <w:top w:w="100" w:type="dxa"/>
              <w:left w:w="100" w:type="dxa"/>
              <w:bottom w:w="100" w:type="dxa"/>
              <w:right w:w="100" w:type="dxa"/>
            </w:tcMar>
          </w:tcPr>
          <w:p w14:paraId="212488D9" w14:textId="51F0147F" w:rsidR="007131C2" w:rsidRPr="00484BE7" w:rsidRDefault="007131C2" w:rsidP="00484BE7">
            <w:pPr>
              <w:widowControl w:val="0"/>
              <w:pBdr>
                <w:top w:val="nil"/>
                <w:left w:val="nil"/>
                <w:bottom w:val="nil"/>
                <w:right w:val="nil"/>
                <w:between w:val="nil"/>
              </w:pBdr>
              <w:spacing w:before="40" w:after="40" w:line="276" w:lineRule="auto"/>
              <w:rPr>
                <w:rFonts w:ascii="Arial" w:hAnsi="Arial" w:cs="Arial"/>
                <w:color w:val="B7B7B7"/>
                <w:sz w:val="22"/>
                <w:szCs w:val="22"/>
              </w:rPr>
            </w:pPr>
            <w:r w:rsidRPr="00934A99">
              <w:rPr>
                <w:rFonts w:ascii="Arial" w:hAnsi="Arial" w:cs="Arial"/>
                <w:bCs/>
                <w:sz w:val="22"/>
                <w:szCs w:val="22"/>
              </w:rPr>
              <w:t>La definición</w:t>
            </w:r>
            <w:r w:rsidRPr="00B41677">
              <w:rPr>
                <w:rFonts w:ascii="Arial" w:hAnsi="Arial" w:cs="Arial"/>
                <w:bCs/>
                <w:sz w:val="22"/>
                <w:szCs w:val="22"/>
              </w:rPr>
              <w:t xml:space="preserve"> de una guía técnica para la elaboración documentada</w:t>
            </w:r>
            <w:r w:rsidR="003369CC">
              <w:rPr>
                <w:rFonts w:ascii="Arial" w:hAnsi="Arial" w:cs="Arial"/>
                <w:bCs/>
                <w:sz w:val="22"/>
                <w:szCs w:val="22"/>
              </w:rPr>
              <w:t>,</w:t>
            </w:r>
            <w:r w:rsidRPr="00B41677">
              <w:rPr>
                <w:rFonts w:ascii="Arial" w:hAnsi="Arial" w:cs="Arial"/>
                <w:bCs/>
                <w:sz w:val="22"/>
                <w:szCs w:val="22"/>
              </w:rPr>
              <w:t xml:space="preserve"> asegura uniformidad en los criterios para el diseño, aprobación y posterior inclusión de documentos como parte del sistema de gestión en la organizac</w:t>
            </w:r>
            <w:r w:rsidRPr="00EE1B4C">
              <w:rPr>
                <w:rFonts w:ascii="Arial" w:hAnsi="Arial" w:cs="Arial"/>
                <w:bCs/>
                <w:sz w:val="22"/>
                <w:szCs w:val="22"/>
              </w:rPr>
              <w:t>ión, y es un elemento fundamental para la formalización de los procedimientos y procesamientos</w:t>
            </w:r>
            <w:r w:rsidR="003369CC">
              <w:rPr>
                <w:rFonts w:ascii="Arial" w:hAnsi="Arial" w:cs="Arial"/>
                <w:bCs/>
                <w:sz w:val="22"/>
                <w:szCs w:val="22"/>
              </w:rPr>
              <w:t>,</w:t>
            </w:r>
            <w:r w:rsidRPr="00EE1B4C">
              <w:rPr>
                <w:rFonts w:ascii="Arial" w:hAnsi="Arial" w:cs="Arial"/>
                <w:bCs/>
                <w:sz w:val="22"/>
                <w:szCs w:val="22"/>
              </w:rPr>
              <w:t xml:space="preserve"> como parte del archivo.</w:t>
            </w:r>
          </w:p>
        </w:tc>
      </w:tr>
      <w:tr w:rsidR="003369CC" w:rsidRPr="00484BE7" w14:paraId="42E4B3D7" w14:textId="77777777" w:rsidTr="009221C9">
        <w:trPr>
          <w:trHeight w:val="420"/>
        </w:trPr>
        <w:tc>
          <w:tcPr>
            <w:tcW w:w="13412" w:type="dxa"/>
            <w:gridSpan w:val="2"/>
            <w:shd w:val="clear" w:color="auto" w:fill="auto"/>
            <w:tcMar>
              <w:top w:w="100" w:type="dxa"/>
              <w:left w:w="100" w:type="dxa"/>
              <w:bottom w:w="100" w:type="dxa"/>
              <w:right w:w="100" w:type="dxa"/>
            </w:tcMar>
          </w:tcPr>
          <w:p w14:paraId="16BF45C7" w14:textId="00271531" w:rsidR="003369CC" w:rsidRPr="00484BE7" w:rsidRDefault="003369CC" w:rsidP="003369CC">
            <w:pPr>
              <w:widowControl w:val="0"/>
              <w:pBdr>
                <w:top w:val="nil"/>
                <w:left w:val="nil"/>
                <w:bottom w:val="nil"/>
                <w:right w:val="nil"/>
                <w:between w:val="nil"/>
              </w:pBdr>
              <w:spacing w:before="40" w:after="40" w:line="276" w:lineRule="auto"/>
              <w:rPr>
                <w:rFonts w:ascii="Arial" w:hAnsi="Arial" w:cs="Arial"/>
                <w:bCs/>
                <w:sz w:val="22"/>
                <w:szCs w:val="22"/>
                <w:lang w:val="es"/>
              </w:rPr>
            </w:pPr>
            <w:r w:rsidRPr="003369CC">
              <w:rPr>
                <w:rFonts w:ascii="Arial" w:hAnsi="Arial" w:cs="Arial"/>
                <w:bCs/>
                <w:sz w:val="22"/>
                <w:szCs w:val="22"/>
                <w:lang w:val="es"/>
              </w:rPr>
              <w:t xml:space="preserve">Recuerde explorar los demás recursos que se encuentran disponibles en este componente formativo; para ello, diríjase al menú principal donde encontrará la síntesis, </w:t>
            </w:r>
            <w:r w:rsidR="00E10A37">
              <w:rPr>
                <w:rFonts w:ascii="Arial" w:hAnsi="Arial" w:cs="Arial"/>
                <w:bCs/>
                <w:sz w:val="22"/>
                <w:szCs w:val="22"/>
                <w:lang w:val="es"/>
              </w:rPr>
              <w:t xml:space="preserve">el </w:t>
            </w:r>
            <w:r w:rsidRPr="003369CC">
              <w:rPr>
                <w:rFonts w:ascii="Arial" w:hAnsi="Arial" w:cs="Arial"/>
                <w:bCs/>
                <w:sz w:val="22"/>
                <w:szCs w:val="22"/>
                <w:lang w:val="es"/>
              </w:rPr>
              <w:t>material complementario, entre otros. Adicional, lo invitamos a resolver la actividad didáctica para reforzar los conceptos estudiados en el componente formativo.</w:t>
            </w:r>
          </w:p>
        </w:tc>
      </w:tr>
    </w:tbl>
    <w:p w14:paraId="58961A18" w14:textId="77777777" w:rsidR="00BB774E" w:rsidRPr="00484BE7" w:rsidRDefault="00BB774E" w:rsidP="00484BE7">
      <w:pPr>
        <w:spacing w:before="40" w:after="40" w:line="276" w:lineRule="auto"/>
        <w:rPr>
          <w:rFonts w:ascii="Arial" w:hAnsi="Arial" w:cs="Arial"/>
          <w:sz w:val="22"/>
          <w:szCs w:val="22"/>
        </w:rPr>
      </w:pPr>
    </w:p>
    <w:p w14:paraId="6D1277D2" w14:textId="77777777" w:rsidR="001D7362" w:rsidRPr="00B41677" w:rsidRDefault="001D7362" w:rsidP="00484BE7">
      <w:pPr>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t>SÍNTESIS</w:t>
      </w:r>
    </w:p>
    <w:p w14:paraId="15DC1F3A" w14:textId="77777777" w:rsidR="00707791" w:rsidRPr="004945E7" w:rsidRDefault="00707791" w:rsidP="00484BE7">
      <w:pPr>
        <w:spacing w:before="40" w:after="40" w:line="276" w:lineRule="auto"/>
        <w:rPr>
          <w:rFonts w:ascii="Arial" w:hAnsi="Arial" w:cs="Arial"/>
          <w:color w:val="000000" w:themeColor="text1"/>
          <w:sz w:val="22"/>
          <w:szCs w:val="22"/>
        </w:rPr>
      </w:pPr>
    </w:p>
    <w:tbl>
      <w:tblPr>
        <w:tblStyle w:val="afffe"/>
        <w:tblW w:w="13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1"/>
        <w:gridCol w:w="11320"/>
      </w:tblGrid>
      <w:tr w:rsidR="00707791" w:rsidRPr="00484BE7" w14:paraId="01B18607" w14:textId="77777777" w:rsidTr="0088708E">
        <w:tc>
          <w:tcPr>
            <w:tcW w:w="2101" w:type="dxa"/>
            <w:shd w:val="clear" w:color="auto" w:fill="C6D9F1"/>
          </w:tcPr>
          <w:p w14:paraId="38A6BA94" w14:textId="77777777" w:rsidR="00707791" w:rsidRPr="006C6F85" w:rsidRDefault="00707791" w:rsidP="00484BE7">
            <w:pPr>
              <w:spacing w:before="40" w:after="40" w:line="276" w:lineRule="auto"/>
              <w:jc w:val="center"/>
              <w:rPr>
                <w:rFonts w:ascii="Arial" w:hAnsi="Arial" w:cs="Arial"/>
                <w:b/>
                <w:color w:val="000000" w:themeColor="text1"/>
                <w:sz w:val="22"/>
                <w:szCs w:val="22"/>
              </w:rPr>
            </w:pPr>
            <w:r w:rsidRPr="006C6F85">
              <w:rPr>
                <w:rFonts w:ascii="Arial" w:hAnsi="Arial" w:cs="Arial"/>
                <w:b/>
                <w:color w:val="000000" w:themeColor="text1"/>
                <w:sz w:val="22"/>
                <w:szCs w:val="22"/>
              </w:rPr>
              <w:t>Tipo de recurso</w:t>
            </w:r>
          </w:p>
        </w:tc>
        <w:tc>
          <w:tcPr>
            <w:tcW w:w="11320" w:type="dxa"/>
            <w:shd w:val="clear" w:color="auto" w:fill="C6D9F1"/>
          </w:tcPr>
          <w:p w14:paraId="6F5096AE" w14:textId="77777777" w:rsidR="00707791" w:rsidRPr="00F30210" w:rsidRDefault="00707791" w:rsidP="00484BE7">
            <w:pPr>
              <w:spacing w:before="40" w:after="40" w:line="276" w:lineRule="auto"/>
              <w:jc w:val="center"/>
              <w:rPr>
                <w:rFonts w:ascii="Arial" w:hAnsi="Arial" w:cs="Arial"/>
                <w:color w:val="000000" w:themeColor="text1"/>
                <w:sz w:val="22"/>
                <w:szCs w:val="22"/>
              </w:rPr>
            </w:pPr>
            <w:r w:rsidRPr="006C6F85">
              <w:rPr>
                <w:rFonts w:ascii="Arial" w:hAnsi="Arial" w:cs="Arial"/>
                <w:color w:val="000000" w:themeColor="text1"/>
                <w:sz w:val="22"/>
                <w:szCs w:val="22"/>
              </w:rPr>
              <w:t>Síntesis</w:t>
            </w:r>
          </w:p>
        </w:tc>
      </w:tr>
      <w:tr w:rsidR="00707791" w:rsidRPr="00484BE7" w14:paraId="5BCC2004" w14:textId="77777777" w:rsidTr="0088708E">
        <w:tc>
          <w:tcPr>
            <w:tcW w:w="13421" w:type="dxa"/>
            <w:gridSpan w:val="2"/>
          </w:tcPr>
          <w:p w14:paraId="5D4C94A6" w14:textId="00C0D06E" w:rsidR="00707791" w:rsidRPr="004945E7" w:rsidRDefault="009B7A98" w:rsidP="00484BE7">
            <w:pPr>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Manejo de información para sistemas de gestión</w:t>
            </w:r>
          </w:p>
          <w:p w14:paraId="55092B39" w14:textId="6B517599" w:rsidR="00707791" w:rsidRPr="005831C8" w:rsidRDefault="00707791" w:rsidP="00484BE7">
            <w:pPr>
              <w:spacing w:before="40" w:after="40" w:line="276" w:lineRule="auto"/>
              <w:rPr>
                <w:rFonts w:ascii="Arial" w:hAnsi="Arial" w:cs="Arial"/>
                <w:color w:val="000000" w:themeColor="text1"/>
                <w:sz w:val="22"/>
                <w:szCs w:val="22"/>
              </w:rPr>
            </w:pPr>
            <w:r w:rsidRPr="006C6F85">
              <w:rPr>
                <w:rFonts w:ascii="Arial" w:hAnsi="Arial" w:cs="Arial"/>
                <w:b/>
                <w:bCs/>
                <w:color w:val="000000" w:themeColor="text1"/>
                <w:sz w:val="22"/>
                <w:szCs w:val="22"/>
              </w:rPr>
              <w:t>Síntesis:</w:t>
            </w:r>
            <w:r w:rsidRPr="006C6F85">
              <w:rPr>
                <w:rFonts w:ascii="Arial" w:hAnsi="Arial" w:cs="Arial"/>
                <w:color w:val="000000" w:themeColor="text1"/>
                <w:sz w:val="22"/>
                <w:szCs w:val="22"/>
              </w:rPr>
              <w:t xml:space="preserve"> </w:t>
            </w:r>
            <w:r w:rsidR="009B7A98" w:rsidRPr="00F30210">
              <w:rPr>
                <w:rFonts w:ascii="Arial" w:hAnsi="Arial" w:cs="Arial"/>
                <w:color w:val="000000" w:themeColor="text1"/>
                <w:sz w:val="22"/>
                <w:szCs w:val="22"/>
              </w:rPr>
              <w:t>Documentos y procesos de la información documentada</w:t>
            </w:r>
          </w:p>
        </w:tc>
      </w:tr>
      <w:tr w:rsidR="00707791" w:rsidRPr="00484BE7" w14:paraId="18C95E10" w14:textId="77777777" w:rsidTr="0088708E">
        <w:tc>
          <w:tcPr>
            <w:tcW w:w="2101" w:type="dxa"/>
            <w:shd w:val="clear" w:color="auto" w:fill="C6D9F1"/>
          </w:tcPr>
          <w:p w14:paraId="40F53263" w14:textId="77777777" w:rsidR="00707791" w:rsidRPr="00B41677" w:rsidRDefault="00707791" w:rsidP="00484BE7">
            <w:pPr>
              <w:spacing w:before="40" w:after="40" w:line="276" w:lineRule="auto"/>
              <w:rPr>
                <w:rFonts w:ascii="Arial" w:hAnsi="Arial" w:cs="Arial"/>
                <w:b/>
                <w:color w:val="000000" w:themeColor="text1"/>
                <w:sz w:val="22"/>
                <w:szCs w:val="22"/>
              </w:rPr>
            </w:pPr>
            <w:r w:rsidRPr="00934A99">
              <w:rPr>
                <w:rFonts w:ascii="Arial" w:hAnsi="Arial" w:cs="Arial"/>
                <w:b/>
                <w:color w:val="000000" w:themeColor="text1"/>
                <w:sz w:val="22"/>
                <w:szCs w:val="22"/>
              </w:rPr>
              <w:t>Introducción</w:t>
            </w:r>
          </w:p>
          <w:p w14:paraId="199AE040" w14:textId="77777777" w:rsidR="00707791" w:rsidRPr="00EE1B4C" w:rsidRDefault="00707791" w:rsidP="00484BE7">
            <w:pPr>
              <w:spacing w:before="40" w:after="40" w:line="276" w:lineRule="auto"/>
              <w:rPr>
                <w:rFonts w:ascii="Arial" w:hAnsi="Arial" w:cs="Arial"/>
                <w:color w:val="000000" w:themeColor="text1"/>
                <w:sz w:val="22"/>
                <w:szCs w:val="22"/>
              </w:rPr>
            </w:pPr>
          </w:p>
        </w:tc>
        <w:tc>
          <w:tcPr>
            <w:tcW w:w="11320" w:type="dxa"/>
          </w:tcPr>
          <w:p w14:paraId="55903836" w14:textId="5A41E41B" w:rsidR="00707791" w:rsidRPr="00484BE7" w:rsidRDefault="003369CC" w:rsidP="00484BE7">
            <w:pPr>
              <w:spacing w:before="40" w:after="40" w:line="276" w:lineRule="auto"/>
              <w:rPr>
                <w:rFonts w:ascii="Arial" w:hAnsi="Arial" w:cs="Arial"/>
                <w:color w:val="000000" w:themeColor="text1"/>
                <w:sz w:val="22"/>
                <w:szCs w:val="22"/>
                <w:lang w:val="es"/>
              </w:rPr>
            </w:pPr>
            <w:r w:rsidRPr="003369CC">
              <w:rPr>
                <w:rFonts w:ascii="Arial" w:hAnsi="Arial" w:cs="Arial"/>
                <w:color w:val="000000" w:themeColor="text1"/>
                <w:sz w:val="22"/>
                <w:szCs w:val="22"/>
                <w:lang w:val="es"/>
              </w:rPr>
              <w:t>El siguiente mapa integra los criterios y especificidades de los conocimientos expuestos en el presente componente formativo.</w:t>
            </w:r>
          </w:p>
        </w:tc>
      </w:tr>
      <w:tr w:rsidR="00707791" w:rsidRPr="00484BE7" w14:paraId="591EC327" w14:textId="77777777" w:rsidTr="0088708E">
        <w:tc>
          <w:tcPr>
            <w:tcW w:w="13421" w:type="dxa"/>
            <w:gridSpan w:val="2"/>
          </w:tcPr>
          <w:p w14:paraId="002A5B9E" w14:textId="1267C81E" w:rsidR="00707791" w:rsidRPr="00934A99" w:rsidRDefault="0088708E" w:rsidP="00484BE7">
            <w:pPr>
              <w:spacing w:before="40" w:after="40" w:line="276" w:lineRule="auto"/>
              <w:jc w:val="center"/>
              <w:rPr>
                <w:rFonts w:ascii="Arial" w:hAnsi="Arial" w:cs="Arial"/>
                <w:color w:val="000000" w:themeColor="text1"/>
                <w:sz w:val="22"/>
                <w:szCs w:val="22"/>
              </w:rPr>
            </w:pPr>
            <w:commentRangeStart w:id="68"/>
            <w:r w:rsidRPr="00934A99">
              <w:rPr>
                <w:rFonts w:ascii="Arial" w:hAnsi="Arial" w:cs="Arial"/>
                <w:noProof/>
                <w:color w:val="7F7F7F"/>
                <w:sz w:val="22"/>
                <w:szCs w:val="22"/>
              </w:rPr>
              <w:lastRenderedPageBreak/>
              <w:drawing>
                <wp:inline distT="0" distB="0" distL="0" distR="0" wp14:anchorId="3274DEDF" wp14:editId="52B8993B">
                  <wp:extent cx="3448878" cy="4512365"/>
                  <wp:effectExtent l="0" t="12700" r="0" b="8890"/>
                  <wp:docPr id="125" name="Diagrama 1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commentRangeEnd w:id="68"/>
            <w:r w:rsidR="00E10A37">
              <w:rPr>
                <w:rStyle w:val="CommentReference"/>
                <w:rFonts w:ascii="Arial" w:eastAsia="Arial" w:hAnsi="Arial" w:cs="Arial"/>
                <w:lang w:val="es" w:eastAsia="es-CO"/>
              </w:rPr>
              <w:commentReference w:id="68"/>
            </w:r>
          </w:p>
          <w:p w14:paraId="25E83AA6" w14:textId="0EA96E43" w:rsidR="00707791" w:rsidRPr="00EE1B4C" w:rsidRDefault="00707791" w:rsidP="00484BE7">
            <w:pPr>
              <w:spacing w:before="40" w:after="40" w:line="276" w:lineRule="auto"/>
              <w:rPr>
                <w:rFonts w:ascii="Arial" w:hAnsi="Arial" w:cs="Arial"/>
                <w:color w:val="000000" w:themeColor="text1"/>
                <w:sz w:val="22"/>
                <w:szCs w:val="22"/>
              </w:rPr>
            </w:pPr>
          </w:p>
        </w:tc>
      </w:tr>
    </w:tbl>
    <w:p w14:paraId="34D5F297" w14:textId="77777777" w:rsidR="00C3043C" w:rsidRPr="00934A99" w:rsidRDefault="00C3043C" w:rsidP="00484BE7">
      <w:pPr>
        <w:spacing w:before="40" w:after="40" w:line="276" w:lineRule="auto"/>
        <w:rPr>
          <w:rFonts w:ascii="Arial" w:hAnsi="Arial" w:cs="Arial"/>
          <w:b/>
          <w:bCs/>
          <w:color w:val="000000" w:themeColor="text1"/>
          <w:sz w:val="22"/>
          <w:szCs w:val="22"/>
        </w:rPr>
      </w:pPr>
    </w:p>
    <w:p w14:paraId="377001FC" w14:textId="77777777" w:rsidR="00C3043C" w:rsidRPr="00934A99" w:rsidRDefault="00C3043C" w:rsidP="00484BE7">
      <w:pPr>
        <w:spacing w:before="40" w:after="40" w:line="276" w:lineRule="auto"/>
        <w:rPr>
          <w:rFonts w:ascii="Arial" w:hAnsi="Arial" w:cs="Arial"/>
          <w:b/>
          <w:bCs/>
          <w:color w:val="000000" w:themeColor="text1"/>
          <w:sz w:val="22"/>
          <w:szCs w:val="22"/>
        </w:rPr>
      </w:pPr>
    </w:p>
    <w:p w14:paraId="6095730D" w14:textId="0EC85BA2" w:rsidR="0088708E" w:rsidRPr="00EE1B4C" w:rsidRDefault="0088708E" w:rsidP="00484BE7">
      <w:pPr>
        <w:spacing w:before="40" w:after="40" w:line="276" w:lineRule="auto"/>
        <w:rPr>
          <w:rFonts w:ascii="Arial" w:hAnsi="Arial" w:cs="Arial"/>
          <w:b/>
          <w:bCs/>
          <w:color w:val="000000" w:themeColor="text1"/>
          <w:sz w:val="22"/>
          <w:szCs w:val="22"/>
        </w:rPr>
      </w:pPr>
      <w:r w:rsidRPr="00EE1B4C">
        <w:rPr>
          <w:rFonts w:ascii="Arial" w:hAnsi="Arial" w:cs="Arial"/>
          <w:b/>
          <w:bCs/>
          <w:color w:val="000000" w:themeColor="text1"/>
          <w:sz w:val="22"/>
          <w:szCs w:val="22"/>
        </w:rPr>
        <w:t>Actividad didáctica</w:t>
      </w:r>
    </w:p>
    <w:p w14:paraId="3235BC6A" w14:textId="5289F012" w:rsidR="0088708E" w:rsidRPr="00484BE7" w:rsidRDefault="0088708E" w:rsidP="00484BE7">
      <w:pPr>
        <w:spacing w:before="40" w:after="40" w:line="276" w:lineRule="auto"/>
        <w:rPr>
          <w:rFonts w:ascii="Arial" w:hAnsi="Arial" w:cs="Arial"/>
          <w:sz w:val="22"/>
          <w:szCs w:val="22"/>
        </w:rPr>
      </w:pPr>
    </w:p>
    <w:tbl>
      <w:tblPr>
        <w:tblStyle w:val="TableGrid"/>
        <w:tblW w:w="13422" w:type="dxa"/>
        <w:tblLook w:val="04A0" w:firstRow="1" w:lastRow="0" w:firstColumn="1" w:lastColumn="0" w:noHBand="0" w:noVBand="1"/>
      </w:tblPr>
      <w:tblGrid>
        <w:gridCol w:w="5802"/>
        <w:gridCol w:w="7620"/>
      </w:tblGrid>
      <w:tr w:rsidR="00AA549D" w:rsidRPr="00484BE7" w14:paraId="285FF42E" w14:textId="77777777" w:rsidTr="00A07F45">
        <w:trPr>
          <w:trHeight w:val="460"/>
        </w:trPr>
        <w:tc>
          <w:tcPr>
            <w:tcW w:w="5802" w:type="dxa"/>
            <w:hideMark/>
          </w:tcPr>
          <w:p w14:paraId="7EFDC922" w14:textId="77777777" w:rsidR="000F66CB" w:rsidRPr="00484BE7" w:rsidRDefault="000F66CB" w:rsidP="00484BE7">
            <w:pPr>
              <w:pStyle w:val="NormalWeb"/>
              <w:spacing w:before="40" w:beforeAutospacing="0" w:after="40" w:afterAutospacing="0" w:line="276" w:lineRule="auto"/>
              <w:jc w:val="center"/>
              <w:rPr>
                <w:rFonts w:ascii="Arial" w:hAnsi="Arial" w:cs="Arial"/>
                <w:sz w:val="22"/>
                <w:szCs w:val="22"/>
                <w:lang w:eastAsia="es-CO"/>
              </w:rPr>
            </w:pPr>
            <w:r w:rsidRPr="00934A99">
              <w:rPr>
                <w:rFonts w:ascii="Arial" w:hAnsi="Arial" w:cs="Arial"/>
                <w:b/>
                <w:bCs/>
                <w:color w:val="000000"/>
                <w:sz w:val="22"/>
                <w:szCs w:val="22"/>
              </w:rPr>
              <w:t>Tipo de recurso</w:t>
            </w:r>
          </w:p>
        </w:tc>
        <w:tc>
          <w:tcPr>
            <w:tcW w:w="7620" w:type="dxa"/>
            <w:hideMark/>
          </w:tcPr>
          <w:p w14:paraId="691A1336" w14:textId="77777777" w:rsidR="000F66CB" w:rsidRPr="00484BE7" w:rsidRDefault="000F66CB" w:rsidP="00484BE7">
            <w:pPr>
              <w:pStyle w:val="NormalWeb"/>
              <w:spacing w:before="40" w:beforeAutospacing="0" w:after="40" w:afterAutospacing="0" w:line="276" w:lineRule="auto"/>
              <w:jc w:val="center"/>
              <w:rPr>
                <w:rFonts w:ascii="Arial" w:hAnsi="Arial" w:cs="Arial"/>
                <w:sz w:val="22"/>
                <w:szCs w:val="22"/>
              </w:rPr>
            </w:pPr>
            <w:r w:rsidRPr="00934A99">
              <w:rPr>
                <w:rFonts w:ascii="Arial" w:hAnsi="Arial" w:cs="Arial"/>
                <w:color w:val="000000"/>
                <w:sz w:val="22"/>
                <w:szCs w:val="22"/>
              </w:rPr>
              <w:t>Actividad didáctica. Verdadero y falso</w:t>
            </w:r>
          </w:p>
        </w:tc>
      </w:tr>
      <w:tr w:rsidR="00AA549D" w:rsidRPr="00484BE7" w14:paraId="385F57B3" w14:textId="77777777" w:rsidTr="00A07F45">
        <w:trPr>
          <w:trHeight w:val="420"/>
        </w:trPr>
        <w:tc>
          <w:tcPr>
            <w:tcW w:w="5802" w:type="dxa"/>
            <w:hideMark/>
          </w:tcPr>
          <w:p w14:paraId="75F3ED48" w14:textId="65B5898E" w:rsidR="000F66CB" w:rsidRPr="00484BE7" w:rsidRDefault="00D304A2" w:rsidP="00484BE7">
            <w:pPr>
              <w:pStyle w:val="NormalWeb"/>
              <w:spacing w:before="40" w:after="40" w:line="276" w:lineRule="auto"/>
              <w:rPr>
                <w:rFonts w:ascii="Arial" w:hAnsi="Arial" w:cs="Arial"/>
                <w:sz w:val="22"/>
                <w:szCs w:val="22"/>
              </w:rPr>
            </w:pPr>
            <w:r w:rsidRPr="00D304A2">
              <w:rPr>
                <w:rFonts w:ascii="Arial" w:hAnsi="Arial" w:cs="Arial"/>
                <w:color w:val="000000" w:themeColor="text1"/>
                <w:sz w:val="22"/>
                <w:szCs w:val="22"/>
                <w:lang w:val="es"/>
              </w:rPr>
              <w:t>Apreciado aprendiz, a continuación, encontrará una serie de preguntas que deberá resolver, con el objetivo de evaluar la aprehensión de los conocimientos expuestos en este componente formativo.</w:t>
            </w:r>
          </w:p>
        </w:tc>
        <w:tc>
          <w:tcPr>
            <w:tcW w:w="7620" w:type="dxa"/>
            <w:hideMark/>
          </w:tcPr>
          <w:p w14:paraId="1965B873" w14:textId="35775737" w:rsidR="000F66CB" w:rsidRPr="00484BE7" w:rsidRDefault="00FB126F" w:rsidP="00484BE7">
            <w:pPr>
              <w:pStyle w:val="NormalWeb"/>
              <w:spacing w:before="40" w:beforeAutospacing="0" w:after="40" w:afterAutospacing="0" w:line="276" w:lineRule="auto"/>
              <w:jc w:val="center"/>
              <w:rPr>
                <w:rFonts w:ascii="Arial" w:hAnsi="Arial" w:cs="Arial"/>
                <w:sz w:val="22"/>
                <w:szCs w:val="22"/>
              </w:rPr>
            </w:pPr>
            <w:commentRangeStart w:id="69"/>
            <w:r w:rsidRPr="00484BE7">
              <w:rPr>
                <w:rFonts w:ascii="Arial" w:hAnsi="Arial" w:cs="Arial"/>
                <w:noProof/>
                <w:color w:val="2D2926"/>
                <w:sz w:val="22"/>
                <w:szCs w:val="22"/>
              </w:rPr>
              <w:drawing>
                <wp:inline distT="0" distB="0" distL="0" distR="0" wp14:anchorId="3E59AC87" wp14:editId="40813092">
                  <wp:extent cx="1302026" cy="1388737"/>
                  <wp:effectExtent l="0" t="0" r="0" b="254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330613" cy="1419228"/>
                          </a:xfrm>
                          <a:prstGeom prst="rect">
                            <a:avLst/>
                          </a:prstGeom>
                        </pic:spPr>
                      </pic:pic>
                    </a:graphicData>
                  </a:graphic>
                </wp:inline>
              </w:drawing>
            </w:r>
            <w:commentRangeEnd w:id="69"/>
            <w:r w:rsidRPr="00484BE7">
              <w:rPr>
                <w:rStyle w:val="CommentReference"/>
                <w:rFonts w:ascii="Arial" w:eastAsia="Arial" w:hAnsi="Arial" w:cs="Arial"/>
                <w:sz w:val="22"/>
                <w:szCs w:val="22"/>
                <w:lang w:val="es" w:eastAsia="es-CO"/>
              </w:rPr>
              <w:commentReference w:id="69"/>
            </w:r>
          </w:p>
          <w:p w14:paraId="6E61C8C0" w14:textId="2CFF4CA1" w:rsidR="000F66CB" w:rsidRPr="00484BE7" w:rsidRDefault="000F66CB" w:rsidP="00484BE7">
            <w:pPr>
              <w:pStyle w:val="NormalWeb"/>
              <w:spacing w:before="40" w:beforeAutospacing="0" w:after="40" w:afterAutospacing="0" w:line="276" w:lineRule="auto"/>
              <w:jc w:val="center"/>
              <w:rPr>
                <w:rFonts w:ascii="Arial" w:hAnsi="Arial" w:cs="Arial"/>
                <w:sz w:val="22"/>
                <w:szCs w:val="22"/>
              </w:rPr>
            </w:pPr>
            <w:r w:rsidRPr="00934A99">
              <w:rPr>
                <w:rFonts w:ascii="Arial" w:hAnsi="Arial" w:cs="Arial"/>
                <w:b/>
                <w:bCs/>
                <w:color w:val="000000"/>
                <w:sz w:val="22"/>
                <w:szCs w:val="22"/>
              </w:rPr>
              <w:t xml:space="preserve">Imagen 1: </w:t>
            </w:r>
            <w:r w:rsidR="00697E97" w:rsidRPr="00B41677">
              <w:rPr>
                <w:rFonts w:ascii="Arial" w:hAnsi="Arial" w:cs="Arial"/>
                <w:color w:val="000000" w:themeColor="text1"/>
                <w:sz w:val="22"/>
                <w:szCs w:val="22"/>
              </w:rPr>
              <w:t>135401_i</w:t>
            </w:r>
            <w:r w:rsidR="00697E97" w:rsidRPr="00E50931">
              <w:rPr>
                <w:rFonts w:ascii="Arial" w:hAnsi="Arial" w:cs="Arial"/>
                <w:color w:val="000000" w:themeColor="text1"/>
                <w:sz w:val="22"/>
                <w:szCs w:val="22"/>
              </w:rPr>
              <w:t>49</w:t>
            </w:r>
          </w:p>
        </w:tc>
      </w:tr>
      <w:tr w:rsidR="00AA549D" w:rsidRPr="00484BE7" w14:paraId="0BF89D17" w14:textId="77777777" w:rsidTr="00A07F45">
        <w:trPr>
          <w:trHeight w:val="420"/>
        </w:trPr>
        <w:tc>
          <w:tcPr>
            <w:tcW w:w="5802" w:type="dxa"/>
            <w:hideMark/>
          </w:tcPr>
          <w:p w14:paraId="3CB441DF" w14:textId="1A43BE3A"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1 Un documento es un elemento de soporte que permite la trazabilidad de i</w:t>
            </w:r>
            <w:r w:rsidRPr="00EE1B4C">
              <w:rPr>
                <w:rFonts w:ascii="Arial" w:hAnsi="Arial" w:cs="Arial"/>
                <w:color w:val="000000"/>
                <w:sz w:val="22"/>
                <w:szCs w:val="22"/>
              </w:rPr>
              <w:t>nformación histórica, como informes, resultados de acciones de monitoreo y seguimiento, entre otras.</w:t>
            </w:r>
          </w:p>
        </w:tc>
        <w:tc>
          <w:tcPr>
            <w:tcW w:w="7620" w:type="dxa"/>
            <w:hideMark/>
          </w:tcPr>
          <w:p w14:paraId="60E9FF6B" w14:textId="160EB272" w:rsidR="000F66CB" w:rsidRPr="00484BE7" w:rsidRDefault="004D52F0" w:rsidP="00484BE7">
            <w:pPr>
              <w:spacing w:before="40" w:after="40" w:line="276" w:lineRule="auto"/>
              <w:rPr>
                <w:rFonts w:ascii="Arial" w:hAnsi="Arial" w:cs="Arial"/>
                <w:sz w:val="22"/>
                <w:szCs w:val="22"/>
              </w:rPr>
            </w:pPr>
            <w:commentRangeStart w:id="70"/>
            <w:commentRangeEnd w:id="70"/>
            <w:r w:rsidRPr="00484BE7">
              <w:rPr>
                <w:rStyle w:val="CommentReference"/>
                <w:rFonts w:ascii="Arial" w:eastAsia="Arial" w:hAnsi="Arial" w:cs="Arial"/>
                <w:sz w:val="22"/>
                <w:szCs w:val="22"/>
                <w:lang w:val="es" w:eastAsia="es-CO"/>
              </w:rPr>
              <w:commentReference w:id="70"/>
            </w:r>
          </w:p>
        </w:tc>
      </w:tr>
      <w:tr w:rsidR="00AA549D" w:rsidRPr="00484BE7" w14:paraId="48F6F162" w14:textId="77777777" w:rsidTr="00A07F45">
        <w:trPr>
          <w:trHeight w:val="420"/>
        </w:trPr>
        <w:tc>
          <w:tcPr>
            <w:tcW w:w="5802" w:type="dxa"/>
            <w:hideMark/>
          </w:tcPr>
          <w:p w14:paraId="5BAF4070"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 (Correcto)</w:t>
            </w:r>
          </w:p>
          <w:p w14:paraId="6D47F4A8" w14:textId="3FBC626B" w:rsidR="000F66CB" w:rsidRPr="00484BE7" w:rsidRDefault="00E543DF" w:rsidP="00484BE7">
            <w:pPr>
              <w:pStyle w:val="NormalWeb"/>
              <w:spacing w:before="40" w:after="4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c>
          <w:tcPr>
            <w:tcW w:w="7620" w:type="dxa"/>
            <w:hideMark/>
          </w:tcPr>
          <w:p w14:paraId="7C81C76A" w14:textId="77717855"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 xml:space="preserve">Falso </w:t>
            </w:r>
          </w:p>
          <w:p w14:paraId="19CC2D6A" w14:textId="7A74A58B" w:rsidR="000F66CB" w:rsidRPr="00484BE7" w:rsidRDefault="00E543DF" w:rsidP="00484BE7">
            <w:pPr>
              <w:pStyle w:val="NormalWeb"/>
              <w:spacing w:before="40" w:after="40" w:line="276" w:lineRule="auto"/>
              <w:rPr>
                <w:rFonts w:ascii="Arial" w:hAnsi="Arial" w:cs="Arial"/>
                <w:sz w:val="22"/>
                <w:szCs w:val="22"/>
              </w:rPr>
            </w:pPr>
            <w:r w:rsidRPr="00E543DF">
              <w:rPr>
                <w:rFonts w:ascii="Arial" w:hAnsi="Arial" w:cs="Arial"/>
                <w:color w:val="000000" w:themeColor="text1"/>
                <w:sz w:val="22"/>
                <w:szCs w:val="22"/>
                <w:lang w:val="en-CO"/>
              </w:rPr>
              <w:t>¡Incorrecto! Es necesario revisar nuevamente el tema sobre</w:t>
            </w:r>
            <w:r w:rsidRPr="00484BE7">
              <w:rPr>
                <w:rFonts w:ascii="Arial" w:hAnsi="Arial" w:cs="Arial"/>
                <w:color w:val="000000" w:themeColor="text1"/>
                <w:sz w:val="22"/>
                <w:szCs w:val="22"/>
                <w:lang w:val="es-ES"/>
              </w:rPr>
              <w:t xml:space="preserve"> </w:t>
            </w:r>
            <w:r w:rsidR="00A84191" w:rsidRPr="00675E49">
              <w:rPr>
                <w:rFonts w:ascii="Arial" w:hAnsi="Arial" w:cs="Arial"/>
                <w:color w:val="000000" w:themeColor="text1"/>
                <w:sz w:val="22"/>
                <w:szCs w:val="22"/>
              </w:rPr>
              <w:t xml:space="preserve">la definición de documento, </w:t>
            </w:r>
            <w:r>
              <w:rPr>
                <w:rFonts w:ascii="Arial" w:hAnsi="Arial" w:cs="Arial"/>
                <w:color w:val="000000" w:themeColor="text1"/>
                <w:sz w:val="22"/>
                <w:szCs w:val="22"/>
              </w:rPr>
              <w:t>por</w:t>
            </w:r>
            <w:r w:rsidR="00A84191" w:rsidRPr="00675E49">
              <w:rPr>
                <w:rFonts w:ascii="Arial" w:hAnsi="Arial" w:cs="Arial"/>
                <w:color w:val="000000" w:themeColor="text1"/>
                <w:sz w:val="22"/>
                <w:szCs w:val="22"/>
              </w:rPr>
              <w:t xml:space="preserve">que </w:t>
            </w:r>
            <w:r w:rsidR="000F66CB" w:rsidRPr="00EE1B4C">
              <w:rPr>
                <w:rFonts w:ascii="Arial" w:hAnsi="Arial" w:cs="Arial"/>
                <w:color w:val="000000"/>
                <w:sz w:val="22"/>
                <w:szCs w:val="22"/>
              </w:rPr>
              <w:t>son elementos que dan soporte a la estructura organizacional y garantizan la trazabilidad de</w:t>
            </w:r>
            <w:r w:rsidR="00417AD3">
              <w:rPr>
                <w:rFonts w:ascii="Arial" w:hAnsi="Arial" w:cs="Arial"/>
                <w:color w:val="000000"/>
                <w:sz w:val="22"/>
                <w:szCs w:val="22"/>
              </w:rPr>
              <w:t xml:space="preserve"> la</w:t>
            </w:r>
            <w:r w:rsidR="000F66CB" w:rsidRPr="00EE1B4C">
              <w:rPr>
                <w:rFonts w:ascii="Arial" w:hAnsi="Arial" w:cs="Arial"/>
                <w:color w:val="000000"/>
                <w:sz w:val="22"/>
                <w:szCs w:val="22"/>
              </w:rPr>
              <w:t xml:space="preserve"> información</w:t>
            </w:r>
            <w:r>
              <w:rPr>
                <w:rFonts w:ascii="Arial" w:hAnsi="Arial" w:cs="Arial"/>
                <w:color w:val="000000"/>
                <w:sz w:val="22"/>
                <w:szCs w:val="22"/>
              </w:rPr>
              <w:t>.</w:t>
            </w:r>
          </w:p>
        </w:tc>
      </w:tr>
      <w:tr w:rsidR="00AA549D" w:rsidRPr="00484BE7" w14:paraId="50346A70" w14:textId="77777777" w:rsidTr="00A07F45">
        <w:trPr>
          <w:trHeight w:val="420"/>
        </w:trPr>
        <w:tc>
          <w:tcPr>
            <w:tcW w:w="5802" w:type="dxa"/>
            <w:hideMark/>
          </w:tcPr>
          <w:p w14:paraId="70F7793B" w14:textId="54A558BE"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2 </w:t>
            </w:r>
            <w:r w:rsidR="007931BA" w:rsidRPr="00B41677">
              <w:rPr>
                <w:rFonts w:ascii="Arial" w:hAnsi="Arial" w:cs="Arial"/>
                <w:color w:val="000000"/>
                <w:sz w:val="22"/>
                <w:szCs w:val="22"/>
              </w:rPr>
              <w:t>Los d</w:t>
            </w:r>
            <w:r w:rsidRPr="00E50931">
              <w:rPr>
                <w:rFonts w:ascii="Arial" w:hAnsi="Arial" w:cs="Arial"/>
                <w:color w:val="000000"/>
                <w:sz w:val="22"/>
                <w:szCs w:val="22"/>
              </w:rPr>
              <w:t>os tipos de documentos de amplia utilización en las organizaciones son: novelísticos y crónicos.</w:t>
            </w:r>
          </w:p>
        </w:tc>
        <w:tc>
          <w:tcPr>
            <w:tcW w:w="7620" w:type="dxa"/>
            <w:hideMark/>
          </w:tcPr>
          <w:p w14:paraId="45E7299E" w14:textId="781CD4BA" w:rsidR="000F66CB" w:rsidRPr="00484BE7" w:rsidRDefault="004D52F0" w:rsidP="00484BE7">
            <w:pPr>
              <w:pStyle w:val="NormalWeb"/>
              <w:spacing w:before="40" w:beforeAutospacing="0" w:after="40" w:afterAutospacing="0" w:line="276" w:lineRule="auto"/>
              <w:rPr>
                <w:rFonts w:ascii="Arial" w:hAnsi="Arial" w:cs="Arial"/>
                <w:sz w:val="22"/>
                <w:szCs w:val="22"/>
              </w:rPr>
            </w:pPr>
            <w:commentRangeStart w:id="71"/>
            <w:commentRangeEnd w:id="71"/>
            <w:r w:rsidRPr="00484BE7">
              <w:rPr>
                <w:rStyle w:val="CommentReference"/>
                <w:rFonts w:ascii="Arial" w:eastAsia="Arial" w:hAnsi="Arial" w:cs="Arial"/>
                <w:sz w:val="22"/>
                <w:szCs w:val="22"/>
                <w:lang w:val="es" w:eastAsia="es-CO"/>
              </w:rPr>
              <w:commentReference w:id="71"/>
            </w:r>
          </w:p>
        </w:tc>
      </w:tr>
      <w:tr w:rsidR="00AA549D" w:rsidRPr="00484BE7" w14:paraId="6240AFB9" w14:textId="77777777" w:rsidTr="00A07F45">
        <w:trPr>
          <w:trHeight w:val="420"/>
        </w:trPr>
        <w:tc>
          <w:tcPr>
            <w:tcW w:w="5802" w:type="dxa"/>
            <w:hideMark/>
          </w:tcPr>
          <w:p w14:paraId="05E434F1" w14:textId="33F6F329"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w:t>
            </w:r>
          </w:p>
          <w:p w14:paraId="1ECFA465" w14:textId="5A10F89E" w:rsidR="000F66CB" w:rsidRPr="00484BE7" w:rsidRDefault="00E543DF"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lastRenderedPageBreak/>
              <w:t>¡Incorrecto! Es necesario revisar nuevamente el tema sobre</w:t>
            </w:r>
            <w:r w:rsidRPr="00E543DF" w:rsidDel="00E543DF">
              <w:rPr>
                <w:rFonts w:ascii="Arial" w:hAnsi="Arial" w:cs="Arial"/>
                <w:bCs/>
                <w:color w:val="000000" w:themeColor="text1"/>
                <w:sz w:val="22"/>
                <w:szCs w:val="22"/>
              </w:rPr>
              <w:t xml:space="preserve"> </w:t>
            </w:r>
            <w:r w:rsidR="000D0D67" w:rsidRPr="00B41677">
              <w:rPr>
                <w:rFonts w:ascii="Arial" w:hAnsi="Arial" w:cs="Arial"/>
                <w:bCs/>
                <w:color w:val="000000" w:themeColor="text1"/>
                <w:sz w:val="22"/>
                <w:szCs w:val="22"/>
              </w:rPr>
              <w:t>la clasificación de</w:t>
            </w:r>
            <w:r w:rsidR="000D0D67" w:rsidRPr="00E50931">
              <w:rPr>
                <w:rFonts w:ascii="Arial" w:hAnsi="Arial" w:cs="Arial"/>
                <w:bCs/>
                <w:color w:val="000000" w:themeColor="text1"/>
                <w:sz w:val="22"/>
                <w:szCs w:val="22"/>
              </w:rPr>
              <w:t xml:space="preserve"> </w:t>
            </w:r>
            <w:r w:rsidR="000D0D67" w:rsidRPr="00675E49">
              <w:rPr>
                <w:rFonts w:ascii="Arial" w:hAnsi="Arial" w:cs="Arial"/>
                <w:bCs/>
                <w:color w:val="000000" w:themeColor="text1"/>
                <w:sz w:val="22"/>
                <w:szCs w:val="22"/>
              </w:rPr>
              <w:t>l</w:t>
            </w:r>
            <w:r w:rsidR="000F66CB" w:rsidRPr="00484BE7">
              <w:rPr>
                <w:rFonts w:ascii="Arial" w:hAnsi="Arial" w:cs="Arial"/>
                <w:color w:val="000000"/>
                <w:sz w:val="22"/>
                <w:szCs w:val="22"/>
              </w:rPr>
              <w:t>os documento</w:t>
            </w:r>
            <w:r w:rsidR="000D0D67" w:rsidRPr="00484BE7">
              <w:rPr>
                <w:rFonts w:ascii="Arial" w:hAnsi="Arial" w:cs="Arial"/>
                <w:color w:val="000000"/>
                <w:sz w:val="22"/>
                <w:szCs w:val="22"/>
              </w:rPr>
              <w:t xml:space="preserve">s, </w:t>
            </w:r>
            <w:r>
              <w:rPr>
                <w:rFonts w:ascii="Arial" w:hAnsi="Arial" w:cs="Arial"/>
                <w:color w:val="000000"/>
                <w:sz w:val="22"/>
                <w:szCs w:val="22"/>
              </w:rPr>
              <w:t>por</w:t>
            </w:r>
            <w:r w:rsidR="000D0D67" w:rsidRPr="00484BE7">
              <w:rPr>
                <w:rFonts w:ascii="Arial" w:hAnsi="Arial" w:cs="Arial"/>
                <w:color w:val="000000"/>
                <w:sz w:val="22"/>
                <w:szCs w:val="22"/>
              </w:rPr>
              <w:t>que existen los</w:t>
            </w:r>
            <w:r w:rsidR="000F66CB" w:rsidRPr="00484BE7">
              <w:rPr>
                <w:rFonts w:ascii="Arial" w:hAnsi="Arial" w:cs="Arial"/>
                <w:color w:val="000000"/>
                <w:sz w:val="22"/>
                <w:szCs w:val="22"/>
              </w:rPr>
              <w:t xml:space="preserve"> siguientes tipos</w:t>
            </w:r>
            <w:r w:rsidR="000D0D67" w:rsidRPr="00484BE7">
              <w:rPr>
                <w:rFonts w:ascii="Arial" w:hAnsi="Arial" w:cs="Arial"/>
                <w:color w:val="000000"/>
                <w:sz w:val="22"/>
                <w:szCs w:val="22"/>
              </w:rPr>
              <w:t>: textuales, iconográficos, sonoros, audiovisuales, electrónicos o informáticos</w:t>
            </w:r>
            <w:r w:rsidR="00417AD3">
              <w:rPr>
                <w:rFonts w:ascii="Arial" w:hAnsi="Arial" w:cs="Arial"/>
                <w:color w:val="000000"/>
                <w:sz w:val="22"/>
                <w:szCs w:val="22"/>
              </w:rPr>
              <w:t>,</w:t>
            </w:r>
            <w:r w:rsidR="000D0D67" w:rsidRPr="00484BE7">
              <w:rPr>
                <w:rFonts w:ascii="Arial" w:hAnsi="Arial" w:cs="Arial"/>
                <w:color w:val="000000"/>
                <w:sz w:val="22"/>
                <w:szCs w:val="22"/>
              </w:rPr>
              <w:t xml:space="preserve"> documentos públicos</w:t>
            </w:r>
            <w:r w:rsidR="00D2741F" w:rsidRPr="00484BE7">
              <w:rPr>
                <w:rFonts w:ascii="Arial" w:hAnsi="Arial" w:cs="Arial"/>
                <w:color w:val="000000"/>
                <w:sz w:val="22"/>
                <w:szCs w:val="22"/>
              </w:rPr>
              <w:t xml:space="preserve"> y</w:t>
            </w:r>
            <w:r w:rsidR="00EE26D0" w:rsidRPr="00484BE7">
              <w:rPr>
                <w:rFonts w:ascii="Arial" w:hAnsi="Arial" w:cs="Arial"/>
                <w:color w:val="000000"/>
                <w:sz w:val="22"/>
                <w:szCs w:val="22"/>
              </w:rPr>
              <w:t xml:space="preserve"> </w:t>
            </w:r>
            <w:r w:rsidR="00EE26D0" w:rsidRPr="00934A99">
              <w:rPr>
                <w:rFonts w:ascii="Arial" w:hAnsi="Arial" w:cs="Arial"/>
                <w:color w:val="000000"/>
                <w:sz w:val="22"/>
                <w:szCs w:val="22"/>
              </w:rPr>
              <w:t>privados</w:t>
            </w:r>
            <w:r w:rsidR="000F66CB" w:rsidRPr="00B41677">
              <w:rPr>
                <w:rFonts w:ascii="Arial" w:hAnsi="Arial" w:cs="Arial"/>
                <w:color w:val="000000"/>
                <w:sz w:val="22"/>
                <w:szCs w:val="22"/>
              </w:rPr>
              <w:t>.</w:t>
            </w:r>
          </w:p>
        </w:tc>
        <w:tc>
          <w:tcPr>
            <w:tcW w:w="7620" w:type="dxa"/>
            <w:hideMark/>
          </w:tcPr>
          <w:p w14:paraId="2720B6E0" w14:textId="77777777" w:rsidR="00331671" w:rsidRPr="00B41677" w:rsidRDefault="000F66CB" w:rsidP="00484BE7">
            <w:pPr>
              <w:pStyle w:val="NormalWeb"/>
              <w:spacing w:before="40" w:beforeAutospacing="0" w:after="40" w:afterAutospacing="0" w:line="276" w:lineRule="auto"/>
              <w:rPr>
                <w:rFonts w:ascii="Arial" w:hAnsi="Arial" w:cs="Arial"/>
                <w:b/>
                <w:bCs/>
                <w:color w:val="000000"/>
                <w:sz w:val="22"/>
                <w:szCs w:val="22"/>
              </w:rPr>
            </w:pPr>
            <w:r w:rsidRPr="00934A99">
              <w:rPr>
                <w:rFonts w:ascii="Arial" w:hAnsi="Arial" w:cs="Arial"/>
                <w:b/>
                <w:bCs/>
                <w:color w:val="000000"/>
                <w:sz w:val="22"/>
                <w:szCs w:val="22"/>
              </w:rPr>
              <w:lastRenderedPageBreak/>
              <w:t>Falso (correcto)</w:t>
            </w:r>
          </w:p>
          <w:p w14:paraId="71B906A4" w14:textId="029523BD" w:rsidR="000F66CB" w:rsidRPr="00484BE7" w:rsidRDefault="00E543DF"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lastRenderedPageBreak/>
              <w:t>¡Muy bien! Ha elegido la respuesta correcta.</w:t>
            </w:r>
          </w:p>
        </w:tc>
      </w:tr>
      <w:tr w:rsidR="00AA549D" w:rsidRPr="00484BE7" w14:paraId="20C0D0DC" w14:textId="77777777" w:rsidTr="00A07F45">
        <w:trPr>
          <w:trHeight w:val="420"/>
        </w:trPr>
        <w:tc>
          <w:tcPr>
            <w:tcW w:w="5802" w:type="dxa"/>
            <w:hideMark/>
          </w:tcPr>
          <w:p w14:paraId="66A226A5" w14:textId="2E88ACE1" w:rsidR="000F66CB" w:rsidRPr="00484BE7" w:rsidRDefault="00EE26D0"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3 </w:t>
            </w:r>
            <w:r w:rsidR="000F66CB" w:rsidRPr="00B41677">
              <w:rPr>
                <w:rFonts w:ascii="Arial" w:hAnsi="Arial" w:cs="Arial"/>
                <w:color w:val="000000"/>
                <w:sz w:val="22"/>
                <w:szCs w:val="22"/>
              </w:rPr>
              <w:t>La planeación es un elemento de la gestión documental que implica el análisis y definición del flujo de proceso para cada documento, sus interacciones y formas adecuadas de uso en el contexto de la organización.</w:t>
            </w:r>
          </w:p>
        </w:tc>
        <w:tc>
          <w:tcPr>
            <w:tcW w:w="7620" w:type="dxa"/>
            <w:hideMark/>
          </w:tcPr>
          <w:p w14:paraId="0F0A7F42"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p>
        </w:tc>
      </w:tr>
      <w:tr w:rsidR="00AA549D" w:rsidRPr="00484BE7" w14:paraId="76FDE76B" w14:textId="77777777" w:rsidTr="00A07F45">
        <w:trPr>
          <w:trHeight w:val="420"/>
        </w:trPr>
        <w:tc>
          <w:tcPr>
            <w:tcW w:w="5802" w:type="dxa"/>
            <w:hideMark/>
          </w:tcPr>
          <w:p w14:paraId="20193F25" w14:textId="5E4F7FA1"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 xml:space="preserve">Verdadero </w:t>
            </w:r>
          </w:p>
          <w:p w14:paraId="03984344" w14:textId="581EB3B1" w:rsidR="000F66CB" w:rsidRPr="00484BE7" w:rsidRDefault="003708F0"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Pr="00E543DF" w:rsidDel="00E543DF">
              <w:rPr>
                <w:rFonts w:ascii="Arial" w:hAnsi="Arial" w:cs="Arial"/>
                <w:bCs/>
                <w:color w:val="000000" w:themeColor="text1"/>
                <w:sz w:val="22"/>
                <w:szCs w:val="22"/>
              </w:rPr>
              <w:t xml:space="preserve"> </w:t>
            </w:r>
            <w:r>
              <w:rPr>
                <w:rFonts w:ascii="Arial" w:hAnsi="Arial" w:cs="Arial"/>
                <w:color w:val="000000"/>
                <w:sz w:val="22"/>
                <w:szCs w:val="22"/>
              </w:rPr>
              <w:t>l</w:t>
            </w:r>
            <w:r w:rsidR="000F66CB" w:rsidRPr="00EE1B4C">
              <w:rPr>
                <w:rFonts w:ascii="Arial" w:hAnsi="Arial" w:cs="Arial"/>
                <w:color w:val="000000"/>
                <w:sz w:val="22"/>
                <w:szCs w:val="22"/>
              </w:rPr>
              <w:t>a planeación</w:t>
            </w:r>
            <w:r w:rsidR="00D800C8" w:rsidRPr="00993055">
              <w:rPr>
                <w:rFonts w:ascii="Arial" w:hAnsi="Arial" w:cs="Arial"/>
                <w:color w:val="000000"/>
                <w:sz w:val="22"/>
                <w:szCs w:val="22"/>
              </w:rPr>
              <w:t xml:space="preserve">, </w:t>
            </w:r>
            <w:r>
              <w:rPr>
                <w:rFonts w:ascii="Arial" w:hAnsi="Arial" w:cs="Arial"/>
                <w:color w:val="000000"/>
                <w:sz w:val="22"/>
                <w:szCs w:val="22"/>
              </w:rPr>
              <w:t>por</w:t>
            </w:r>
            <w:r w:rsidR="00D800C8" w:rsidRPr="00993055">
              <w:rPr>
                <w:rFonts w:ascii="Arial" w:hAnsi="Arial" w:cs="Arial"/>
                <w:color w:val="000000"/>
                <w:sz w:val="22"/>
                <w:szCs w:val="22"/>
              </w:rPr>
              <w:t>que</w:t>
            </w:r>
            <w:r w:rsidR="000F66CB" w:rsidRPr="004945E7">
              <w:rPr>
                <w:rFonts w:ascii="Arial" w:hAnsi="Arial" w:cs="Arial"/>
                <w:color w:val="000000"/>
                <w:sz w:val="22"/>
                <w:szCs w:val="22"/>
              </w:rPr>
              <w:t xml:space="preserve"> es el proceso previo, que se enfoca en el diseño del sistema</w:t>
            </w:r>
            <w:r w:rsidR="00417AD3">
              <w:rPr>
                <w:rFonts w:ascii="Arial" w:hAnsi="Arial" w:cs="Arial"/>
                <w:color w:val="000000"/>
                <w:sz w:val="22"/>
                <w:szCs w:val="22"/>
              </w:rPr>
              <w:t>,</w:t>
            </w:r>
            <w:r w:rsidR="000F66CB" w:rsidRPr="004945E7">
              <w:rPr>
                <w:rFonts w:ascii="Arial" w:hAnsi="Arial" w:cs="Arial"/>
                <w:color w:val="000000"/>
                <w:sz w:val="22"/>
                <w:szCs w:val="22"/>
              </w:rPr>
              <w:t xml:space="preserve"> de acuerdo con las características y necesidades de la organización específica y sus necesidades de gestión documental.</w:t>
            </w:r>
          </w:p>
        </w:tc>
        <w:tc>
          <w:tcPr>
            <w:tcW w:w="7620" w:type="dxa"/>
            <w:hideMark/>
          </w:tcPr>
          <w:p w14:paraId="03592C7F"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 (correcto)</w:t>
            </w:r>
          </w:p>
          <w:p w14:paraId="0F0CBEBC" w14:textId="5D892B2C" w:rsidR="000F66CB" w:rsidRPr="00484BE7" w:rsidRDefault="003708F0"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r>
      <w:tr w:rsidR="00AA549D" w:rsidRPr="00484BE7" w14:paraId="01F71472" w14:textId="77777777" w:rsidTr="00A07F45">
        <w:trPr>
          <w:trHeight w:val="420"/>
        </w:trPr>
        <w:tc>
          <w:tcPr>
            <w:tcW w:w="5802" w:type="dxa"/>
            <w:hideMark/>
          </w:tcPr>
          <w:p w14:paraId="7C983CED" w14:textId="2073E94E" w:rsidR="000F66CB" w:rsidRPr="00484BE7" w:rsidRDefault="00EE26D0"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4 </w:t>
            </w:r>
            <w:r w:rsidR="000F66CB" w:rsidRPr="00B41677">
              <w:rPr>
                <w:rFonts w:ascii="Arial" w:hAnsi="Arial" w:cs="Arial"/>
                <w:color w:val="000000"/>
                <w:sz w:val="22"/>
                <w:szCs w:val="22"/>
              </w:rPr>
              <w:t xml:space="preserve">La gestión de documentos obsoletos permite mitigar el riesgo de uso involuntario a través de su </w:t>
            </w:r>
            <w:r w:rsidR="004D52F0" w:rsidRPr="00EE1B4C">
              <w:rPr>
                <w:rFonts w:ascii="Arial" w:hAnsi="Arial" w:cs="Arial"/>
                <w:color w:val="000000"/>
                <w:sz w:val="22"/>
                <w:szCs w:val="22"/>
              </w:rPr>
              <w:t>i</w:t>
            </w:r>
            <w:r w:rsidR="000F66CB" w:rsidRPr="00993055">
              <w:rPr>
                <w:rFonts w:ascii="Arial" w:hAnsi="Arial" w:cs="Arial"/>
                <w:color w:val="000000"/>
                <w:sz w:val="22"/>
                <w:szCs w:val="22"/>
              </w:rPr>
              <w:t>dentificación y disposición en caso de ser conservados</w:t>
            </w:r>
            <w:r w:rsidR="00973450" w:rsidRPr="004945E7">
              <w:rPr>
                <w:rFonts w:ascii="Arial" w:hAnsi="Arial" w:cs="Arial"/>
                <w:color w:val="000000"/>
                <w:sz w:val="22"/>
                <w:szCs w:val="22"/>
              </w:rPr>
              <w:t>.</w:t>
            </w:r>
          </w:p>
        </w:tc>
        <w:tc>
          <w:tcPr>
            <w:tcW w:w="7620" w:type="dxa"/>
            <w:hideMark/>
          </w:tcPr>
          <w:p w14:paraId="77E40740"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p>
        </w:tc>
      </w:tr>
      <w:tr w:rsidR="00AA549D" w:rsidRPr="00484BE7" w14:paraId="55509137" w14:textId="77777777" w:rsidTr="00A07F45">
        <w:trPr>
          <w:trHeight w:val="420"/>
        </w:trPr>
        <w:tc>
          <w:tcPr>
            <w:tcW w:w="5802" w:type="dxa"/>
            <w:hideMark/>
          </w:tcPr>
          <w:p w14:paraId="7ED805FE"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 (Correcto)</w:t>
            </w:r>
          </w:p>
          <w:p w14:paraId="406AE467" w14:textId="754BE4A9" w:rsidR="000F66CB" w:rsidRPr="00484BE7" w:rsidRDefault="009842EF"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c>
          <w:tcPr>
            <w:tcW w:w="7620" w:type="dxa"/>
            <w:hideMark/>
          </w:tcPr>
          <w:p w14:paraId="5FC90906" w14:textId="6CA1EB8C"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 xml:space="preserve">Falso </w:t>
            </w:r>
          </w:p>
          <w:p w14:paraId="3E6C2191" w14:textId="6F9118FD" w:rsidR="000F66CB" w:rsidRPr="00484BE7" w:rsidRDefault="009842EF"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00D93FEC" w:rsidRPr="00E50931">
              <w:rPr>
                <w:rFonts w:ascii="Arial" w:hAnsi="Arial" w:cs="Arial"/>
                <w:bCs/>
                <w:color w:val="000000" w:themeColor="text1"/>
                <w:sz w:val="22"/>
                <w:szCs w:val="22"/>
              </w:rPr>
              <w:t xml:space="preserve"> la</w:t>
            </w:r>
            <w:r w:rsidR="000F66CB" w:rsidRPr="00675E49">
              <w:rPr>
                <w:rFonts w:ascii="Arial" w:hAnsi="Arial" w:cs="Arial"/>
                <w:color w:val="000000"/>
                <w:sz w:val="22"/>
                <w:szCs w:val="22"/>
              </w:rPr>
              <w:t xml:space="preserve"> gestión de documentos obsoletos</w:t>
            </w:r>
            <w:r w:rsidR="00D93FEC" w:rsidRPr="00EE1B4C">
              <w:rPr>
                <w:rFonts w:ascii="Arial" w:hAnsi="Arial" w:cs="Arial"/>
                <w:color w:val="000000"/>
                <w:sz w:val="22"/>
                <w:szCs w:val="22"/>
              </w:rPr>
              <w:t xml:space="preserve">, </w:t>
            </w:r>
            <w:r>
              <w:rPr>
                <w:rFonts w:ascii="Arial" w:hAnsi="Arial" w:cs="Arial"/>
                <w:color w:val="000000"/>
                <w:sz w:val="22"/>
                <w:szCs w:val="22"/>
              </w:rPr>
              <w:t>por</w:t>
            </w:r>
            <w:r w:rsidR="00D93FEC" w:rsidRPr="00EE1B4C">
              <w:rPr>
                <w:rFonts w:ascii="Arial" w:hAnsi="Arial" w:cs="Arial"/>
                <w:color w:val="000000"/>
                <w:sz w:val="22"/>
                <w:szCs w:val="22"/>
              </w:rPr>
              <w:t>que estos</w:t>
            </w:r>
            <w:r w:rsidR="000F66CB" w:rsidRPr="00EE1B4C">
              <w:rPr>
                <w:rFonts w:ascii="Arial" w:hAnsi="Arial" w:cs="Arial"/>
                <w:color w:val="000000"/>
                <w:sz w:val="22"/>
                <w:szCs w:val="22"/>
              </w:rPr>
              <w:t xml:space="preserve"> permite</w:t>
            </w:r>
            <w:r w:rsidR="00D93FEC" w:rsidRPr="00993055">
              <w:rPr>
                <w:rFonts w:ascii="Arial" w:hAnsi="Arial" w:cs="Arial"/>
                <w:color w:val="000000"/>
                <w:sz w:val="22"/>
                <w:szCs w:val="22"/>
              </w:rPr>
              <w:t xml:space="preserve">n </w:t>
            </w:r>
            <w:r w:rsidR="000F66CB" w:rsidRPr="004945E7">
              <w:rPr>
                <w:rFonts w:ascii="Arial" w:hAnsi="Arial" w:cs="Arial"/>
                <w:color w:val="000000"/>
                <w:sz w:val="22"/>
                <w:szCs w:val="22"/>
              </w:rPr>
              <w:t>identificar y mitigar posibles riesgos asociados a su uso, así como las condiciones para su disposición.</w:t>
            </w:r>
          </w:p>
        </w:tc>
      </w:tr>
      <w:tr w:rsidR="00AA549D" w:rsidRPr="00484BE7" w14:paraId="0509F25F" w14:textId="77777777" w:rsidTr="00A07F45">
        <w:trPr>
          <w:trHeight w:val="420"/>
        </w:trPr>
        <w:tc>
          <w:tcPr>
            <w:tcW w:w="5802" w:type="dxa"/>
            <w:hideMark/>
          </w:tcPr>
          <w:p w14:paraId="0EDFC725" w14:textId="2C788DBC" w:rsidR="000F66CB" w:rsidRPr="00484BE7" w:rsidRDefault="00EE26D0"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5 </w:t>
            </w:r>
            <w:r w:rsidR="000F66CB" w:rsidRPr="00B41677">
              <w:rPr>
                <w:rFonts w:ascii="Arial" w:hAnsi="Arial" w:cs="Arial"/>
                <w:color w:val="000000"/>
                <w:sz w:val="22"/>
                <w:szCs w:val="22"/>
              </w:rPr>
              <w:t>La documentación externa no se puede incluir como parte del sistema</w:t>
            </w:r>
          </w:p>
        </w:tc>
        <w:tc>
          <w:tcPr>
            <w:tcW w:w="7620" w:type="dxa"/>
            <w:hideMark/>
          </w:tcPr>
          <w:p w14:paraId="39E799F4"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p>
        </w:tc>
      </w:tr>
      <w:tr w:rsidR="00AA549D" w:rsidRPr="00484BE7" w14:paraId="41EE1140" w14:textId="77777777" w:rsidTr="00A07F45">
        <w:trPr>
          <w:trHeight w:val="420"/>
        </w:trPr>
        <w:tc>
          <w:tcPr>
            <w:tcW w:w="5802" w:type="dxa"/>
            <w:hideMark/>
          </w:tcPr>
          <w:p w14:paraId="69A3D9FC" w14:textId="61887B9A"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lastRenderedPageBreak/>
              <w:t xml:space="preserve">Verdadero </w:t>
            </w:r>
          </w:p>
          <w:p w14:paraId="4DEE9095" w14:textId="1AD68726"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Pr="00934A99" w:rsidDel="00A07F45">
              <w:rPr>
                <w:rFonts w:ascii="Arial" w:hAnsi="Arial" w:cs="Arial"/>
                <w:color w:val="000000"/>
                <w:sz w:val="22"/>
                <w:szCs w:val="22"/>
              </w:rPr>
              <w:t xml:space="preserve"> </w:t>
            </w:r>
            <w:r w:rsidR="003149EE" w:rsidRPr="00E50931">
              <w:rPr>
                <w:rFonts w:ascii="Arial" w:hAnsi="Arial" w:cs="Arial"/>
                <w:bCs/>
                <w:color w:val="000000" w:themeColor="text1"/>
                <w:sz w:val="22"/>
                <w:szCs w:val="22"/>
              </w:rPr>
              <w:t xml:space="preserve">la documentación externa, </w:t>
            </w:r>
            <w:r>
              <w:rPr>
                <w:rFonts w:ascii="Arial" w:hAnsi="Arial" w:cs="Arial"/>
                <w:bCs/>
                <w:color w:val="000000" w:themeColor="text1"/>
                <w:sz w:val="22"/>
                <w:szCs w:val="22"/>
              </w:rPr>
              <w:t>por</w:t>
            </w:r>
            <w:r w:rsidR="003149EE" w:rsidRPr="00E50931">
              <w:rPr>
                <w:rFonts w:ascii="Arial" w:hAnsi="Arial" w:cs="Arial"/>
                <w:bCs/>
                <w:color w:val="000000" w:themeColor="text1"/>
                <w:sz w:val="22"/>
                <w:szCs w:val="22"/>
              </w:rPr>
              <w:t xml:space="preserve">que la </w:t>
            </w:r>
            <w:r w:rsidR="000F66CB" w:rsidRPr="00EE1B4C">
              <w:rPr>
                <w:rFonts w:ascii="Arial" w:hAnsi="Arial" w:cs="Arial"/>
                <w:color w:val="000000"/>
                <w:sz w:val="22"/>
                <w:szCs w:val="22"/>
              </w:rPr>
              <w:t>organización debe identificar los documentos externos que afectan sus procesos internos</w:t>
            </w:r>
            <w:r w:rsidR="00417AD3">
              <w:rPr>
                <w:rFonts w:ascii="Arial" w:hAnsi="Arial" w:cs="Arial"/>
                <w:color w:val="000000"/>
                <w:sz w:val="22"/>
                <w:szCs w:val="22"/>
              </w:rPr>
              <w:t>;</w:t>
            </w:r>
            <w:r w:rsidR="000F66CB" w:rsidRPr="00EE1B4C">
              <w:rPr>
                <w:rFonts w:ascii="Arial" w:hAnsi="Arial" w:cs="Arial"/>
                <w:color w:val="000000"/>
                <w:sz w:val="22"/>
                <w:szCs w:val="22"/>
              </w:rPr>
              <w:t xml:space="preserve"> de esta forma</w:t>
            </w:r>
            <w:r w:rsidR="00417AD3">
              <w:rPr>
                <w:rFonts w:ascii="Arial" w:hAnsi="Arial" w:cs="Arial"/>
                <w:color w:val="000000"/>
                <w:sz w:val="22"/>
                <w:szCs w:val="22"/>
              </w:rPr>
              <w:t>,</w:t>
            </w:r>
            <w:r w:rsidR="000F66CB" w:rsidRPr="00EE1B4C">
              <w:rPr>
                <w:rFonts w:ascii="Arial" w:hAnsi="Arial" w:cs="Arial"/>
                <w:color w:val="000000"/>
                <w:sz w:val="22"/>
                <w:szCs w:val="22"/>
              </w:rPr>
              <w:t xml:space="preserve"> identificar y determinar los registros externos de relevanci</w:t>
            </w:r>
            <w:r w:rsidR="000F66CB" w:rsidRPr="004945E7">
              <w:rPr>
                <w:rFonts w:ascii="Arial" w:hAnsi="Arial" w:cs="Arial"/>
                <w:color w:val="000000"/>
                <w:sz w:val="22"/>
                <w:szCs w:val="22"/>
              </w:rPr>
              <w:t>a y definir las reglas para su control.</w:t>
            </w:r>
          </w:p>
        </w:tc>
        <w:tc>
          <w:tcPr>
            <w:tcW w:w="7620" w:type="dxa"/>
            <w:hideMark/>
          </w:tcPr>
          <w:p w14:paraId="542D7D84"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 (Correcto)</w:t>
            </w:r>
          </w:p>
          <w:p w14:paraId="7035258A" w14:textId="523F6FE5"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r>
      <w:tr w:rsidR="00AA549D" w:rsidRPr="00484BE7" w14:paraId="066C8C0E" w14:textId="77777777" w:rsidTr="00A07F45">
        <w:trPr>
          <w:trHeight w:val="420"/>
        </w:trPr>
        <w:tc>
          <w:tcPr>
            <w:tcW w:w="5802" w:type="dxa"/>
            <w:hideMark/>
          </w:tcPr>
          <w:p w14:paraId="6518904D" w14:textId="66B48C91" w:rsidR="000F66CB" w:rsidRPr="00484BE7" w:rsidRDefault="00EE26D0"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6 </w:t>
            </w:r>
            <w:r w:rsidR="000F66CB" w:rsidRPr="00B41677">
              <w:rPr>
                <w:rFonts w:ascii="Arial" w:hAnsi="Arial" w:cs="Arial"/>
                <w:color w:val="000000"/>
                <w:sz w:val="22"/>
                <w:szCs w:val="22"/>
              </w:rPr>
              <w:t>El control de documentos es un proceso que se desarrolla para incomodar a las áreas involucradas y evitar que pierdan el tiempo</w:t>
            </w:r>
            <w:r w:rsidR="00C614E0" w:rsidRPr="00B41677">
              <w:rPr>
                <w:rFonts w:ascii="Arial" w:hAnsi="Arial" w:cs="Arial"/>
                <w:color w:val="000000"/>
                <w:sz w:val="22"/>
                <w:szCs w:val="22"/>
              </w:rPr>
              <w:t>.</w:t>
            </w:r>
          </w:p>
        </w:tc>
        <w:tc>
          <w:tcPr>
            <w:tcW w:w="7620" w:type="dxa"/>
            <w:hideMark/>
          </w:tcPr>
          <w:p w14:paraId="7A64C1D2" w14:textId="081F879F" w:rsidR="0000609D" w:rsidRPr="00484BE7" w:rsidRDefault="0000609D" w:rsidP="00484BE7">
            <w:pPr>
              <w:pStyle w:val="NormalWeb"/>
              <w:spacing w:before="40" w:beforeAutospacing="0" w:after="40" w:afterAutospacing="0" w:line="276" w:lineRule="auto"/>
              <w:rPr>
                <w:rFonts w:ascii="Arial" w:hAnsi="Arial" w:cs="Arial"/>
                <w:sz w:val="22"/>
                <w:szCs w:val="22"/>
              </w:rPr>
            </w:pPr>
          </w:p>
        </w:tc>
      </w:tr>
      <w:tr w:rsidR="00AA549D" w:rsidRPr="00484BE7" w14:paraId="0B9ACBD0" w14:textId="77777777" w:rsidTr="00A07F45">
        <w:trPr>
          <w:trHeight w:val="420"/>
        </w:trPr>
        <w:tc>
          <w:tcPr>
            <w:tcW w:w="5802" w:type="dxa"/>
            <w:hideMark/>
          </w:tcPr>
          <w:p w14:paraId="0D45A4D2" w14:textId="350FF002"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w:t>
            </w:r>
          </w:p>
          <w:p w14:paraId="43D0B473" w14:textId="18A17927"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00164006" w:rsidRPr="00B41677">
              <w:rPr>
                <w:rFonts w:ascii="Arial" w:hAnsi="Arial" w:cs="Arial"/>
                <w:bCs/>
                <w:color w:val="000000" w:themeColor="text1"/>
                <w:sz w:val="22"/>
                <w:szCs w:val="22"/>
              </w:rPr>
              <w:t xml:space="preserve"> e</w:t>
            </w:r>
            <w:r w:rsidR="000F66CB" w:rsidRPr="00EE1B4C">
              <w:rPr>
                <w:rFonts w:ascii="Arial" w:hAnsi="Arial" w:cs="Arial"/>
                <w:color w:val="000000"/>
                <w:sz w:val="22"/>
                <w:szCs w:val="22"/>
              </w:rPr>
              <w:t>l control documental</w:t>
            </w:r>
            <w:r w:rsidR="00164006" w:rsidRPr="00993055">
              <w:rPr>
                <w:rFonts w:ascii="Arial" w:hAnsi="Arial" w:cs="Arial"/>
                <w:color w:val="000000"/>
                <w:sz w:val="22"/>
                <w:szCs w:val="22"/>
              </w:rPr>
              <w:t xml:space="preserve">, </w:t>
            </w:r>
            <w:r>
              <w:rPr>
                <w:rFonts w:ascii="Arial" w:hAnsi="Arial" w:cs="Arial"/>
                <w:color w:val="000000"/>
                <w:sz w:val="22"/>
                <w:szCs w:val="22"/>
              </w:rPr>
              <w:t>por</w:t>
            </w:r>
            <w:r w:rsidR="00164006" w:rsidRPr="00993055">
              <w:rPr>
                <w:rFonts w:ascii="Arial" w:hAnsi="Arial" w:cs="Arial"/>
                <w:color w:val="000000"/>
                <w:sz w:val="22"/>
                <w:szCs w:val="22"/>
              </w:rPr>
              <w:t xml:space="preserve">que este </w:t>
            </w:r>
            <w:r w:rsidR="000F66CB" w:rsidRPr="004945E7">
              <w:rPr>
                <w:rFonts w:ascii="Arial" w:hAnsi="Arial" w:cs="Arial"/>
                <w:color w:val="000000"/>
                <w:sz w:val="22"/>
                <w:szCs w:val="22"/>
              </w:rPr>
              <w:t>tiene como objetivo identificar y gestionar aquellos documentos que pueden plantear algún tipo de riesgo para los procesos.</w:t>
            </w:r>
          </w:p>
        </w:tc>
        <w:tc>
          <w:tcPr>
            <w:tcW w:w="7620" w:type="dxa"/>
            <w:hideMark/>
          </w:tcPr>
          <w:p w14:paraId="38A78767"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 (Correcto)</w:t>
            </w:r>
          </w:p>
          <w:p w14:paraId="0E025C47" w14:textId="550DE681"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r>
      <w:tr w:rsidR="00AA549D" w:rsidRPr="00484BE7" w14:paraId="1E9BAB11" w14:textId="77777777" w:rsidTr="00A07F45">
        <w:trPr>
          <w:trHeight w:val="420"/>
        </w:trPr>
        <w:tc>
          <w:tcPr>
            <w:tcW w:w="5802" w:type="dxa"/>
            <w:hideMark/>
          </w:tcPr>
          <w:p w14:paraId="4C89B0FF" w14:textId="1150CA58" w:rsidR="000F66CB" w:rsidRPr="00484BE7" w:rsidRDefault="00EE26D0"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7 </w:t>
            </w:r>
            <w:r w:rsidR="000F66CB" w:rsidRPr="00B41677">
              <w:rPr>
                <w:rFonts w:ascii="Arial" w:hAnsi="Arial" w:cs="Arial"/>
                <w:color w:val="000000"/>
                <w:sz w:val="22"/>
                <w:szCs w:val="22"/>
              </w:rPr>
              <w:t>La codificación es una herramienta que facilita la gestión documental</w:t>
            </w:r>
            <w:r w:rsidR="00C614E0" w:rsidRPr="00B41677">
              <w:rPr>
                <w:rFonts w:ascii="Arial" w:hAnsi="Arial" w:cs="Arial"/>
                <w:color w:val="000000"/>
                <w:sz w:val="22"/>
                <w:szCs w:val="22"/>
              </w:rPr>
              <w:t>.</w:t>
            </w:r>
          </w:p>
        </w:tc>
        <w:tc>
          <w:tcPr>
            <w:tcW w:w="7620" w:type="dxa"/>
            <w:hideMark/>
          </w:tcPr>
          <w:p w14:paraId="5957F696"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p>
        </w:tc>
      </w:tr>
      <w:tr w:rsidR="00AA549D" w:rsidRPr="00484BE7" w14:paraId="667D1FC5" w14:textId="77777777" w:rsidTr="00A07F45">
        <w:trPr>
          <w:trHeight w:val="420"/>
        </w:trPr>
        <w:tc>
          <w:tcPr>
            <w:tcW w:w="5802" w:type="dxa"/>
            <w:hideMark/>
          </w:tcPr>
          <w:p w14:paraId="54FE6518"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 (Correcto)</w:t>
            </w:r>
          </w:p>
          <w:p w14:paraId="3E793338" w14:textId="399D51E0"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c>
          <w:tcPr>
            <w:tcW w:w="7620" w:type="dxa"/>
            <w:hideMark/>
          </w:tcPr>
          <w:p w14:paraId="4AAEBB97" w14:textId="2A4914F2"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w:t>
            </w:r>
          </w:p>
          <w:p w14:paraId="2C5F7E4D" w14:textId="0C9CE4A6"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Pr="00934A99" w:rsidDel="00A07F45">
              <w:rPr>
                <w:rFonts w:ascii="Arial" w:hAnsi="Arial" w:cs="Arial"/>
                <w:color w:val="000000"/>
                <w:sz w:val="22"/>
                <w:szCs w:val="22"/>
              </w:rPr>
              <w:t xml:space="preserve"> </w:t>
            </w:r>
            <w:r w:rsidR="002169E1" w:rsidRPr="00E50931">
              <w:rPr>
                <w:rFonts w:ascii="Arial" w:hAnsi="Arial" w:cs="Arial"/>
                <w:color w:val="000000"/>
                <w:sz w:val="22"/>
                <w:szCs w:val="22"/>
              </w:rPr>
              <w:t>l</w:t>
            </w:r>
            <w:r w:rsidR="000F66CB" w:rsidRPr="00675E49">
              <w:rPr>
                <w:rFonts w:ascii="Arial" w:hAnsi="Arial" w:cs="Arial"/>
                <w:color w:val="000000"/>
                <w:sz w:val="22"/>
                <w:szCs w:val="22"/>
              </w:rPr>
              <w:t>a codificación</w:t>
            </w:r>
            <w:r w:rsidR="002169E1" w:rsidRPr="007C2DA9">
              <w:rPr>
                <w:rFonts w:ascii="Arial" w:hAnsi="Arial" w:cs="Arial"/>
                <w:color w:val="000000"/>
                <w:sz w:val="22"/>
                <w:szCs w:val="22"/>
              </w:rPr>
              <w:t xml:space="preserve">, </w:t>
            </w:r>
            <w:r>
              <w:rPr>
                <w:rFonts w:ascii="Arial" w:hAnsi="Arial" w:cs="Arial"/>
                <w:color w:val="000000"/>
                <w:sz w:val="22"/>
                <w:szCs w:val="22"/>
              </w:rPr>
              <w:t>por</w:t>
            </w:r>
            <w:r w:rsidR="002169E1" w:rsidRPr="007C2DA9">
              <w:rPr>
                <w:rFonts w:ascii="Arial" w:hAnsi="Arial" w:cs="Arial"/>
                <w:color w:val="000000"/>
                <w:sz w:val="22"/>
                <w:szCs w:val="22"/>
              </w:rPr>
              <w:t>que esta,</w:t>
            </w:r>
            <w:r w:rsidR="000F66CB" w:rsidRPr="00EE1B4C">
              <w:rPr>
                <w:rFonts w:ascii="Arial" w:hAnsi="Arial" w:cs="Arial"/>
                <w:color w:val="000000"/>
                <w:sz w:val="22"/>
                <w:szCs w:val="22"/>
              </w:rPr>
              <w:t xml:space="preserve"> garantiza la identificación y facilita el proceso de gestión y actualización documental.</w:t>
            </w:r>
          </w:p>
        </w:tc>
      </w:tr>
      <w:tr w:rsidR="00AA549D" w:rsidRPr="00484BE7" w14:paraId="1BC7917F" w14:textId="77777777" w:rsidTr="00A07F45">
        <w:trPr>
          <w:trHeight w:val="420"/>
        </w:trPr>
        <w:tc>
          <w:tcPr>
            <w:tcW w:w="5802" w:type="dxa"/>
            <w:hideMark/>
          </w:tcPr>
          <w:p w14:paraId="6938B390" w14:textId="79FC60CF" w:rsidR="000F66CB" w:rsidRPr="00484BE7" w:rsidRDefault="00202A09"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8 </w:t>
            </w:r>
            <w:r w:rsidR="000F66CB" w:rsidRPr="00B41677">
              <w:rPr>
                <w:rFonts w:ascii="Arial" w:hAnsi="Arial" w:cs="Arial"/>
                <w:color w:val="000000"/>
                <w:sz w:val="22"/>
                <w:szCs w:val="22"/>
              </w:rPr>
              <w:t>Un documento audiovisual no es una categoría o tipo</w:t>
            </w:r>
            <w:r w:rsidRPr="00B41677">
              <w:rPr>
                <w:rFonts w:ascii="Arial" w:hAnsi="Arial" w:cs="Arial"/>
                <w:color w:val="000000"/>
                <w:sz w:val="22"/>
                <w:szCs w:val="22"/>
              </w:rPr>
              <w:t xml:space="preserve"> </w:t>
            </w:r>
            <w:r w:rsidR="000F66CB" w:rsidRPr="00E50931">
              <w:rPr>
                <w:rFonts w:ascii="Arial" w:hAnsi="Arial" w:cs="Arial"/>
                <w:color w:val="000000"/>
                <w:sz w:val="22"/>
                <w:szCs w:val="22"/>
              </w:rPr>
              <w:t>documental</w:t>
            </w:r>
            <w:r w:rsidR="00D22A30" w:rsidRPr="00675E49">
              <w:rPr>
                <w:rFonts w:ascii="Arial" w:hAnsi="Arial" w:cs="Arial"/>
                <w:color w:val="000000"/>
                <w:sz w:val="22"/>
                <w:szCs w:val="22"/>
              </w:rPr>
              <w:t>.</w:t>
            </w:r>
          </w:p>
        </w:tc>
        <w:tc>
          <w:tcPr>
            <w:tcW w:w="7620" w:type="dxa"/>
            <w:hideMark/>
          </w:tcPr>
          <w:p w14:paraId="3F4D83D6" w14:textId="569B2D3A" w:rsidR="007E09E5" w:rsidRPr="00484BE7" w:rsidRDefault="007E09E5" w:rsidP="00484BE7">
            <w:pPr>
              <w:pStyle w:val="NormalWeb"/>
              <w:spacing w:before="40" w:beforeAutospacing="0" w:after="40" w:afterAutospacing="0" w:line="276" w:lineRule="auto"/>
              <w:rPr>
                <w:rFonts w:ascii="Arial" w:hAnsi="Arial" w:cs="Arial"/>
                <w:sz w:val="22"/>
                <w:szCs w:val="22"/>
              </w:rPr>
            </w:pPr>
          </w:p>
        </w:tc>
      </w:tr>
      <w:tr w:rsidR="00AA549D" w:rsidRPr="00484BE7" w14:paraId="76BC2745" w14:textId="77777777" w:rsidTr="00A07F45">
        <w:trPr>
          <w:trHeight w:val="420"/>
        </w:trPr>
        <w:tc>
          <w:tcPr>
            <w:tcW w:w="5802" w:type="dxa"/>
            <w:hideMark/>
          </w:tcPr>
          <w:p w14:paraId="52256610" w14:textId="5E6F5C2A"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w:t>
            </w:r>
          </w:p>
          <w:p w14:paraId="7FC9651A" w14:textId="10CD324A"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lastRenderedPageBreak/>
              <w:t>¡Incorrecto! Es necesario revisar nuevamente el tema sobre</w:t>
            </w:r>
            <w:r w:rsidRPr="00934A99" w:rsidDel="00A07F45">
              <w:rPr>
                <w:rFonts w:ascii="Arial" w:hAnsi="Arial" w:cs="Arial"/>
                <w:color w:val="000000"/>
                <w:sz w:val="22"/>
                <w:szCs w:val="22"/>
              </w:rPr>
              <w:t xml:space="preserve"> </w:t>
            </w:r>
            <w:r w:rsidR="00333E4D" w:rsidRPr="00E50931">
              <w:rPr>
                <w:rFonts w:ascii="Arial" w:hAnsi="Arial" w:cs="Arial"/>
                <w:bCs/>
                <w:color w:val="000000" w:themeColor="text1"/>
                <w:sz w:val="22"/>
                <w:szCs w:val="22"/>
              </w:rPr>
              <w:t>la definición de documento</w:t>
            </w:r>
            <w:r w:rsidR="00842812" w:rsidRPr="00EE1B4C">
              <w:rPr>
                <w:rFonts w:ascii="Arial" w:hAnsi="Arial" w:cs="Arial"/>
                <w:bCs/>
                <w:color w:val="000000" w:themeColor="text1"/>
                <w:sz w:val="22"/>
                <w:szCs w:val="22"/>
              </w:rPr>
              <w:t>s</w:t>
            </w:r>
            <w:r w:rsidR="00333E4D" w:rsidRPr="00993055">
              <w:rPr>
                <w:rFonts w:ascii="Arial" w:hAnsi="Arial" w:cs="Arial"/>
                <w:bCs/>
                <w:color w:val="000000" w:themeColor="text1"/>
                <w:sz w:val="22"/>
                <w:szCs w:val="22"/>
              </w:rPr>
              <w:t xml:space="preserve"> audiovisual</w:t>
            </w:r>
            <w:r w:rsidR="00842812" w:rsidRPr="00993055">
              <w:rPr>
                <w:rFonts w:ascii="Arial" w:hAnsi="Arial" w:cs="Arial"/>
                <w:bCs/>
                <w:color w:val="000000" w:themeColor="text1"/>
                <w:sz w:val="22"/>
                <w:szCs w:val="22"/>
              </w:rPr>
              <w:t xml:space="preserve">es, </w:t>
            </w:r>
            <w:r>
              <w:rPr>
                <w:rFonts w:ascii="Arial" w:hAnsi="Arial" w:cs="Arial"/>
                <w:bCs/>
                <w:color w:val="000000" w:themeColor="text1"/>
                <w:sz w:val="22"/>
                <w:szCs w:val="22"/>
              </w:rPr>
              <w:t>por</w:t>
            </w:r>
            <w:r w:rsidR="00842812" w:rsidRPr="00993055">
              <w:rPr>
                <w:rFonts w:ascii="Arial" w:hAnsi="Arial" w:cs="Arial"/>
                <w:bCs/>
                <w:color w:val="000000" w:themeColor="text1"/>
                <w:sz w:val="22"/>
                <w:szCs w:val="22"/>
              </w:rPr>
              <w:t>que s</w:t>
            </w:r>
            <w:r w:rsidR="000F66CB" w:rsidRPr="004945E7">
              <w:rPr>
                <w:rFonts w:ascii="Arial" w:hAnsi="Arial" w:cs="Arial"/>
                <w:color w:val="000000"/>
                <w:sz w:val="22"/>
                <w:szCs w:val="22"/>
              </w:rPr>
              <w:t>on elementos que contienen información que combina audio, imagen y movimiento</w:t>
            </w:r>
            <w:r w:rsidR="00F91A6A" w:rsidRPr="004945E7">
              <w:rPr>
                <w:rFonts w:ascii="Arial" w:hAnsi="Arial" w:cs="Arial"/>
                <w:color w:val="000000"/>
                <w:sz w:val="22"/>
                <w:szCs w:val="22"/>
              </w:rPr>
              <w:t>.</w:t>
            </w:r>
          </w:p>
        </w:tc>
        <w:tc>
          <w:tcPr>
            <w:tcW w:w="7620" w:type="dxa"/>
            <w:hideMark/>
          </w:tcPr>
          <w:p w14:paraId="6C3888DC"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lastRenderedPageBreak/>
              <w:t>Falso (Correcto)</w:t>
            </w:r>
          </w:p>
          <w:p w14:paraId="4FE747D9" w14:textId="6B1CE888"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r>
      <w:tr w:rsidR="00AA549D" w:rsidRPr="00484BE7" w14:paraId="27A82537" w14:textId="77777777" w:rsidTr="00A07F45">
        <w:trPr>
          <w:trHeight w:val="420"/>
        </w:trPr>
        <w:tc>
          <w:tcPr>
            <w:tcW w:w="5802" w:type="dxa"/>
            <w:hideMark/>
          </w:tcPr>
          <w:p w14:paraId="2B3B814C" w14:textId="4F1196A7" w:rsidR="000F66CB" w:rsidRPr="00484BE7" w:rsidRDefault="00202A09"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9 </w:t>
            </w:r>
            <w:r w:rsidR="000F66CB" w:rsidRPr="00B41677">
              <w:rPr>
                <w:rFonts w:ascii="Arial" w:hAnsi="Arial" w:cs="Arial"/>
                <w:color w:val="000000"/>
                <w:sz w:val="22"/>
                <w:szCs w:val="22"/>
              </w:rPr>
              <w:t>El enfoque de procesos implica identificar la cadena de interacciones y las características adecuadas para su gestión</w:t>
            </w:r>
            <w:r w:rsidRPr="00E50931">
              <w:rPr>
                <w:rFonts w:ascii="Arial" w:hAnsi="Arial" w:cs="Arial"/>
                <w:color w:val="000000"/>
                <w:sz w:val="22"/>
                <w:szCs w:val="22"/>
              </w:rPr>
              <w:t>.</w:t>
            </w:r>
          </w:p>
        </w:tc>
        <w:tc>
          <w:tcPr>
            <w:tcW w:w="7620" w:type="dxa"/>
            <w:hideMark/>
          </w:tcPr>
          <w:p w14:paraId="24DC0492" w14:textId="70A7EB1B" w:rsidR="007E09E5" w:rsidRPr="00484BE7" w:rsidRDefault="007E09E5" w:rsidP="00484BE7">
            <w:pPr>
              <w:pStyle w:val="NormalWeb"/>
              <w:spacing w:before="40" w:beforeAutospacing="0" w:after="40" w:afterAutospacing="0" w:line="276" w:lineRule="auto"/>
              <w:rPr>
                <w:rFonts w:ascii="Arial" w:hAnsi="Arial" w:cs="Arial"/>
                <w:sz w:val="22"/>
                <w:szCs w:val="22"/>
              </w:rPr>
            </w:pPr>
          </w:p>
        </w:tc>
      </w:tr>
      <w:tr w:rsidR="00AA549D" w:rsidRPr="00484BE7" w14:paraId="18E5C03F" w14:textId="77777777" w:rsidTr="00A07F45">
        <w:trPr>
          <w:trHeight w:val="420"/>
        </w:trPr>
        <w:tc>
          <w:tcPr>
            <w:tcW w:w="5802" w:type="dxa"/>
            <w:hideMark/>
          </w:tcPr>
          <w:p w14:paraId="78A87017"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 (Correcto)</w:t>
            </w:r>
          </w:p>
          <w:p w14:paraId="70E11CA3" w14:textId="77C1F22E"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c>
          <w:tcPr>
            <w:tcW w:w="7620" w:type="dxa"/>
            <w:hideMark/>
          </w:tcPr>
          <w:p w14:paraId="071483D7" w14:textId="648FBD1D"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w:t>
            </w:r>
          </w:p>
          <w:p w14:paraId="391294DD" w14:textId="0484665E"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Pr="00B41677" w:rsidDel="00A07F45">
              <w:rPr>
                <w:rFonts w:ascii="Arial" w:hAnsi="Arial" w:cs="Arial"/>
                <w:bCs/>
                <w:color w:val="000000" w:themeColor="text1"/>
                <w:sz w:val="22"/>
                <w:szCs w:val="22"/>
              </w:rPr>
              <w:t xml:space="preserve"> </w:t>
            </w:r>
            <w:r w:rsidR="009C0B17" w:rsidRPr="00675E49">
              <w:rPr>
                <w:rFonts w:ascii="Arial" w:hAnsi="Arial" w:cs="Arial"/>
                <w:color w:val="000000"/>
                <w:sz w:val="22"/>
                <w:szCs w:val="22"/>
              </w:rPr>
              <w:t>e</w:t>
            </w:r>
            <w:r w:rsidR="000F66CB" w:rsidRPr="00675E49">
              <w:rPr>
                <w:rFonts w:ascii="Arial" w:hAnsi="Arial" w:cs="Arial"/>
                <w:color w:val="000000"/>
                <w:sz w:val="22"/>
                <w:szCs w:val="22"/>
              </w:rPr>
              <w:t>l enfoque de procesos</w:t>
            </w:r>
            <w:r w:rsidR="009C0B17" w:rsidRPr="007C2DA9">
              <w:rPr>
                <w:rFonts w:ascii="Arial" w:hAnsi="Arial" w:cs="Arial"/>
                <w:color w:val="000000"/>
                <w:sz w:val="22"/>
                <w:szCs w:val="22"/>
              </w:rPr>
              <w:t xml:space="preserve">, </w:t>
            </w:r>
            <w:r>
              <w:rPr>
                <w:rFonts w:ascii="Arial" w:hAnsi="Arial" w:cs="Arial"/>
                <w:color w:val="000000"/>
                <w:sz w:val="22"/>
                <w:szCs w:val="22"/>
              </w:rPr>
              <w:t>por</w:t>
            </w:r>
            <w:r w:rsidR="009C0B17" w:rsidRPr="007C2DA9">
              <w:rPr>
                <w:rFonts w:ascii="Arial" w:hAnsi="Arial" w:cs="Arial"/>
                <w:color w:val="000000"/>
                <w:sz w:val="22"/>
                <w:szCs w:val="22"/>
              </w:rPr>
              <w:t>que estos</w:t>
            </w:r>
            <w:r w:rsidR="000F66CB" w:rsidRPr="007C2DA9">
              <w:rPr>
                <w:rFonts w:ascii="Arial" w:hAnsi="Arial" w:cs="Arial"/>
                <w:color w:val="000000"/>
                <w:sz w:val="22"/>
                <w:szCs w:val="22"/>
              </w:rPr>
              <w:t xml:space="preserve"> requiere</w:t>
            </w:r>
            <w:r w:rsidR="009C0B17" w:rsidRPr="007C2DA9">
              <w:rPr>
                <w:rFonts w:ascii="Arial" w:hAnsi="Arial" w:cs="Arial"/>
                <w:color w:val="000000"/>
                <w:sz w:val="22"/>
                <w:szCs w:val="22"/>
              </w:rPr>
              <w:t xml:space="preserve">n siempre </w:t>
            </w:r>
            <w:r w:rsidR="000F66CB" w:rsidRPr="007C2DA9">
              <w:rPr>
                <w:rFonts w:ascii="Arial" w:hAnsi="Arial" w:cs="Arial"/>
                <w:color w:val="000000"/>
                <w:sz w:val="22"/>
                <w:szCs w:val="22"/>
              </w:rPr>
              <w:t>su caracterización.</w:t>
            </w:r>
          </w:p>
        </w:tc>
      </w:tr>
      <w:tr w:rsidR="00AA549D" w:rsidRPr="00484BE7" w14:paraId="11682361" w14:textId="77777777" w:rsidTr="00A07F45">
        <w:trPr>
          <w:trHeight w:val="420"/>
        </w:trPr>
        <w:tc>
          <w:tcPr>
            <w:tcW w:w="5802" w:type="dxa"/>
            <w:hideMark/>
          </w:tcPr>
          <w:p w14:paraId="410D022F" w14:textId="6657D407" w:rsidR="000F66CB" w:rsidRPr="00484BE7" w:rsidRDefault="00D7180F"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color w:val="000000"/>
                <w:sz w:val="22"/>
                <w:szCs w:val="22"/>
              </w:rPr>
              <w:t xml:space="preserve">10 </w:t>
            </w:r>
            <w:r w:rsidR="000F66CB" w:rsidRPr="00B41677">
              <w:rPr>
                <w:rFonts w:ascii="Arial" w:hAnsi="Arial" w:cs="Arial"/>
                <w:color w:val="000000"/>
                <w:sz w:val="22"/>
                <w:szCs w:val="22"/>
              </w:rPr>
              <w:t>El sistema de gestión es estándar y se replica de igual forma en todas las organizaciones.</w:t>
            </w:r>
          </w:p>
        </w:tc>
        <w:tc>
          <w:tcPr>
            <w:tcW w:w="7620" w:type="dxa"/>
            <w:hideMark/>
          </w:tcPr>
          <w:p w14:paraId="2B19A1FD" w14:textId="15689E40" w:rsidR="009E18E5" w:rsidRPr="00484BE7" w:rsidRDefault="009E18E5" w:rsidP="00484BE7">
            <w:pPr>
              <w:pStyle w:val="NormalWeb"/>
              <w:spacing w:before="40" w:beforeAutospacing="0" w:after="40" w:afterAutospacing="0" w:line="276" w:lineRule="auto"/>
              <w:rPr>
                <w:rFonts w:ascii="Arial" w:hAnsi="Arial" w:cs="Arial"/>
                <w:sz w:val="22"/>
                <w:szCs w:val="22"/>
              </w:rPr>
            </w:pPr>
          </w:p>
        </w:tc>
      </w:tr>
      <w:tr w:rsidR="00AA549D" w:rsidRPr="00484BE7" w14:paraId="70567381" w14:textId="77777777" w:rsidTr="00A07F45">
        <w:trPr>
          <w:trHeight w:val="420"/>
        </w:trPr>
        <w:tc>
          <w:tcPr>
            <w:tcW w:w="5802" w:type="dxa"/>
            <w:hideMark/>
          </w:tcPr>
          <w:p w14:paraId="63220A1E" w14:textId="64E871D0"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Verdadero</w:t>
            </w:r>
          </w:p>
          <w:p w14:paraId="2BEAFE7C" w14:textId="4587D27F" w:rsidR="000F66CB" w:rsidRPr="00484BE7" w:rsidRDefault="00A07F45"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n-CO"/>
              </w:rPr>
              <w:t>¡Incorrecto! Es necesario revisar nuevamente el tema sobre</w:t>
            </w:r>
            <w:r w:rsidR="000F66CB" w:rsidRPr="00EE1B4C">
              <w:rPr>
                <w:rFonts w:ascii="Arial" w:hAnsi="Arial" w:cs="Arial"/>
                <w:color w:val="000000"/>
                <w:sz w:val="22"/>
                <w:szCs w:val="22"/>
              </w:rPr>
              <w:t xml:space="preserve"> sistema de gestión</w:t>
            </w:r>
            <w:r w:rsidR="00DF1101" w:rsidRPr="00EE1B4C">
              <w:rPr>
                <w:rFonts w:ascii="Arial" w:hAnsi="Arial" w:cs="Arial"/>
                <w:color w:val="000000"/>
                <w:sz w:val="22"/>
                <w:szCs w:val="22"/>
              </w:rPr>
              <w:t xml:space="preserve">, </w:t>
            </w:r>
            <w:r>
              <w:rPr>
                <w:rFonts w:ascii="Arial" w:hAnsi="Arial" w:cs="Arial"/>
                <w:color w:val="000000"/>
                <w:sz w:val="22"/>
                <w:szCs w:val="22"/>
              </w:rPr>
              <w:t>por</w:t>
            </w:r>
            <w:r w:rsidR="00DF1101" w:rsidRPr="00EE1B4C">
              <w:rPr>
                <w:rFonts w:ascii="Arial" w:hAnsi="Arial" w:cs="Arial"/>
                <w:color w:val="000000"/>
                <w:sz w:val="22"/>
                <w:szCs w:val="22"/>
              </w:rPr>
              <w:t>que este</w:t>
            </w:r>
            <w:r w:rsidR="000F66CB" w:rsidRPr="00993055">
              <w:rPr>
                <w:rFonts w:ascii="Arial" w:hAnsi="Arial" w:cs="Arial"/>
                <w:color w:val="000000"/>
                <w:sz w:val="22"/>
                <w:szCs w:val="22"/>
              </w:rPr>
              <w:t xml:space="preserve"> responde a las características propias de la organización en que es implementado.</w:t>
            </w:r>
          </w:p>
        </w:tc>
        <w:tc>
          <w:tcPr>
            <w:tcW w:w="7620" w:type="dxa"/>
            <w:hideMark/>
          </w:tcPr>
          <w:p w14:paraId="7131AFDD" w14:textId="77777777" w:rsidR="000F66CB" w:rsidRPr="00484BE7" w:rsidRDefault="000F66CB" w:rsidP="00484BE7">
            <w:pPr>
              <w:pStyle w:val="NormalWeb"/>
              <w:spacing w:before="40" w:beforeAutospacing="0" w:after="40" w:afterAutospacing="0" w:line="276" w:lineRule="auto"/>
              <w:rPr>
                <w:rFonts w:ascii="Arial" w:hAnsi="Arial" w:cs="Arial"/>
                <w:sz w:val="22"/>
                <w:szCs w:val="22"/>
              </w:rPr>
            </w:pPr>
            <w:r w:rsidRPr="00934A99">
              <w:rPr>
                <w:rFonts w:ascii="Arial" w:hAnsi="Arial" w:cs="Arial"/>
                <w:b/>
                <w:bCs/>
                <w:color w:val="000000"/>
                <w:sz w:val="22"/>
                <w:szCs w:val="22"/>
              </w:rPr>
              <w:t>Falso (Correcto)</w:t>
            </w:r>
          </w:p>
          <w:p w14:paraId="1A34A2CE" w14:textId="640E6ECD" w:rsidR="000F66CB" w:rsidRPr="00484BE7" w:rsidRDefault="00FD2CDC" w:rsidP="00484BE7">
            <w:pPr>
              <w:pStyle w:val="NormalWeb"/>
              <w:spacing w:before="40" w:beforeAutospacing="0" w:after="40" w:afterAutospacing="0" w:line="276" w:lineRule="auto"/>
              <w:rPr>
                <w:rFonts w:ascii="Arial" w:hAnsi="Arial" w:cs="Arial"/>
                <w:sz w:val="22"/>
                <w:szCs w:val="22"/>
              </w:rPr>
            </w:pPr>
            <w:r w:rsidRPr="00E543DF">
              <w:rPr>
                <w:rFonts w:ascii="Arial" w:hAnsi="Arial" w:cs="Arial"/>
                <w:bCs/>
                <w:color w:val="000000" w:themeColor="text1"/>
                <w:sz w:val="22"/>
                <w:szCs w:val="22"/>
                <w:lang w:val="es-ES"/>
              </w:rPr>
              <w:t>¡Muy bien! Ha elegido la respuesta correcta.</w:t>
            </w:r>
          </w:p>
        </w:tc>
      </w:tr>
      <w:tr w:rsidR="007F6929" w:rsidRPr="00484BE7" w14:paraId="7009AB40" w14:textId="77777777" w:rsidTr="007F6929">
        <w:tc>
          <w:tcPr>
            <w:tcW w:w="13422" w:type="dxa"/>
            <w:gridSpan w:val="2"/>
          </w:tcPr>
          <w:p w14:paraId="180E1A0A" w14:textId="18BD8B3D" w:rsidR="007F6929" w:rsidRPr="00B41677" w:rsidRDefault="007F6929" w:rsidP="00484BE7">
            <w:pPr>
              <w:spacing w:before="40" w:after="40" w:line="276" w:lineRule="auto"/>
              <w:rPr>
                <w:rFonts w:ascii="Arial" w:hAnsi="Arial" w:cs="Arial"/>
                <w:b/>
                <w:bCs/>
                <w:sz w:val="22"/>
                <w:szCs w:val="22"/>
              </w:rPr>
            </w:pPr>
          </w:p>
        </w:tc>
      </w:tr>
      <w:tr w:rsidR="00A07F45" w:rsidRPr="00484BE7" w14:paraId="2A998BF9" w14:textId="77777777" w:rsidTr="001564C6">
        <w:tc>
          <w:tcPr>
            <w:tcW w:w="13422" w:type="dxa"/>
            <w:gridSpan w:val="2"/>
          </w:tcPr>
          <w:p w14:paraId="193975A7" w14:textId="77777777" w:rsidR="00A07F45" w:rsidRPr="00A07F45" w:rsidRDefault="00A07F45" w:rsidP="00A07F45">
            <w:pPr>
              <w:spacing w:before="40" w:after="40" w:line="276" w:lineRule="auto"/>
              <w:rPr>
                <w:rFonts w:ascii="Arial" w:hAnsi="Arial" w:cs="Arial"/>
                <w:b/>
                <w:bCs/>
                <w:sz w:val="22"/>
                <w:szCs w:val="22"/>
                <w:lang w:val="es"/>
              </w:rPr>
            </w:pPr>
            <w:r w:rsidRPr="00A07F45">
              <w:rPr>
                <w:rFonts w:ascii="Arial" w:hAnsi="Arial" w:cs="Arial"/>
                <w:b/>
                <w:bCs/>
                <w:sz w:val="22"/>
                <w:szCs w:val="22"/>
                <w:lang w:val="es"/>
              </w:rPr>
              <w:t xml:space="preserve">Retroalimentación general positiva: </w:t>
            </w:r>
          </w:p>
          <w:p w14:paraId="4C633E71" w14:textId="748759C7" w:rsidR="00A07F45" w:rsidRPr="00A07F45" w:rsidRDefault="00A07F45" w:rsidP="00A07F45">
            <w:pPr>
              <w:spacing w:before="40" w:after="40" w:line="276" w:lineRule="auto"/>
              <w:rPr>
                <w:rFonts w:ascii="Arial" w:hAnsi="Arial" w:cs="Arial"/>
                <w:sz w:val="22"/>
                <w:szCs w:val="22"/>
                <w:lang w:val="es"/>
              </w:rPr>
            </w:pPr>
            <w:r w:rsidRPr="00A07F45">
              <w:rPr>
                <w:rFonts w:ascii="Arial" w:hAnsi="Arial" w:cs="Arial"/>
                <w:sz w:val="22"/>
                <w:szCs w:val="22"/>
                <w:lang w:val="es"/>
              </w:rPr>
              <w:t>¡Felicitaciones! Ha logrado una óptima aprehensión de los conocimientos relacionados con</w:t>
            </w:r>
            <w:r w:rsidR="00417AD3">
              <w:rPr>
                <w:rFonts w:ascii="Arial" w:hAnsi="Arial" w:cs="Arial"/>
                <w:sz w:val="22"/>
                <w:szCs w:val="22"/>
                <w:lang w:val="es"/>
              </w:rPr>
              <w:t xml:space="preserve"> los </w:t>
            </w:r>
            <w:r w:rsidR="00417AD3">
              <w:rPr>
                <w:rFonts w:ascii="Arial" w:hAnsi="Arial" w:cs="Arial"/>
                <w:color w:val="000000" w:themeColor="text1"/>
                <w:sz w:val="22"/>
                <w:szCs w:val="22"/>
              </w:rPr>
              <w:t>d</w:t>
            </w:r>
            <w:r w:rsidR="00417AD3" w:rsidRPr="000C132A">
              <w:rPr>
                <w:rFonts w:ascii="Arial" w:hAnsi="Arial" w:cs="Arial"/>
                <w:color w:val="000000" w:themeColor="text1"/>
                <w:sz w:val="22"/>
                <w:szCs w:val="22"/>
              </w:rPr>
              <w:t xml:space="preserve">ocumentos y </w:t>
            </w:r>
            <w:r w:rsidR="00417AD3">
              <w:rPr>
                <w:rFonts w:ascii="Arial" w:hAnsi="Arial" w:cs="Arial"/>
                <w:color w:val="000000" w:themeColor="text1"/>
                <w:sz w:val="22"/>
                <w:szCs w:val="22"/>
              </w:rPr>
              <w:t xml:space="preserve">los </w:t>
            </w:r>
            <w:r w:rsidR="00417AD3" w:rsidRPr="000C132A">
              <w:rPr>
                <w:rFonts w:ascii="Arial" w:hAnsi="Arial" w:cs="Arial"/>
                <w:color w:val="000000" w:themeColor="text1"/>
                <w:sz w:val="22"/>
                <w:szCs w:val="22"/>
              </w:rPr>
              <w:t xml:space="preserve">procesos de la información </w:t>
            </w:r>
            <w:r w:rsidR="000F7E27">
              <w:rPr>
                <w:rFonts w:ascii="Arial" w:hAnsi="Arial" w:cs="Arial"/>
                <w:color w:val="000000" w:themeColor="text1"/>
                <w:sz w:val="22"/>
                <w:szCs w:val="22"/>
              </w:rPr>
              <w:t xml:space="preserve">sobre </w:t>
            </w:r>
            <w:r w:rsidR="00417AD3" w:rsidRPr="000C132A">
              <w:rPr>
                <w:rFonts w:ascii="Arial" w:hAnsi="Arial" w:cs="Arial"/>
                <w:color w:val="000000" w:themeColor="text1"/>
                <w:sz w:val="22"/>
                <w:szCs w:val="22"/>
              </w:rPr>
              <w:t>documenta</w:t>
            </w:r>
            <w:r w:rsidR="000F7E27">
              <w:rPr>
                <w:rFonts w:ascii="Arial" w:hAnsi="Arial" w:cs="Arial"/>
                <w:color w:val="000000" w:themeColor="text1"/>
                <w:sz w:val="22"/>
                <w:szCs w:val="22"/>
              </w:rPr>
              <w:t>ción</w:t>
            </w:r>
          </w:p>
          <w:p w14:paraId="165F466D" w14:textId="77777777" w:rsidR="00A07F45" w:rsidRPr="00A07F45" w:rsidRDefault="00A07F45" w:rsidP="00A07F45">
            <w:pPr>
              <w:spacing w:before="40" w:after="40" w:line="276" w:lineRule="auto"/>
              <w:rPr>
                <w:rFonts w:ascii="Arial" w:hAnsi="Arial" w:cs="Arial"/>
                <w:b/>
                <w:bCs/>
                <w:sz w:val="22"/>
                <w:szCs w:val="22"/>
                <w:lang w:val="es"/>
              </w:rPr>
            </w:pPr>
          </w:p>
          <w:p w14:paraId="601D811D" w14:textId="77777777" w:rsidR="00A07F45" w:rsidRPr="00A07F45" w:rsidRDefault="00A07F45" w:rsidP="00A07F45">
            <w:pPr>
              <w:spacing w:before="40" w:after="40" w:line="276" w:lineRule="auto"/>
              <w:rPr>
                <w:rFonts w:ascii="Arial" w:hAnsi="Arial" w:cs="Arial"/>
                <w:b/>
                <w:bCs/>
                <w:sz w:val="22"/>
                <w:szCs w:val="22"/>
                <w:lang w:val="es"/>
              </w:rPr>
            </w:pPr>
            <w:r w:rsidRPr="00A07F45">
              <w:rPr>
                <w:rFonts w:ascii="Arial" w:hAnsi="Arial" w:cs="Arial"/>
                <w:b/>
                <w:bCs/>
                <w:sz w:val="22"/>
                <w:szCs w:val="22"/>
                <w:lang w:val="es"/>
              </w:rPr>
              <w:t xml:space="preserve">Retroalimentación general negativa: </w:t>
            </w:r>
          </w:p>
          <w:p w14:paraId="02BD1349" w14:textId="66D55DD2" w:rsidR="00A07F45" w:rsidRPr="000B76A6" w:rsidRDefault="00A07F45" w:rsidP="00484BE7">
            <w:pPr>
              <w:spacing w:before="40" w:after="40" w:line="276" w:lineRule="auto"/>
              <w:rPr>
                <w:rFonts w:ascii="Arial" w:hAnsi="Arial" w:cs="Arial"/>
                <w:sz w:val="22"/>
                <w:szCs w:val="22"/>
              </w:rPr>
            </w:pPr>
            <w:r w:rsidRPr="000B76A6">
              <w:rPr>
                <w:rFonts w:ascii="Arial" w:hAnsi="Arial" w:cs="Arial"/>
                <w:sz w:val="22"/>
                <w:szCs w:val="22"/>
                <w:lang w:val="es"/>
              </w:rPr>
              <w:t>¡Inténtelo de nuevo! Lo invitamos a revisar nuevamente el material de estudio para afianzar los conocimientos presentados. ¡Ánimo!</w:t>
            </w:r>
          </w:p>
        </w:tc>
      </w:tr>
    </w:tbl>
    <w:p w14:paraId="0E74D1D9" w14:textId="32A32443" w:rsidR="00BD0A6B" w:rsidRPr="00484BE7" w:rsidRDefault="00BD0A6B" w:rsidP="00484BE7">
      <w:pPr>
        <w:spacing w:before="40" w:after="40" w:line="276" w:lineRule="auto"/>
        <w:rPr>
          <w:rFonts w:ascii="Arial" w:hAnsi="Arial" w:cs="Arial"/>
          <w:sz w:val="22"/>
          <w:szCs w:val="22"/>
        </w:rPr>
      </w:pPr>
    </w:p>
    <w:p w14:paraId="638F606E" w14:textId="77777777" w:rsidR="00BD0A6B" w:rsidRPr="00B41677" w:rsidRDefault="00BD0A6B" w:rsidP="00484BE7">
      <w:pPr>
        <w:spacing w:before="40" w:after="40" w:line="276" w:lineRule="auto"/>
        <w:rPr>
          <w:rFonts w:ascii="Arial" w:hAnsi="Arial" w:cs="Arial"/>
          <w:b/>
          <w:bCs/>
          <w:color w:val="000000" w:themeColor="text1"/>
          <w:sz w:val="22"/>
          <w:szCs w:val="22"/>
        </w:rPr>
      </w:pPr>
      <w:r w:rsidRPr="00934A99">
        <w:rPr>
          <w:rFonts w:ascii="Arial" w:hAnsi="Arial" w:cs="Arial"/>
          <w:b/>
          <w:bCs/>
          <w:color w:val="000000" w:themeColor="text1"/>
          <w:sz w:val="22"/>
          <w:szCs w:val="22"/>
        </w:rPr>
        <w:lastRenderedPageBreak/>
        <w:t>MATERIAL COMPLEMENTARIO</w:t>
      </w:r>
    </w:p>
    <w:p w14:paraId="37B2DB2F" w14:textId="250CAA8B" w:rsidR="00BD0A6B" w:rsidRPr="00484BE7" w:rsidRDefault="00BD0A6B" w:rsidP="00484BE7">
      <w:pPr>
        <w:spacing w:before="40" w:after="40" w:line="276" w:lineRule="auto"/>
        <w:rPr>
          <w:rFonts w:ascii="Arial" w:hAnsi="Arial" w:cs="Arial"/>
          <w:sz w:val="22"/>
          <w:szCs w:val="22"/>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6395"/>
        <w:gridCol w:w="1132"/>
        <w:gridCol w:w="4351"/>
      </w:tblGrid>
      <w:tr w:rsidR="009B7DAC" w:rsidRPr="00484BE7" w14:paraId="7A6F61E4" w14:textId="77777777" w:rsidTr="00484BE7">
        <w:trPr>
          <w:trHeight w:val="580"/>
        </w:trPr>
        <w:tc>
          <w:tcPr>
            <w:tcW w:w="572" w:type="pct"/>
            <w:shd w:val="clear" w:color="auto" w:fill="CFE2F3"/>
            <w:tcMar>
              <w:top w:w="100" w:type="dxa"/>
              <w:left w:w="100" w:type="dxa"/>
              <w:bottom w:w="100" w:type="dxa"/>
              <w:right w:w="100" w:type="dxa"/>
            </w:tcMar>
          </w:tcPr>
          <w:p w14:paraId="7D924066" w14:textId="77777777" w:rsidR="009B7DAC" w:rsidRPr="00EE1B4C" w:rsidRDefault="009B7DAC" w:rsidP="00484BE7">
            <w:pPr>
              <w:widowControl w:val="0"/>
              <w:pBdr>
                <w:top w:val="nil"/>
                <w:left w:val="nil"/>
                <w:bottom w:val="nil"/>
                <w:right w:val="nil"/>
                <w:between w:val="nil"/>
              </w:pBdr>
              <w:spacing w:before="40" w:after="40" w:line="276" w:lineRule="auto"/>
              <w:rPr>
                <w:rFonts w:ascii="Arial" w:hAnsi="Arial" w:cs="Arial"/>
                <w:sz w:val="22"/>
                <w:szCs w:val="22"/>
              </w:rPr>
            </w:pPr>
            <w:r w:rsidRPr="00934A99">
              <w:rPr>
                <w:rFonts w:ascii="Arial" w:hAnsi="Arial" w:cs="Arial"/>
                <w:sz w:val="22"/>
                <w:szCs w:val="22"/>
              </w:rPr>
              <w:t>Tipo de recurso</w:t>
            </w:r>
          </w:p>
        </w:tc>
        <w:tc>
          <w:tcPr>
            <w:tcW w:w="4428" w:type="pct"/>
            <w:gridSpan w:val="3"/>
            <w:shd w:val="clear" w:color="auto" w:fill="CFE2F3"/>
            <w:tcMar>
              <w:top w:w="100" w:type="dxa"/>
              <w:left w:w="100" w:type="dxa"/>
              <w:bottom w:w="100" w:type="dxa"/>
              <w:right w:w="100" w:type="dxa"/>
            </w:tcMar>
          </w:tcPr>
          <w:p w14:paraId="6EBD97A4" w14:textId="77777777" w:rsidR="009B7DAC" w:rsidRPr="006A0ABA" w:rsidRDefault="009B7DAC" w:rsidP="00484BE7">
            <w:pPr>
              <w:pStyle w:val="Title"/>
              <w:widowControl w:val="0"/>
              <w:spacing w:before="40" w:after="40"/>
              <w:jc w:val="center"/>
              <w:rPr>
                <w:sz w:val="22"/>
                <w:szCs w:val="22"/>
              </w:rPr>
            </w:pPr>
            <w:bookmarkStart w:id="72" w:name="_1fr8kes4qqjz" w:colFirst="0" w:colLast="0"/>
            <w:bookmarkEnd w:id="72"/>
            <w:r w:rsidRPr="004945E7">
              <w:rPr>
                <w:sz w:val="22"/>
                <w:szCs w:val="22"/>
              </w:rPr>
              <w:t>Material complementario</w:t>
            </w:r>
          </w:p>
        </w:tc>
      </w:tr>
      <w:tr w:rsidR="00914A3F" w:rsidRPr="00484BE7" w14:paraId="050897D4" w14:textId="77777777" w:rsidTr="00484BE7">
        <w:tc>
          <w:tcPr>
            <w:tcW w:w="572" w:type="pct"/>
            <w:shd w:val="clear" w:color="auto" w:fill="auto"/>
            <w:tcMar>
              <w:top w:w="100" w:type="dxa"/>
              <w:left w:w="100" w:type="dxa"/>
              <w:bottom w:w="100" w:type="dxa"/>
              <w:right w:w="100" w:type="dxa"/>
            </w:tcMar>
          </w:tcPr>
          <w:p w14:paraId="1E0B56A6" w14:textId="77777777" w:rsidR="009B7DAC" w:rsidRPr="00B41677" w:rsidRDefault="009B7DAC" w:rsidP="00484BE7">
            <w:pPr>
              <w:widowControl w:val="0"/>
              <w:pBdr>
                <w:top w:val="nil"/>
                <w:left w:val="nil"/>
                <w:bottom w:val="nil"/>
                <w:right w:val="nil"/>
                <w:between w:val="nil"/>
              </w:pBdr>
              <w:spacing w:before="40" w:after="40" w:line="276" w:lineRule="auto"/>
              <w:jc w:val="center"/>
              <w:rPr>
                <w:rFonts w:ascii="Arial" w:hAnsi="Arial" w:cs="Arial"/>
                <w:sz w:val="22"/>
                <w:szCs w:val="22"/>
              </w:rPr>
            </w:pPr>
            <w:r w:rsidRPr="00934A99">
              <w:rPr>
                <w:rFonts w:ascii="Arial" w:hAnsi="Arial" w:cs="Arial"/>
                <w:sz w:val="22"/>
                <w:szCs w:val="22"/>
              </w:rPr>
              <w:t>Tema</w:t>
            </w:r>
          </w:p>
        </w:tc>
        <w:tc>
          <w:tcPr>
            <w:tcW w:w="2384" w:type="pct"/>
            <w:shd w:val="clear" w:color="auto" w:fill="auto"/>
            <w:tcMar>
              <w:top w:w="100" w:type="dxa"/>
              <w:left w:w="100" w:type="dxa"/>
              <w:bottom w:w="100" w:type="dxa"/>
              <w:right w:w="100" w:type="dxa"/>
            </w:tcMar>
          </w:tcPr>
          <w:p w14:paraId="3407EAA8" w14:textId="77777777" w:rsidR="009B7DAC" w:rsidRPr="00993055" w:rsidRDefault="009B7DAC" w:rsidP="00484BE7">
            <w:pPr>
              <w:widowControl w:val="0"/>
              <w:pBdr>
                <w:top w:val="nil"/>
                <w:left w:val="nil"/>
                <w:bottom w:val="nil"/>
                <w:right w:val="nil"/>
                <w:between w:val="nil"/>
              </w:pBdr>
              <w:spacing w:before="40" w:after="40" w:line="276" w:lineRule="auto"/>
              <w:jc w:val="center"/>
              <w:rPr>
                <w:rFonts w:ascii="Arial" w:hAnsi="Arial" w:cs="Arial"/>
                <w:sz w:val="22"/>
                <w:szCs w:val="22"/>
              </w:rPr>
            </w:pPr>
            <w:r w:rsidRPr="00EE1B4C">
              <w:rPr>
                <w:rFonts w:ascii="Arial" w:hAnsi="Arial" w:cs="Arial"/>
                <w:sz w:val="22"/>
                <w:szCs w:val="22"/>
              </w:rPr>
              <w:t>Referencia APA del material</w:t>
            </w:r>
          </w:p>
        </w:tc>
        <w:tc>
          <w:tcPr>
            <w:tcW w:w="422" w:type="pct"/>
            <w:shd w:val="clear" w:color="auto" w:fill="auto"/>
            <w:tcMar>
              <w:top w:w="100" w:type="dxa"/>
              <w:left w:w="100" w:type="dxa"/>
              <w:bottom w:w="100" w:type="dxa"/>
              <w:right w:w="100" w:type="dxa"/>
            </w:tcMar>
          </w:tcPr>
          <w:p w14:paraId="2EC20C65" w14:textId="77777777" w:rsidR="009B7DAC" w:rsidRPr="006A0ABA" w:rsidRDefault="009B7DAC" w:rsidP="00484BE7">
            <w:pPr>
              <w:widowControl w:val="0"/>
              <w:pBdr>
                <w:top w:val="nil"/>
                <w:left w:val="nil"/>
                <w:bottom w:val="nil"/>
                <w:right w:val="nil"/>
                <w:between w:val="nil"/>
              </w:pBdr>
              <w:spacing w:before="40" w:after="40" w:line="276" w:lineRule="auto"/>
              <w:jc w:val="center"/>
              <w:rPr>
                <w:rFonts w:ascii="Arial" w:hAnsi="Arial" w:cs="Arial"/>
                <w:sz w:val="22"/>
                <w:szCs w:val="22"/>
              </w:rPr>
            </w:pPr>
            <w:r w:rsidRPr="004945E7">
              <w:rPr>
                <w:rFonts w:ascii="Arial" w:hAnsi="Arial" w:cs="Arial"/>
                <w:sz w:val="22"/>
                <w:szCs w:val="22"/>
              </w:rPr>
              <w:t>tipo</w:t>
            </w:r>
          </w:p>
        </w:tc>
        <w:tc>
          <w:tcPr>
            <w:tcW w:w="1622" w:type="pct"/>
            <w:shd w:val="clear" w:color="auto" w:fill="auto"/>
            <w:tcMar>
              <w:top w:w="100" w:type="dxa"/>
              <w:left w:w="100" w:type="dxa"/>
              <w:bottom w:w="100" w:type="dxa"/>
              <w:right w:w="100" w:type="dxa"/>
            </w:tcMar>
          </w:tcPr>
          <w:p w14:paraId="65623E9A" w14:textId="77777777" w:rsidR="009B7DAC" w:rsidRPr="006C6F85" w:rsidRDefault="009B7DAC" w:rsidP="00484BE7">
            <w:pPr>
              <w:widowControl w:val="0"/>
              <w:pBdr>
                <w:top w:val="nil"/>
                <w:left w:val="nil"/>
                <w:bottom w:val="nil"/>
                <w:right w:val="nil"/>
                <w:between w:val="nil"/>
              </w:pBdr>
              <w:spacing w:before="40" w:after="40" w:line="276" w:lineRule="auto"/>
              <w:jc w:val="center"/>
              <w:rPr>
                <w:rFonts w:ascii="Arial" w:hAnsi="Arial" w:cs="Arial"/>
                <w:sz w:val="22"/>
                <w:szCs w:val="22"/>
              </w:rPr>
            </w:pPr>
            <w:r w:rsidRPr="006C6F85">
              <w:rPr>
                <w:rFonts w:ascii="Arial" w:hAnsi="Arial" w:cs="Arial"/>
                <w:sz w:val="22"/>
                <w:szCs w:val="22"/>
              </w:rPr>
              <w:t>Enlace</w:t>
            </w:r>
          </w:p>
        </w:tc>
      </w:tr>
      <w:tr w:rsidR="00914A3F" w:rsidRPr="00484BE7" w14:paraId="7D509C0E" w14:textId="77777777" w:rsidTr="00484BE7">
        <w:tc>
          <w:tcPr>
            <w:tcW w:w="572" w:type="pct"/>
            <w:shd w:val="clear" w:color="auto" w:fill="auto"/>
            <w:tcMar>
              <w:top w:w="100" w:type="dxa"/>
              <w:left w:w="100" w:type="dxa"/>
              <w:bottom w:w="100" w:type="dxa"/>
              <w:right w:w="100" w:type="dxa"/>
            </w:tcMar>
          </w:tcPr>
          <w:p w14:paraId="35B5597D" w14:textId="4DB16A26" w:rsidR="009B7DAC" w:rsidRPr="004945E7" w:rsidRDefault="000B76A6"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t>Documento: tipo y técnicas</w:t>
            </w:r>
          </w:p>
        </w:tc>
        <w:tc>
          <w:tcPr>
            <w:tcW w:w="2384" w:type="pct"/>
            <w:shd w:val="clear" w:color="auto" w:fill="auto"/>
            <w:tcMar>
              <w:top w:w="100" w:type="dxa"/>
              <w:left w:w="100" w:type="dxa"/>
              <w:bottom w:w="100" w:type="dxa"/>
              <w:right w:w="100" w:type="dxa"/>
            </w:tcMar>
          </w:tcPr>
          <w:p w14:paraId="16DA380F" w14:textId="6404F803" w:rsidR="009B7DAC" w:rsidRPr="00EE1B4C" w:rsidRDefault="009B7DAC"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6C6F85">
              <w:rPr>
                <w:rFonts w:ascii="Arial" w:hAnsi="Arial" w:cs="Arial"/>
                <w:color w:val="000000" w:themeColor="text1"/>
                <w:sz w:val="22"/>
                <w:szCs w:val="22"/>
              </w:rPr>
              <w:t>Gestión Documental</w:t>
            </w:r>
            <w:r w:rsidR="000B76A6">
              <w:rPr>
                <w:rFonts w:ascii="Arial" w:hAnsi="Arial" w:cs="Arial"/>
                <w:color w:val="000000" w:themeColor="text1"/>
                <w:sz w:val="22"/>
                <w:szCs w:val="22"/>
              </w:rPr>
              <w:t>.</w:t>
            </w:r>
            <w:r w:rsidRPr="006C6F85">
              <w:rPr>
                <w:rFonts w:ascii="Arial" w:hAnsi="Arial" w:cs="Arial"/>
                <w:color w:val="000000" w:themeColor="text1"/>
                <w:sz w:val="22"/>
                <w:szCs w:val="22"/>
              </w:rPr>
              <w:t xml:space="preserve"> (2021). </w:t>
            </w:r>
            <w:r w:rsidRPr="000B76A6">
              <w:rPr>
                <w:rFonts w:ascii="Arial" w:hAnsi="Arial" w:cs="Arial"/>
                <w:i/>
                <w:iCs/>
                <w:color w:val="000000" w:themeColor="text1"/>
                <w:sz w:val="22"/>
                <w:szCs w:val="22"/>
              </w:rPr>
              <w:t>Qué es un Documento</w:t>
            </w:r>
            <w:r w:rsidR="000B76A6" w:rsidRPr="000B76A6">
              <w:rPr>
                <w:rFonts w:ascii="Arial" w:hAnsi="Arial" w:cs="Arial"/>
                <w:i/>
                <w:iCs/>
                <w:color w:val="000000" w:themeColor="text1"/>
                <w:sz w:val="22"/>
                <w:szCs w:val="22"/>
              </w:rPr>
              <w:t xml:space="preserve"> -</w:t>
            </w:r>
            <w:r w:rsidRPr="000B76A6">
              <w:rPr>
                <w:rFonts w:ascii="Arial" w:hAnsi="Arial" w:cs="Arial"/>
                <w:i/>
                <w:iCs/>
                <w:color w:val="000000" w:themeColor="text1"/>
                <w:sz w:val="22"/>
                <w:szCs w:val="22"/>
              </w:rPr>
              <w:t xml:space="preserve"> Tipos de Documentos </w:t>
            </w:r>
            <w:r w:rsidRPr="006C6F85">
              <w:rPr>
                <w:rFonts w:ascii="Arial" w:hAnsi="Arial" w:cs="Arial"/>
                <w:color w:val="000000" w:themeColor="text1"/>
                <w:sz w:val="22"/>
                <w:szCs w:val="22"/>
              </w:rPr>
              <w:t>(</w:t>
            </w:r>
            <w:r w:rsidR="000B76A6">
              <w:rPr>
                <w:rFonts w:ascii="Arial" w:hAnsi="Arial" w:cs="Arial"/>
                <w:color w:val="000000" w:themeColor="text1"/>
                <w:sz w:val="22"/>
                <w:szCs w:val="22"/>
              </w:rPr>
              <w:t>v</w:t>
            </w:r>
            <w:r w:rsidRPr="006C6F85">
              <w:rPr>
                <w:rFonts w:ascii="Arial" w:hAnsi="Arial" w:cs="Arial"/>
                <w:color w:val="000000" w:themeColor="text1"/>
                <w:sz w:val="22"/>
                <w:szCs w:val="22"/>
              </w:rPr>
              <w:t>ideo). You</w:t>
            </w:r>
            <w:r w:rsidR="000B76A6">
              <w:rPr>
                <w:rFonts w:ascii="Arial" w:hAnsi="Arial" w:cs="Arial"/>
                <w:color w:val="000000" w:themeColor="text1"/>
                <w:sz w:val="22"/>
                <w:szCs w:val="22"/>
              </w:rPr>
              <w:t>T</w:t>
            </w:r>
            <w:r w:rsidRPr="006C6F85">
              <w:rPr>
                <w:rFonts w:ascii="Arial" w:hAnsi="Arial" w:cs="Arial"/>
                <w:color w:val="000000" w:themeColor="text1"/>
                <w:sz w:val="22"/>
                <w:szCs w:val="22"/>
              </w:rPr>
              <w:t xml:space="preserve">ube. </w:t>
            </w:r>
            <w:hyperlink r:id="rId78" w:history="1">
              <w:r w:rsidRPr="00484BE7">
                <w:rPr>
                  <w:rStyle w:val="Hyperlink"/>
                  <w:rFonts w:ascii="Arial" w:hAnsi="Arial" w:cs="Arial"/>
                  <w:sz w:val="22"/>
                  <w:szCs w:val="22"/>
                </w:rPr>
                <w:t>https://www.youtube.com/watch?v=B2SboA2J4ds</w:t>
              </w:r>
            </w:hyperlink>
          </w:p>
        </w:tc>
        <w:tc>
          <w:tcPr>
            <w:tcW w:w="422" w:type="pct"/>
            <w:shd w:val="clear" w:color="auto" w:fill="auto"/>
            <w:tcMar>
              <w:top w:w="100" w:type="dxa"/>
              <w:left w:w="100" w:type="dxa"/>
              <w:bottom w:w="100" w:type="dxa"/>
              <w:right w:w="100" w:type="dxa"/>
            </w:tcMar>
          </w:tcPr>
          <w:p w14:paraId="4CA55D48" w14:textId="77777777" w:rsidR="009B7DAC" w:rsidRPr="006A0ABA" w:rsidRDefault="009B7DAC"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Video</w:t>
            </w:r>
          </w:p>
        </w:tc>
        <w:tc>
          <w:tcPr>
            <w:tcW w:w="1622" w:type="pct"/>
            <w:shd w:val="clear" w:color="auto" w:fill="auto"/>
            <w:tcMar>
              <w:top w:w="100" w:type="dxa"/>
              <w:left w:w="100" w:type="dxa"/>
              <w:bottom w:w="100" w:type="dxa"/>
              <w:right w:w="100" w:type="dxa"/>
            </w:tcMar>
          </w:tcPr>
          <w:p w14:paraId="1D23B12C" w14:textId="38D66100" w:rsidR="009B7DAC" w:rsidRPr="00EE1B4C" w:rsidRDefault="00CA6586"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hyperlink r:id="rId79" w:history="1">
              <w:r w:rsidR="009B7DAC" w:rsidRPr="00484BE7">
                <w:rPr>
                  <w:rStyle w:val="Hyperlink"/>
                  <w:rFonts w:ascii="Arial" w:hAnsi="Arial" w:cs="Arial"/>
                  <w:sz w:val="22"/>
                  <w:szCs w:val="22"/>
                </w:rPr>
                <w:t>https://www.youtube.com/watch?v=B2SboA2J4ds</w:t>
              </w:r>
            </w:hyperlink>
          </w:p>
        </w:tc>
      </w:tr>
      <w:tr w:rsidR="000B76A6" w:rsidRPr="00484BE7" w14:paraId="25ED7E9E" w14:textId="77777777" w:rsidTr="00484BE7">
        <w:tc>
          <w:tcPr>
            <w:tcW w:w="572" w:type="pct"/>
            <w:shd w:val="clear" w:color="auto" w:fill="auto"/>
            <w:tcMar>
              <w:top w:w="100" w:type="dxa"/>
              <w:left w:w="100" w:type="dxa"/>
              <w:bottom w:w="100" w:type="dxa"/>
              <w:right w:w="100" w:type="dxa"/>
            </w:tcMar>
          </w:tcPr>
          <w:p w14:paraId="4ABE0BF4" w14:textId="70E1F2AA" w:rsidR="000B76A6" w:rsidRDefault="000B76A6" w:rsidP="000B76A6">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t>Documento: tipo y técnicas</w:t>
            </w:r>
          </w:p>
        </w:tc>
        <w:tc>
          <w:tcPr>
            <w:tcW w:w="2384" w:type="pct"/>
            <w:shd w:val="clear" w:color="auto" w:fill="auto"/>
            <w:tcMar>
              <w:top w:w="100" w:type="dxa"/>
              <w:left w:w="100" w:type="dxa"/>
              <w:bottom w:w="100" w:type="dxa"/>
              <w:right w:w="100" w:type="dxa"/>
            </w:tcMar>
          </w:tcPr>
          <w:p w14:paraId="77DD7F81" w14:textId="6F0B1690" w:rsidR="000B76A6" w:rsidRPr="006C6F85" w:rsidRDefault="000B76A6" w:rsidP="000B76A6">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6C6F85">
              <w:rPr>
                <w:rFonts w:ascii="Arial" w:hAnsi="Arial" w:cs="Arial"/>
                <w:color w:val="000000" w:themeColor="text1"/>
                <w:sz w:val="22"/>
                <w:szCs w:val="22"/>
              </w:rPr>
              <w:t>ISO</w:t>
            </w:r>
            <w:r>
              <w:rPr>
                <w:rFonts w:ascii="Arial" w:hAnsi="Arial" w:cs="Arial"/>
                <w:color w:val="000000" w:themeColor="text1"/>
                <w:sz w:val="22"/>
                <w:szCs w:val="22"/>
              </w:rPr>
              <w:t xml:space="preserve"> Academy.</w:t>
            </w:r>
            <w:r w:rsidRPr="006C6F85">
              <w:rPr>
                <w:rFonts w:ascii="Arial" w:hAnsi="Arial" w:cs="Arial"/>
                <w:color w:val="000000" w:themeColor="text1"/>
                <w:sz w:val="22"/>
                <w:szCs w:val="22"/>
              </w:rPr>
              <w:t xml:space="preserve"> (2021). </w:t>
            </w:r>
            <w:r w:rsidRPr="000B76A6">
              <w:rPr>
                <w:rFonts w:ascii="Arial" w:hAnsi="Arial" w:cs="Arial"/>
                <w:i/>
                <w:iCs/>
                <w:color w:val="000000" w:themeColor="text1"/>
                <w:sz w:val="22"/>
                <w:szCs w:val="22"/>
              </w:rPr>
              <w:t xml:space="preserve">Norma ISO 9001:2015 7.5.3 Control de la información documentada Control de documentos y Registros </w:t>
            </w:r>
            <w:r w:rsidRPr="005831C8">
              <w:rPr>
                <w:rFonts w:ascii="Arial" w:hAnsi="Arial" w:cs="Arial"/>
                <w:color w:val="000000" w:themeColor="text1"/>
                <w:sz w:val="22"/>
                <w:szCs w:val="22"/>
              </w:rPr>
              <w:t>(</w:t>
            </w:r>
            <w:r>
              <w:rPr>
                <w:rFonts w:ascii="Arial" w:hAnsi="Arial" w:cs="Arial"/>
                <w:color w:val="000000" w:themeColor="text1"/>
                <w:sz w:val="22"/>
                <w:szCs w:val="22"/>
              </w:rPr>
              <w:t>v</w:t>
            </w:r>
            <w:r w:rsidRPr="005831C8">
              <w:rPr>
                <w:rFonts w:ascii="Arial" w:hAnsi="Arial" w:cs="Arial"/>
                <w:color w:val="000000" w:themeColor="text1"/>
                <w:sz w:val="22"/>
                <w:szCs w:val="22"/>
              </w:rPr>
              <w:t>ideo). You</w:t>
            </w:r>
            <w:r>
              <w:rPr>
                <w:rFonts w:ascii="Arial" w:hAnsi="Arial" w:cs="Arial"/>
                <w:color w:val="000000" w:themeColor="text1"/>
                <w:sz w:val="22"/>
                <w:szCs w:val="22"/>
              </w:rPr>
              <w:t>T</w:t>
            </w:r>
            <w:r w:rsidRPr="005831C8">
              <w:rPr>
                <w:rFonts w:ascii="Arial" w:hAnsi="Arial" w:cs="Arial"/>
                <w:color w:val="000000" w:themeColor="text1"/>
                <w:sz w:val="22"/>
                <w:szCs w:val="22"/>
              </w:rPr>
              <w:t xml:space="preserve">ube. </w:t>
            </w:r>
            <w:hyperlink r:id="rId80" w:history="1">
              <w:r w:rsidRPr="00484BE7">
                <w:rPr>
                  <w:rStyle w:val="Hyperlink"/>
                  <w:rFonts w:ascii="Arial" w:hAnsi="Arial" w:cs="Arial"/>
                  <w:sz w:val="22"/>
                  <w:szCs w:val="22"/>
                </w:rPr>
                <w:t>https://www.youtube.com/watch?v=gPUJ9vDLbg8</w:t>
              </w:r>
            </w:hyperlink>
          </w:p>
        </w:tc>
        <w:tc>
          <w:tcPr>
            <w:tcW w:w="422" w:type="pct"/>
            <w:shd w:val="clear" w:color="auto" w:fill="auto"/>
            <w:tcMar>
              <w:top w:w="100" w:type="dxa"/>
              <w:left w:w="100" w:type="dxa"/>
              <w:bottom w:w="100" w:type="dxa"/>
              <w:right w:w="100" w:type="dxa"/>
            </w:tcMar>
          </w:tcPr>
          <w:p w14:paraId="07717F56" w14:textId="7A912C19" w:rsidR="000B76A6" w:rsidRPr="004945E7" w:rsidRDefault="000B76A6" w:rsidP="000B76A6">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Video</w:t>
            </w:r>
          </w:p>
        </w:tc>
        <w:tc>
          <w:tcPr>
            <w:tcW w:w="1622" w:type="pct"/>
            <w:shd w:val="clear" w:color="auto" w:fill="auto"/>
            <w:tcMar>
              <w:top w:w="100" w:type="dxa"/>
              <w:left w:w="100" w:type="dxa"/>
              <w:bottom w:w="100" w:type="dxa"/>
              <w:right w:w="100" w:type="dxa"/>
            </w:tcMar>
          </w:tcPr>
          <w:p w14:paraId="282EC94E" w14:textId="2E55B9F0" w:rsidR="000B76A6" w:rsidRPr="00484BE7" w:rsidRDefault="000B76A6" w:rsidP="000B76A6">
            <w:pPr>
              <w:widowControl w:val="0"/>
              <w:pBdr>
                <w:top w:val="nil"/>
                <w:left w:val="nil"/>
                <w:bottom w:val="nil"/>
                <w:right w:val="nil"/>
                <w:between w:val="nil"/>
              </w:pBdr>
              <w:spacing w:before="40" w:after="40" w:line="276" w:lineRule="auto"/>
              <w:rPr>
                <w:rFonts w:ascii="Arial" w:hAnsi="Arial" w:cs="Arial"/>
                <w:sz w:val="22"/>
                <w:szCs w:val="22"/>
              </w:rPr>
            </w:pPr>
            <w:hyperlink r:id="rId81" w:history="1">
              <w:r w:rsidRPr="00484BE7">
                <w:rPr>
                  <w:rStyle w:val="Hyperlink"/>
                  <w:rFonts w:ascii="Arial" w:hAnsi="Arial" w:cs="Arial"/>
                  <w:sz w:val="22"/>
                  <w:szCs w:val="22"/>
                </w:rPr>
                <w:t>https://www.youtube.com/watch?v=gPUJ9vDLbg8</w:t>
              </w:r>
            </w:hyperlink>
          </w:p>
        </w:tc>
      </w:tr>
      <w:tr w:rsidR="002536B3" w:rsidRPr="00484BE7" w14:paraId="2C8BD9DF" w14:textId="77777777" w:rsidTr="00484BE7">
        <w:tc>
          <w:tcPr>
            <w:tcW w:w="572" w:type="pct"/>
            <w:shd w:val="clear" w:color="auto" w:fill="auto"/>
            <w:tcMar>
              <w:top w:w="100" w:type="dxa"/>
              <w:left w:w="100" w:type="dxa"/>
              <w:bottom w:w="100" w:type="dxa"/>
              <w:right w:w="100" w:type="dxa"/>
            </w:tcMar>
          </w:tcPr>
          <w:p w14:paraId="28BC3C34" w14:textId="62717050" w:rsidR="002536B3" w:rsidRDefault="002536B3" w:rsidP="002536B3">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t>Documento: tipo y técnicas</w:t>
            </w:r>
          </w:p>
        </w:tc>
        <w:tc>
          <w:tcPr>
            <w:tcW w:w="2384" w:type="pct"/>
            <w:shd w:val="clear" w:color="auto" w:fill="auto"/>
            <w:tcMar>
              <w:top w:w="100" w:type="dxa"/>
              <w:left w:w="100" w:type="dxa"/>
              <w:bottom w:w="100" w:type="dxa"/>
              <w:right w:w="100" w:type="dxa"/>
            </w:tcMar>
          </w:tcPr>
          <w:p w14:paraId="585E6BC9" w14:textId="23FFD13E" w:rsidR="002536B3" w:rsidRPr="006C6F85" w:rsidRDefault="002536B3" w:rsidP="002536B3">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6C6F85">
              <w:rPr>
                <w:rFonts w:ascii="Arial" w:hAnsi="Arial" w:cs="Arial"/>
                <w:color w:val="000000" w:themeColor="text1"/>
                <w:sz w:val="22"/>
                <w:szCs w:val="22"/>
              </w:rPr>
              <w:t>BEIRA Training</w:t>
            </w:r>
            <w:r>
              <w:rPr>
                <w:rFonts w:ascii="Arial" w:hAnsi="Arial" w:cs="Arial"/>
                <w:color w:val="000000" w:themeColor="text1"/>
                <w:sz w:val="22"/>
                <w:szCs w:val="22"/>
              </w:rPr>
              <w:t>.</w:t>
            </w:r>
            <w:r w:rsidRPr="006C6F85">
              <w:rPr>
                <w:rFonts w:ascii="Arial" w:hAnsi="Arial" w:cs="Arial"/>
                <w:color w:val="000000" w:themeColor="text1"/>
                <w:sz w:val="22"/>
                <w:szCs w:val="22"/>
              </w:rPr>
              <w:t xml:space="preserve"> (2019). </w:t>
            </w:r>
            <w:r w:rsidRPr="002536B3">
              <w:rPr>
                <w:rFonts w:ascii="Arial" w:hAnsi="Arial" w:cs="Arial"/>
                <w:i/>
                <w:iCs/>
                <w:color w:val="000000" w:themeColor="text1"/>
                <w:sz w:val="22"/>
                <w:szCs w:val="22"/>
              </w:rPr>
              <w:t>INFORMACIÓN DOCUMENTADA y TIPOS DE DOCUMENTOS</w:t>
            </w:r>
            <w:r w:rsidRPr="002536B3">
              <w:rPr>
                <w:rFonts w:ascii="Arial" w:hAnsi="Arial" w:cs="Arial"/>
                <w:i/>
                <w:iCs/>
                <w:color w:val="000000" w:themeColor="text1"/>
                <w:sz w:val="22"/>
                <w:szCs w:val="22"/>
              </w:rPr>
              <w:t xml:space="preserve"> – ISO 9001 – ISO 22000</w:t>
            </w:r>
            <w:r w:rsidRPr="00F30210">
              <w:rPr>
                <w:rFonts w:ascii="Arial" w:hAnsi="Arial" w:cs="Arial"/>
                <w:color w:val="000000" w:themeColor="text1"/>
                <w:sz w:val="22"/>
                <w:szCs w:val="22"/>
              </w:rPr>
              <w:t xml:space="preserve"> (</w:t>
            </w:r>
            <w:r>
              <w:rPr>
                <w:rFonts w:ascii="Arial" w:hAnsi="Arial" w:cs="Arial"/>
                <w:color w:val="000000" w:themeColor="text1"/>
                <w:sz w:val="22"/>
                <w:szCs w:val="22"/>
              </w:rPr>
              <w:t>v</w:t>
            </w:r>
            <w:r w:rsidRPr="00F30210">
              <w:rPr>
                <w:rFonts w:ascii="Arial" w:hAnsi="Arial" w:cs="Arial"/>
                <w:color w:val="000000" w:themeColor="text1"/>
                <w:sz w:val="22"/>
                <w:szCs w:val="22"/>
              </w:rPr>
              <w:t>ideo). You</w:t>
            </w:r>
            <w:r>
              <w:rPr>
                <w:rFonts w:ascii="Arial" w:hAnsi="Arial" w:cs="Arial"/>
                <w:color w:val="000000" w:themeColor="text1"/>
                <w:sz w:val="22"/>
                <w:szCs w:val="22"/>
              </w:rPr>
              <w:t>T</w:t>
            </w:r>
            <w:r w:rsidRPr="00F30210">
              <w:rPr>
                <w:rFonts w:ascii="Arial" w:hAnsi="Arial" w:cs="Arial"/>
                <w:color w:val="000000" w:themeColor="text1"/>
                <w:sz w:val="22"/>
                <w:szCs w:val="22"/>
              </w:rPr>
              <w:t xml:space="preserve">ube </w:t>
            </w:r>
            <w:hyperlink r:id="rId82" w:history="1">
              <w:r w:rsidRPr="00484BE7">
                <w:rPr>
                  <w:rStyle w:val="Hyperlink"/>
                  <w:rFonts w:ascii="Arial" w:hAnsi="Arial" w:cs="Arial"/>
                  <w:sz w:val="22"/>
                  <w:szCs w:val="22"/>
                </w:rPr>
                <w:t>https://www.youtube.com/watch?v=kyPByMoflDI</w:t>
              </w:r>
            </w:hyperlink>
          </w:p>
        </w:tc>
        <w:tc>
          <w:tcPr>
            <w:tcW w:w="422" w:type="pct"/>
            <w:shd w:val="clear" w:color="auto" w:fill="auto"/>
            <w:tcMar>
              <w:top w:w="100" w:type="dxa"/>
              <w:left w:w="100" w:type="dxa"/>
              <w:bottom w:w="100" w:type="dxa"/>
              <w:right w:w="100" w:type="dxa"/>
            </w:tcMar>
          </w:tcPr>
          <w:p w14:paraId="3959D024" w14:textId="43C2A637" w:rsidR="002536B3" w:rsidRPr="004945E7" w:rsidRDefault="002536B3" w:rsidP="002536B3">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Video</w:t>
            </w:r>
          </w:p>
        </w:tc>
        <w:tc>
          <w:tcPr>
            <w:tcW w:w="1622" w:type="pct"/>
            <w:shd w:val="clear" w:color="auto" w:fill="auto"/>
            <w:tcMar>
              <w:top w:w="100" w:type="dxa"/>
              <w:left w:w="100" w:type="dxa"/>
              <w:bottom w:w="100" w:type="dxa"/>
              <w:right w:w="100" w:type="dxa"/>
            </w:tcMar>
          </w:tcPr>
          <w:p w14:paraId="4592D1EA" w14:textId="1D6F690B" w:rsidR="002536B3" w:rsidRPr="00484BE7" w:rsidRDefault="002536B3" w:rsidP="002536B3">
            <w:pPr>
              <w:widowControl w:val="0"/>
              <w:pBdr>
                <w:top w:val="nil"/>
                <w:left w:val="nil"/>
                <w:bottom w:val="nil"/>
                <w:right w:val="nil"/>
                <w:between w:val="nil"/>
              </w:pBdr>
              <w:spacing w:before="40" w:after="40" w:line="276" w:lineRule="auto"/>
              <w:rPr>
                <w:rFonts w:ascii="Arial" w:hAnsi="Arial" w:cs="Arial"/>
                <w:sz w:val="22"/>
                <w:szCs w:val="22"/>
              </w:rPr>
            </w:pPr>
            <w:hyperlink r:id="rId83" w:history="1">
              <w:r w:rsidRPr="005A640A">
                <w:rPr>
                  <w:rStyle w:val="Hyperlink"/>
                  <w:rFonts w:ascii="Arial" w:hAnsi="Arial" w:cs="Arial"/>
                  <w:sz w:val="22"/>
                  <w:szCs w:val="22"/>
                </w:rPr>
                <w:t>https://www.youtube.com/watch?v=kyPByMoflDI</w:t>
              </w:r>
            </w:hyperlink>
            <w:r>
              <w:rPr>
                <w:rFonts w:ascii="Arial" w:hAnsi="Arial" w:cs="Arial"/>
                <w:color w:val="000000" w:themeColor="text1"/>
                <w:sz w:val="22"/>
                <w:szCs w:val="22"/>
              </w:rPr>
              <w:t xml:space="preserve"> </w:t>
            </w:r>
          </w:p>
        </w:tc>
      </w:tr>
      <w:tr w:rsidR="002536B3" w:rsidRPr="00484BE7" w14:paraId="4BEEAB9D" w14:textId="77777777" w:rsidTr="00484BE7">
        <w:tc>
          <w:tcPr>
            <w:tcW w:w="572" w:type="pct"/>
            <w:shd w:val="clear" w:color="auto" w:fill="auto"/>
            <w:tcMar>
              <w:top w:w="100" w:type="dxa"/>
              <w:left w:w="100" w:type="dxa"/>
              <w:bottom w:w="100" w:type="dxa"/>
              <w:right w:w="100" w:type="dxa"/>
            </w:tcMar>
          </w:tcPr>
          <w:p w14:paraId="187FB256" w14:textId="4C3AA9E1" w:rsidR="002536B3" w:rsidRPr="004945E7" w:rsidRDefault="002536B3" w:rsidP="002536B3">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 xml:space="preserve">Diagramas de </w:t>
            </w:r>
            <w:r w:rsidRPr="00EE1B4C">
              <w:rPr>
                <w:rFonts w:ascii="Arial" w:hAnsi="Arial" w:cs="Arial"/>
                <w:color w:val="000000" w:themeColor="text1"/>
                <w:sz w:val="22"/>
                <w:szCs w:val="22"/>
              </w:rPr>
              <w:t>f</w:t>
            </w:r>
            <w:r w:rsidRPr="00993055">
              <w:rPr>
                <w:rFonts w:ascii="Arial" w:hAnsi="Arial" w:cs="Arial"/>
                <w:color w:val="000000" w:themeColor="text1"/>
                <w:sz w:val="22"/>
                <w:szCs w:val="22"/>
              </w:rPr>
              <w:t>lujo</w:t>
            </w:r>
          </w:p>
        </w:tc>
        <w:tc>
          <w:tcPr>
            <w:tcW w:w="2384" w:type="pct"/>
            <w:shd w:val="clear" w:color="auto" w:fill="auto"/>
            <w:tcMar>
              <w:top w:w="100" w:type="dxa"/>
              <w:left w:w="100" w:type="dxa"/>
              <w:bottom w:w="100" w:type="dxa"/>
              <w:right w:w="100" w:type="dxa"/>
            </w:tcMar>
          </w:tcPr>
          <w:p w14:paraId="0F732F62" w14:textId="21709AD6" w:rsidR="002536B3" w:rsidRPr="00EE1B4C" w:rsidRDefault="002536B3" w:rsidP="002536B3">
            <w:pPr>
              <w:widowControl w:val="0"/>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Cogollo</w:t>
            </w:r>
            <w:r>
              <w:rPr>
                <w:rFonts w:ascii="Arial" w:hAnsi="Arial" w:cs="Arial"/>
                <w:color w:val="000000" w:themeColor="text1"/>
                <w:sz w:val="22"/>
                <w:szCs w:val="22"/>
              </w:rPr>
              <w:t>, J.</w:t>
            </w:r>
            <w:r w:rsidRPr="004945E7">
              <w:rPr>
                <w:rFonts w:ascii="Arial" w:hAnsi="Arial" w:cs="Arial"/>
                <w:color w:val="000000" w:themeColor="text1"/>
                <w:sz w:val="22"/>
                <w:szCs w:val="22"/>
              </w:rPr>
              <w:t xml:space="preserve"> (2020). </w:t>
            </w:r>
            <w:r w:rsidRPr="000B76A6">
              <w:rPr>
                <w:rFonts w:ascii="Arial" w:hAnsi="Arial" w:cs="Arial"/>
                <w:i/>
                <w:iCs/>
                <w:color w:val="000000" w:themeColor="text1"/>
                <w:sz w:val="22"/>
                <w:szCs w:val="22"/>
              </w:rPr>
              <w:t>¿Qué es un diagrama de flujo?</w:t>
            </w:r>
            <w:r w:rsidRPr="000B76A6">
              <w:rPr>
                <w:rFonts w:ascii="Arial" w:hAnsi="Arial" w:cs="Arial"/>
                <w:i/>
                <w:iCs/>
                <w:color w:val="000000" w:themeColor="text1"/>
                <w:sz w:val="22"/>
                <w:szCs w:val="22"/>
              </w:rPr>
              <w:t xml:space="preserve"> – Cómo hacer Diagramas</w:t>
            </w:r>
            <w:r>
              <w:rPr>
                <w:rFonts w:ascii="Arial" w:hAnsi="Arial" w:cs="Arial"/>
                <w:color w:val="000000" w:themeColor="text1"/>
                <w:sz w:val="22"/>
                <w:szCs w:val="22"/>
              </w:rPr>
              <w:t xml:space="preserve"> </w:t>
            </w:r>
            <w:r w:rsidRPr="000B76A6">
              <w:rPr>
                <w:rFonts w:ascii="Arial" w:hAnsi="Arial" w:cs="Arial"/>
                <w:i/>
                <w:iCs/>
                <w:color w:val="000000" w:themeColor="text1"/>
                <w:sz w:val="22"/>
                <w:szCs w:val="22"/>
              </w:rPr>
              <w:t>de flujo paso a paso</w:t>
            </w:r>
            <w:r w:rsidRPr="004945E7">
              <w:rPr>
                <w:rFonts w:ascii="Arial" w:hAnsi="Arial" w:cs="Arial"/>
                <w:color w:val="000000" w:themeColor="text1"/>
                <w:sz w:val="22"/>
                <w:szCs w:val="22"/>
              </w:rPr>
              <w:t xml:space="preserve"> (</w:t>
            </w:r>
            <w:r>
              <w:rPr>
                <w:rFonts w:ascii="Arial" w:hAnsi="Arial" w:cs="Arial"/>
                <w:color w:val="000000" w:themeColor="text1"/>
                <w:sz w:val="22"/>
                <w:szCs w:val="22"/>
              </w:rPr>
              <w:t>v</w:t>
            </w:r>
            <w:r w:rsidRPr="004945E7">
              <w:rPr>
                <w:rFonts w:ascii="Arial" w:hAnsi="Arial" w:cs="Arial"/>
                <w:color w:val="000000" w:themeColor="text1"/>
                <w:sz w:val="22"/>
                <w:szCs w:val="22"/>
              </w:rPr>
              <w:t>ideo). You</w:t>
            </w:r>
            <w:r>
              <w:rPr>
                <w:rFonts w:ascii="Arial" w:hAnsi="Arial" w:cs="Arial"/>
                <w:color w:val="000000" w:themeColor="text1"/>
                <w:sz w:val="22"/>
                <w:szCs w:val="22"/>
              </w:rPr>
              <w:t>T</w:t>
            </w:r>
            <w:r w:rsidRPr="004945E7">
              <w:rPr>
                <w:rFonts w:ascii="Arial" w:hAnsi="Arial" w:cs="Arial"/>
                <w:color w:val="000000" w:themeColor="text1"/>
                <w:sz w:val="22"/>
                <w:szCs w:val="22"/>
              </w:rPr>
              <w:t xml:space="preserve">ube. </w:t>
            </w:r>
            <w:hyperlink r:id="rId84" w:history="1">
              <w:r w:rsidRPr="00484BE7">
                <w:rPr>
                  <w:rStyle w:val="Hyperlink"/>
                  <w:rFonts w:ascii="Arial" w:hAnsi="Arial" w:cs="Arial"/>
                  <w:sz w:val="22"/>
                  <w:szCs w:val="22"/>
                </w:rPr>
                <w:t>https://www.youtube.com/watch?v=Kucgc6NpGwc</w:t>
              </w:r>
            </w:hyperlink>
          </w:p>
        </w:tc>
        <w:tc>
          <w:tcPr>
            <w:tcW w:w="422" w:type="pct"/>
            <w:shd w:val="clear" w:color="auto" w:fill="auto"/>
            <w:tcMar>
              <w:top w:w="100" w:type="dxa"/>
              <w:left w:w="100" w:type="dxa"/>
              <w:bottom w:w="100" w:type="dxa"/>
              <w:right w:w="100" w:type="dxa"/>
            </w:tcMar>
          </w:tcPr>
          <w:p w14:paraId="50ED76AD" w14:textId="77777777" w:rsidR="002536B3" w:rsidRPr="006A0ABA" w:rsidRDefault="002536B3" w:rsidP="002536B3">
            <w:pPr>
              <w:widowControl w:val="0"/>
              <w:spacing w:before="40" w:after="40" w:line="276" w:lineRule="auto"/>
              <w:rPr>
                <w:rFonts w:ascii="Arial" w:hAnsi="Arial" w:cs="Arial"/>
                <w:color w:val="000000" w:themeColor="text1"/>
                <w:sz w:val="22"/>
                <w:szCs w:val="22"/>
              </w:rPr>
            </w:pPr>
            <w:r w:rsidRPr="004945E7">
              <w:rPr>
                <w:rFonts w:ascii="Arial" w:hAnsi="Arial" w:cs="Arial"/>
                <w:color w:val="000000" w:themeColor="text1"/>
                <w:sz w:val="22"/>
                <w:szCs w:val="22"/>
              </w:rPr>
              <w:t>Video</w:t>
            </w:r>
          </w:p>
        </w:tc>
        <w:tc>
          <w:tcPr>
            <w:tcW w:w="1622" w:type="pct"/>
            <w:shd w:val="clear" w:color="auto" w:fill="auto"/>
            <w:tcMar>
              <w:top w:w="100" w:type="dxa"/>
              <w:left w:w="100" w:type="dxa"/>
              <w:bottom w:w="100" w:type="dxa"/>
              <w:right w:w="100" w:type="dxa"/>
            </w:tcMar>
          </w:tcPr>
          <w:p w14:paraId="1F9255B4" w14:textId="1A7BD91C" w:rsidR="002536B3" w:rsidRPr="00EE1B4C" w:rsidRDefault="002536B3" w:rsidP="002536B3">
            <w:pPr>
              <w:widowControl w:val="0"/>
              <w:spacing w:before="40" w:after="40" w:line="276" w:lineRule="auto"/>
              <w:rPr>
                <w:rFonts w:ascii="Arial" w:hAnsi="Arial" w:cs="Arial"/>
                <w:color w:val="000000" w:themeColor="text1"/>
                <w:sz w:val="22"/>
                <w:szCs w:val="22"/>
              </w:rPr>
            </w:pPr>
            <w:hyperlink r:id="rId85" w:history="1">
              <w:r w:rsidRPr="00484BE7">
                <w:rPr>
                  <w:rStyle w:val="Hyperlink"/>
                  <w:rFonts w:ascii="Arial" w:hAnsi="Arial" w:cs="Arial"/>
                  <w:sz w:val="22"/>
                  <w:szCs w:val="22"/>
                </w:rPr>
                <w:t>https://www.youtube.com/watch?v=Kucgc6NpGwc</w:t>
              </w:r>
            </w:hyperlink>
          </w:p>
        </w:tc>
      </w:tr>
      <w:tr w:rsidR="002536B3" w:rsidRPr="00484BE7" w14:paraId="05ACD0C5" w14:textId="77777777" w:rsidTr="00484BE7">
        <w:tc>
          <w:tcPr>
            <w:tcW w:w="572" w:type="pct"/>
            <w:shd w:val="clear" w:color="auto" w:fill="auto"/>
            <w:tcMar>
              <w:top w:w="100" w:type="dxa"/>
              <w:left w:w="100" w:type="dxa"/>
              <w:bottom w:w="100" w:type="dxa"/>
              <w:right w:w="100" w:type="dxa"/>
            </w:tcMar>
          </w:tcPr>
          <w:p w14:paraId="2DE115BF" w14:textId="5FB89804" w:rsidR="002536B3" w:rsidRPr="0071247B" w:rsidRDefault="0071247B" w:rsidP="002536B3">
            <w:pPr>
              <w:widowControl w:val="0"/>
              <w:spacing w:before="40" w:after="40" w:line="276" w:lineRule="auto"/>
              <w:rPr>
                <w:rFonts w:ascii="Arial" w:hAnsi="Arial" w:cs="Arial"/>
                <w:color w:val="000000" w:themeColor="text1"/>
                <w:sz w:val="22"/>
                <w:szCs w:val="22"/>
              </w:rPr>
            </w:pPr>
            <w:r w:rsidRPr="00D74367">
              <w:rPr>
                <w:rFonts w:ascii="Arial" w:hAnsi="Arial" w:cs="Arial"/>
                <w:sz w:val="22"/>
                <w:szCs w:val="22"/>
              </w:rPr>
              <w:t xml:space="preserve">Ley de archivo </w:t>
            </w:r>
            <w:r w:rsidRPr="00D74367">
              <w:rPr>
                <w:rFonts w:ascii="Arial" w:hAnsi="Arial" w:cs="Arial"/>
                <w:sz w:val="22"/>
                <w:szCs w:val="22"/>
              </w:rPr>
              <w:lastRenderedPageBreak/>
              <w:t>vigente (Archivo General de la Nación)</w:t>
            </w:r>
          </w:p>
        </w:tc>
        <w:tc>
          <w:tcPr>
            <w:tcW w:w="2384" w:type="pct"/>
            <w:shd w:val="clear" w:color="auto" w:fill="auto"/>
            <w:tcMar>
              <w:top w:w="100" w:type="dxa"/>
              <w:left w:w="100" w:type="dxa"/>
              <w:bottom w:w="100" w:type="dxa"/>
              <w:right w:w="100" w:type="dxa"/>
            </w:tcMar>
          </w:tcPr>
          <w:p w14:paraId="7C4BCC47" w14:textId="36DDB37C" w:rsidR="002536B3" w:rsidRPr="00EE1B4C" w:rsidRDefault="0071247B" w:rsidP="002536B3">
            <w:pPr>
              <w:widowControl w:val="0"/>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lastRenderedPageBreak/>
              <w:t xml:space="preserve">Ley 594 de 2000. Por medio de la cual se dicta la Ley General de Archivos y se dictan otras disposiciones. Julio 14 de 2000. </w:t>
            </w:r>
            <w:hyperlink r:id="rId86" w:history="1">
              <w:r w:rsidR="002536B3" w:rsidRPr="00484BE7">
                <w:rPr>
                  <w:rStyle w:val="Hyperlink"/>
                  <w:rFonts w:ascii="Arial" w:hAnsi="Arial" w:cs="Arial"/>
                  <w:sz w:val="22"/>
                  <w:szCs w:val="22"/>
                </w:rPr>
                <w:t>https://normativa.archivogeneral.gov.co/ley-594-de-2000/</w:t>
              </w:r>
            </w:hyperlink>
          </w:p>
        </w:tc>
        <w:tc>
          <w:tcPr>
            <w:tcW w:w="422" w:type="pct"/>
            <w:shd w:val="clear" w:color="auto" w:fill="auto"/>
            <w:tcMar>
              <w:top w:w="100" w:type="dxa"/>
              <w:left w:w="100" w:type="dxa"/>
              <w:bottom w:w="100" w:type="dxa"/>
              <w:right w:w="100" w:type="dxa"/>
            </w:tcMar>
          </w:tcPr>
          <w:p w14:paraId="02E8AE51" w14:textId="1D836E0D" w:rsidR="002536B3" w:rsidRPr="006C6F85" w:rsidRDefault="0071247B" w:rsidP="002536B3">
            <w:pPr>
              <w:widowControl w:val="0"/>
              <w:spacing w:before="40" w:after="40" w:line="276" w:lineRule="auto"/>
              <w:rPr>
                <w:rFonts w:ascii="Arial" w:hAnsi="Arial" w:cs="Arial"/>
                <w:color w:val="000000" w:themeColor="text1"/>
                <w:sz w:val="22"/>
                <w:szCs w:val="22"/>
              </w:rPr>
            </w:pPr>
            <w:r>
              <w:rPr>
                <w:rFonts w:ascii="Arial" w:hAnsi="Arial" w:cs="Arial"/>
                <w:color w:val="000000" w:themeColor="text1"/>
                <w:sz w:val="22"/>
                <w:szCs w:val="22"/>
              </w:rPr>
              <w:lastRenderedPageBreak/>
              <w:t>Ley</w:t>
            </w:r>
          </w:p>
        </w:tc>
        <w:tc>
          <w:tcPr>
            <w:tcW w:w="1622" w:type="pct"/>
            <w:shd w:val="clear" w:color="auto" w:fill="auto"/>
            <w:tcMar>
              <w:top w:w="100" w:type="dxa"/>
              <w:left w:w="100" w:type="dxa"/>
              <w:bottom w:w="100" w:type="dxa"/>
              <w:right w:w="100" w:type="dxa"/>
            </w:tcMar>
          </w:tcPr>
          <w:p w14:paraId="337409E8" w14:textId="51D87504" w:rsidR="002536B3" w:rsidRPr="005831C8" w:rsidRDefault="0071247B" w:rsidP="002536B3">
            <w:pPr>
              <w:widowControl w:val="0"/>
              <w:spacing w:before="40" w:after="40" w:line="276" w:lineRule="auto"/>
              <w:rPr>
                <w:rFonts w:ascii="Arial" w:hAnsi="Arial" w:cs="Arial"/>
                <w:color w:val="000000" w:themeColor="text1"/>
                <w:sz w:val="22"/>
                <w:szCs w:val="22"/>
              </w:rPr>
            </w:pPr>
            <w:hyperlink r:id="rId87" w:history="1">
              <w:r w:rsidRPr="005A640A">
                <w:rPr>
                  <w:rStyle w:val="Hyperlink"/>
                  <w:rFonts w:ascii="Arial" w:hAnsi="Arial" w:cs="Arial"/>
                  <w:sz w:val="22"/>
                  <w:szCs w:val="22"/>
                </w:rPr>
                <w:t>https://normativa.archivogeneral.gov.co/ley-594-de-2000/</w:t>
              </w:r>
            </w:hyperlink>
            <w:r>
              <w:rPr>
                <w:rFonts w:ascii="Arial" w:hAnsi="Arial" w:cs="Arial"/>
                <w:color w:val="000000" w:themeColor="text1"/>
                <w:sz w:val="22"/>
                <w:szCs w:val="22"/>
              </w:rPr>
              <w:t xml:space="preserve"> </w:t>
            </w:r>
          </w:p>
        </w:tc>
      </w:tr>
    </w:tbl>
    <w:p w14:paraId="7770E44C" w14:textId="77777777" w:rsidR="009B7DAC" w:rsidRPr="004945E7" w:rsidRDefault="009B7DAC" w:rsidP="00484BE7">
      <w:pPr>
        <w:spacing w:before="40" w:after="40" w:line="276" w:lineRule="auto"/>
        <w:rPr>
          <w:rFonts w:ascii="Arial" w:hAnsi="Arial" w:cs="Arial"/>
          <w:b/>
          <w:sz w:val="22"/>
          <w:szCs w:val="22"/>
        </w:rPr>
      </w:pPr>
      <w:bookmarkStart w:id="73" w:name="_mzfgig1p3hr0" w:colFirst="0" w:colLast="0"/>
      <w:bookmarkEnd w:id="73"/>
    </w:p>
    <w:p w14:paraId="40F2E476" w14:textId="77777777" w:rsidR="007645D9" w:rsidRPr="006C6F85" w:rsidRDefault="007645D9" w:rsidP="00484BE7">
      <w:pPr>
        <w:spacing w:before="40" w:after="40" w:line="276" w:lineRule="auto"/>
        <w:rPr>
          <w:rFonts w:ascii="Arial" w:hAnsi="Arial" w:cs="Arial"/>
          <w:b/>
          <w:bCs/>
          <w:color w:val="000000" w:themeColor="text1"/>
          <w:sz w:val="22"/>
          <w:szCs w:val="22"/>
        </w:rPr>
      </w:pPr>
      <w:r w:rsidRPr="006C6F85">
        <w:rPr>
          <w:rFonts w:ascii="Arial" w:hAnsi="Arial" w:cs="Arial"/>
          <w:b/>
          <w:bCs/>
          <w:color w:val="000000" w:themeColor="text1"/>
          <w:sz w:val="22"/>
          <w:szCs w:val="22"/>
        </w:rPr>
        <w:t>GLOSARIO</w:t>
      </w:r>
    </w:p>
    <w:p w14:paraId="09E9E38A" w14:textId="6CCAE1AC" w:rsidR="007645D9" w:rsidRPr="00484BE7" w:rsidRDefault="007645D9" w:rsidP="00484BE7">
      <w:pPr>
        <w:spacing w:before="40" w:after="40" w:line="276" w:lineRule="auto"/>
        <w:rPr>
          <w:rFonts w:ascii="Arial" w:hAnsi="Arial" w:cs="Arial"/>
          <w:sz w:val="22"/>
          <w:szCs w:val="22"/>
        </w:rPr>
      </w:pP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116"/>
        <w:gridCol w:w="11296"/>
      </w:tblGrid>
      <w:tr w:rsidR="00CB1D1D" w:rsidRPr="00484BE7" w14:paraId="68224DFE" w14:textId="77777777" w:rsidTr="00484BE7">
        <w:trPr>
          <w:trHeight w:val="657"/>
        </w:trPr>
        <w:tc>
          <w:tcPr>
            <w:tcW w:w="789" w:type="pct"/>
            <w:shd w:val="clear" w:color="auto" w:fill="C9DAF8"/>
            <w:tcMar>
              <w:top w:w="100" w:type="dxa"/>
              <w:left w:w="100" w:type="dxa"/>
              <w:bottom w:w="100" w:type="dxa"/>
              <w:right w:w="100" w:type="dxa"/>
            </w:tcMar>
          </w:tcPr>
          <w:p w14:paraId="3552847D" w14:textId="77777777" w:rsidR="00CB1D1D" w:rsidRPr="00EE1B4C" w:rsidRDefault="00CB1D1D" w:rsidP="00484BE7">
            <w:pPr>
              <w:widowControl w:val="0"/>
              <w:pBdr>
                <w:top w:val="nil"/>
                <w:left w:val="nil"/>
                <w:bottom w:val="nil"/>
                <w:right w:val="nil"/>
                <w:between w:val="nil"/>
              </w:pBdr>
              <w:spacing w:before="40" w:after="40" w:line="276" w:lineRule="auto"/>
              <w:rPr>
                <w:rFonts w:ascii="Arial" w:hAnsi="Arial" w:cs="Arial"/>
                <w:b/>
                <w:sz w:val="22"/>
                <w:szCs w:val="22"/>
              </w:rPr>
            </w:pPr>
            <w:r w:rsidRPr="00934A99">
              <w:rPr>
                <w:rFonts w:ascii="Arial" w:hAnsi="Arial" w:cs="Arial"/>
                <w:b/>
                <w:sz w:val="22"/>
                <w:szCs w:val="22"/>
              </w:rPr>
              <w:t>Tipo de recurso</w:t>
            </w:r>
          </w:p>
        </w:tc>
        <w:tc>
          <w:tcPr>
            <w:tcW w:w="4211" w:type="pct"/>
            <w:shd w:val="clear" w:color="auto" w:fill="C9DAF8"/>
            <w:tcMar>
              <w:top w:w="100" w:type="dxa"/>
              <w:left w:w="100" w:type="dxa"/>
              <w:bottom w:w="100" w:type="dxa"/>
              <w:right w:w="100" w:type="dxa"/>
            </w:tcMar>
          </w:tcPr>
          <w:p w14:paraId="39B176AB" w14:textId="77777777" w:rsidR="00CB1D1D" w:rsidRPr="004945E7" w:rsidRDefault="00CB1D1D" w:rsidP="00484BE7">
            <w:pPr>
              <w:pStyle w:val="Title"/>
              <w:spacing w:before="40" w:after="40"/>
              <w:jc w:val="center"/>
              <w:rPr>
                <w:sz w:val="22"/>
                <w:szCs w:val="22"/>
              </w:rPr>
            </w:pPr>
            <w:bookmarkStart w:id="74" w:name="_ao2naxip2zab" w:colFirst="0" w:colLast="0"/>
            <w:bookmarkEnd w:id="74"/>
            <w:r w:rsidRPr="00993055">
              <w:rPr>
                <w:sz w:val="22"/>
                <w:szCs w:val="22"/>
              </w:rPr>
              <w:t>Glosario</w:t>
            </w:r>
          </w:p>
        </w:tc>
      </w:tr>
      <w:tr w:rsidR="00CB1D1D" w:rsidRPr="00484BE7" w14:paraId="04AD7871" w14:textId="77777777" w:rsidTr="00484BE7">
        <w:tc>
          <w:tcPr>
            <w:tcW w:w="789" w:type="pct"/>
            <w:shd w:val="clear" w:color="auto" w:fill="auto"/>
            <w:tcMar>
              <w:top w:w="100" w:type="dxa"/>
              <w:left w:w="100" w:type="dxa"/>
              <w:bottom w:w="100" w:type="dxa"/>
              <w:right w:w="100" w:type="dxa"/>
            </w:tcMar>
          </w:tcPr>
          <w:p w14:paraId="0716FB3E" w14:textId="25E53211" w:rsidR="00CB1D1D" w:rsidRPr="00E50931" w:rsidRDefault="00CB1D1D" w:rsidP="00484BE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Alta dirección</w:t>
            </w:r>
            <w:r w:rsidRPr="00B4167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17B13791" w14:textId="266E5E8C" w:rsidR="00CB1D1D" w:rsidRPr="006C6F85" w:rsidRDefault="00CB1D1D" w:rsidP="00484BE7">
            <w:pPr>
              <w:widowControl w:val="0"/>
              <w:pBdr>
                <w:top w:val="nil"/>
                <w:left w:val="nil"/>
                <w:bottom w:val="nil"/>
                <w:right w:val="nil"/>
                <w:between w:val="nil"/>
              </w:pBdr>
              <w:spacing w:before="40" w:after="40" w:line="276" w:lineRule="auto"/>
              <w:rPr>
                <w:rFonts w:ascii="Arial" w:hAnsi="Arial" w:cs="Arial"/>
                <w:color w:val="B7B7B7"/>
                <w:sz w:val="22"/>
                <w:szCs w:val="22"/>
              </w:rPr>
            </w:pPr>
            <w:r w:rsidRPr="00EE1B4C">
              <w:rPr>
                <w:rFonts w:ascii="Arial" w:hAnsi="Arial" w:cs="Arial"/>
                <w:color w:val="000000" w:themeColor="text1"/>
                <w:sz w:val="22"/>
                <w:szCs w:val="22"/>
              </w:rPr>
              <w:t>p</w:t>
            </w:r>
            <w:r w:rsidRPr="00993055">
              <w:rPr>
                <w:rFonts w:ascii="Arial" w:hAnsi="Arial" w:cs="Arial"/>
                <w:color w:val="000000" w:themeColor="text1"/>
                <w:sz w:val="22"/>
                <w:szCs w:val="22"/>
              </w:rPr>
              <w:t>ersona o equipo de personas que dirigen la organización</w:t>
            </w:r>
            <w:r w:rsidR="005A0802">
              <w:rPr>
                <w:rFonts w:ascii="Arial" w:hAnsi="Arial" w:cs="Arial"/>
                <w:color w:val="000000" w:themeColor="text1"/>
                <w:sz w:val="22"/>
                <w:szCs w:val="22"/>
              </w:rPr>
              <w:t xml:space="preserve"> y</w:t>
            </w:r>
            <w:r w:rsidRPr="00993055">
              <w:rPr>
                <w:rFonts w:ascii="Arial" w:hAnsi="Arial" w:cs="Arial"/>
                <w:color w:val="000000" w:themeColor="text1"/>
                <w:sz w:val="22"/>
                <w:szCs w:val="22"/>
              </w:rPr>
              <w:t xml:space="preserve"> son responsables de la implementación de la estrategia y de</w:t>
            </w:r>
            <w:r w:rsidRPr="004945E7">
              <w:rPr>
                <w:rFonts w:ascii="Arial" w:hAnsi="Arial" w:cs="Arial"/>
                <w:color w:val="000000" w:themeColor="text1"/>
                <w:sz w:val="22"/>
                <w:szCs w:val="22"/>
              </w:rPr>
              <w:t xml:space="preserve"> la inclusión de</w:t>
            </w:r>
            <w:r w:rsidRPr="006A0ABA">
              <w:rPr>
                <w:rFonts w:ascii="Arial" w:hAnsi="Arial" w:cs="Arial"/>
                <w:color w:val="000000" w:themeColor="text1"/>
                <w:sz w:val="22"/>
                <w:szCs w:val="22"/>
              </w:rPr>
              <w:t xml:space="preserve"> los sistemas de gestión.</w:t>
            </w:r>
          </w:p>
        </w:tc>
      </w:tr>
      <w:tr w:rsidR="000F7E27" w:rsidRPr="00484BE7" w14:paraId="5C451D9A" w14:textId="77777777" w:rsidTr="00484BE7">
        <w:tc>
          <w:tcPr>
            <w:tcW w:w="789" w:type="pct"/>
            <w:shd w:val="clear" w:color="auto" w:fill="auto"/>
            <w:tcMar>
              <w:top w:w="100" w:type="dxa"/>
              <w:left w:w="100" w:type="dxa"/>
              <w:bottom w:w="100" w:type="dxa"/>
              <w:right w:w="100" w:type="dxa"/>
            </w:tcMar>
          </w:tcPr>
          <w:p w14:paraId="3391785E" w14:textId="096C4476" w:rsidR="000F7E27" w:rsidRPr="00934A99" w:rsidRDefault="000F7E27" w:rsidP="000F7E2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Documentación</w:t>
            </w:r>
            <w:r w:rsidRPr="00B4167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6EC37AA6" w14:textId="198B2BDA" w:rsidR="000F7E27" w:rsidRPr="00EE1B4C" w:rsidRDefault="000F7E27" w:rsidP="000F7E2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EE1B4C">
              <w:rPr>
                <w:rFonts w:ascii="Arial" w:hAnsi="Arial" w:cs="Arial"/>
                <w:color w:val="000000" w:themeColor="text1"/>
                <w:sz w:val="22"/>
                <w:szCs w:val="22"/>
              </w:rPr>
              <w:t>p</w:t>
            </w:r>
            <w:r w:rsidRPr="00993055">
              <w:rPr>
                <w:rFonts w:ascii="Arial" w:hAnsi="Arial" w:cs="Arial"/>
                <w:color w:val="000000" w:themeColor="text1"/>
                <w:sz w:val="22"/>
                <w:szCs w:val="22"/>
              </w:rPr>
              <w:t>roceso que consiste</w:t>
            </w:r>
            <w:r w:rsidRPr="004945E7">
              <w:rPr>
                <w:rFonts w:ascii="Arial" w:hAnsi="Arial" w:cs="Arial"/>
                <w:color w:val="000000" w:themeColor="text1"/>
                <w:sz w:val="22"/>
                <w:szCs w:val="22"/>
              </w:rPr>
              <w:t xml:space="preserve"> en documentar</w:t>
            </w:r>
            <w:r>
              <w:rPr>
                <w:rFonts w:ascii="Arial" w:hAnsi="Arial" w:cs="Arial"/>
                <w:color w:val="000000" w:themeColor="text1"/>
                <w:sz w:val="22"/>
                <w:szCs w:val="22"/>
              </w:rPr>
              <w:t>;</w:t>
            </w:r>
            <w:r w:rsidRPr="004945E7">
              <w:rPr>
                <w:rFonts w:ascii="Arial" w:hAnsi="Arial" w:cs="Arial"/>
                <w:color w:val="000000" w:themeColor="text1"/>
                <w:sz w:val="22"/>
                <w:szCs w:val="22"/>
              </w:rPr>
              <w:t xml:space="preserve"> se sustenta en el</w:t>
            </w:r>
            <w:r w:rsidRPr="006A0ABA">
              <w:rPr>
                <w:rFonts w:ascii="Arial" w:hAnsi="Arial" w:cs="Arial"/>
                <w:color w:val="000000" w:themeColor="text1"/>
                <w:sz w:val="22"/>
                <w:szCs w:val="22"/>
              </w:rPr>
              <w:t xml:space="preserve"> procesamiento de información que otorgará datos</w:t>
            </w:r>
            <w:r w:rsidRPr="006C6F85">
              <w:rPr>
                <w:rFonts w:ascii="Arial" w:hAnsi="Arial" w:cs="Arial"/>
                <w:color w:val="000000" w:themeColor="text1"/>
                <w:sz w:val="22"/>
                <w:szCs w:val="22"/>
              </w:rPr>
              <w:t xml:space="preserve"> esenciales para la organización</w:t>
            </w:r>
            <w:r>
              <w:rPr>
                <w:rFonts w:ascii="Arial" w:hAnsi="Arial" w:cs="Arial"/>
                <w:color w:val="000000" w:themeColor="text1"/>
                <w:sz w:val="22"/>
                <w:szCs w:val="22"/>
              </w:rPr>
              <w:t xml:space="preserve"> y</w:t>
            </w:r>
            <w:r w:rsidRPr="006C6F85">
              <w:rPr>
                <w:rFonts w:ascii="Arial" w:hAnsi="Arial" w:cs="Arial"/>
                <w:color w:val="000000" w:themeColor="text1"/>
                <w:sz w:val="22"/>
                <w:szCs w:val="22"/>
              </w:rPr>
              <w:t xml:space="preserve"> se constituye en la base de los sistemas de gestión.</w:t>
            </w:r>
          </w:p>
        </w:tc>
      </w:tr>
      <w:tr w:rsidR="000F7E27" w:rsidRPr="00484BE7" w14:paraId="07ABAABB" w14:textId="77777777" w:rsidTr="00484BE7">
        <w:tc>
          <w:tcPr>
            <w:tcW w:w="789" w:type="pct"/>
            <w:shd w:val="clear" w:color="auto" w:fill="auto"/>
            <w:tcMar>
              <w:top w:w="100" w:type="dxa"/>
              <w:left w:w="100" w:type="dxa"/>
              <w:bottom w:w="100" w:type="dxa"/>
              <w:right w:w="100" w:type="dxa"/>
            </w:tcMar>
          </w:tcPr>
          <w:p w14:paraId="0DF23476" w14:textId="298343D4" w:rsidR="000F7E27" w:rsidRPr="00E50931" w:rsidRDefault="000F7E27" w:rsidP="000F7E27">
            <w:pPr>
              <w:widowControl w:val="0"/>
              <w:pBdr>
                <w:top w:val="nil"/>
                <w:left w:val="nil"/>
                <w:bottom w:val="nil"/>
                <w:right w:val="nil"/>
                <w:between w:val="nil"/>
              </w:pBdr>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Documento</w:t>
            </w:r>
            <w:r w:rsidRPr="00B41677">
              <w:rPr>
                <w:rFonts w:ascii="Arial" w:hAnsi="Arial" w:cs="Arial"/>
                <w:color w:val="000000" w:themeColor="text1"/>
                <w:sz w:val="22"/>
                <w:szCs w:val="22"/>
              </w:rPr>
              <w:t>s:</w:t>
            </w:r>
          </w:p>
        </w:tc>
        <w:tc>
          <w:tcPr>
            <w:tcW w:w="4211" w:type="pct"/>
            <w:shd w:val="clear" w:color="auto" w:fill="auto"/>
            <w:tcMar>
              <w:top w:w="100" w:type="dxa"/>
              <w:left w:w="100" w:type="dxa"/>
              <w:bottom w:w="100" w:type="dxa"/>
              <w:right w:w="100" w:type="dxa"/>
            </w:tcMar>
          </w:tcPr>
          <w:p w14:paraId="1FD34931" w14:textId="7D493980" w:rsidR="000F7E27" w:rsidRPr="004945E7" w:rsidRDefault="000F7E27" w:rsidP="000F7E27">
            <w:pPr>
              <w:widowControl w:val="0"/>
              <w:pBdr>
                <w:top w:val="nil"/>
                <w:left w:val="nil"/>
                <w:bottom w:val="nil"/>
                <w:right w:val="nil"/>
                <w:between w:val="nil"/>
              </w:pBdr>
              <w:spacing w:before="40" w:after="40" w:line="276" w:lineRule="auto"/>
              <w:rPr>
                <w:rFonts w:ascii="Arial" w:hAnsi="Arial" w:cs="Arial"/>
                <w:color w:val="B7B7B7"/>
                <w:sz w:val="22"/>
                <w:szCs w:val="22"/>
              </w:rPr>
            </w:pPr>
            <w:r w:rsidRPr="00EE1B4C">
              <w:rPr>
                <w:rFonts w:ascii="Arial" w:hAnsi="Arial" w:cs="Arial"/>
                <w:bCs/>
                <w:color w:val="000000"/>
                <w:sz w:val="22"/>
                <w:szCs w:val="22"/>
              </w:rPr>
              <w:t>elementos que se constituyen en un soporte central de la estructura organizacional, contienen políticas, procesos, procedimientos, instrucciones, además de aquello que está y no está permitido</w:t>
            </w:r>
            <w:r>
              <w:rPr>
                <w:rFonts w:ascii="Arial" w:hAnsi="Arial" w:cs="Arial"/>
                <w:bCs/>
                <w:color w:val="000000"/>
                <w:sz w:val="22"/>
                <w:szCs w:val="22"/>
              </w:rPr>
              <w:t>.</w:t>
            </w:r>
          </w:p>
        </w:tc>
      </w:tr>
      <w:tr w:rsidR="000F7E27" w:rsidRPr="00484BE7" w14:paraId="114DC5B5" w14:textId="77777777" w:rsidTr="00484BE7">
        <w:tc>
          <w:tcPr>
            <w:tcW w:w="789" w:type="pct"/>
            <w:shd w:val="clear" w:color="auto" w:fill="auto"/>
            <w:tcMar>
              <w:top w:w="100" w:type="dxa"/>
              <w:left w:w="100" w:type="dxa"/>
              <w:bottom w:w="100" w:type="dxa"/>
              <w:right w:w="100" w:type="dxa"/>
            </w:tcMar>
          </w:tcPr>
          <w:p w14:paraId="629AA2EB" w14:textId="29C2C213" w:rsidR="000F7E27" w:rsidRPr="00993055"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Flujo de proceso</w:t>
            </w:r>
            <w:r w:rsidRPr="00EE1B4C">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6168ECB5" w14:textId="422D1C07" w:rsidR="000F7E27" w:rsidRPr="006C6F85" w:rsidRDefault="000F7E27" w:rsidP="000F7E27">
            <w:pPr>
              <w:widowControl w:val="0"/>
              <w:spacing w:before="40" w:after="40" w:line="276" w:lineRule="auto"/>
              <w:rPr>
                <w:rFonts w:ascii="Arial" w:hAnsi="Arial" w:cs="Arial"/>
                <w:color w:val="B7B7B7"/>
                <w:sz w:val="22"/>
                <w:szCs w:val="22"/>
              </w:rPr>
            </w:pPr>
            <w:r w:rsidRPr="004945E7">
              <w:rPr>
                <w:rFonts w:ascii="Arial" w:hAnsi="Arial" w:cs="Arial"/>
                <w:color w:val="000000" w:themeColor="text1"/>
                <w:sz w:val="22"/>
                <w:szCs w:val="22"/>
              </w:rPr>
              <w:t>s</w:t>
            </w:r>
            <w:r w:rsidRPr="006A0ABA">
              <w:rPr>
                <w:rFonts w:ascii="Arial" w:hAnsi="Arial" w:cs="Arial"/>
                <w:color w:val="000000" w:themeColor="text1"/>
                <w:sz w:val="22"/>
                <w:szCs w:val="22"/>
              </w:rPr>
              <w:t>erie de pasos necesarios para lle</w:t>
            </w:r>
            <w:r w:rsidRPr="006C6F85">
              <w:rPr>
                <w:rFonts w:ascii="Arial" w:hAnsi="Arial" w:cs="Arial"/>
                <w:color w:val="000000" w:themeColor="text1"/>
                <w:sz w:val="22"/>
                <w:szCs w:val="22"/>
              </w:rPr>
              <w:t xml:space="preserve">var a cabo un proceso en la organización, establece los responsables y las interacciones </w:t>
            </w:r>
            <w:r w:rsidRPr="006C6F85">
              <w:rPr>
                <w:rFonts w:ascii="Arial" w:hAnsi="Arial" w:cs="Arial"/>
                <w:color w:val="000000" w:themeColor="text1"/>
                <w:sz w:val="22"/>
                <w:szCs w:val="22"/>
              </w:rPr>
              <w:t>necesari</w:t>
            </w:r>
            <w:r>
              <w:rPr>
                <w:rFonts w:ascii="Arial" w:hAnsi="Arial" w:cs="Arial"/>
                <w:color w:val="000000" w:themeColor="text1"/>
                <w:sz w:val="22"/>
                <w:szCs w:val="22"/>
              </w:rPr>
              <w:t>a</w:t>
            </w:r>
            <w:r w:rsidRPr="006C6F85">
              <w:rPr>
                <w:rFonts w:ascii="Arial" w:hAnsi="Arial" w:cs="Arial"/>
                <w:color w:val="000000" w:themeColor="text1"/>
                <w:sz w:val="22"/>
                <w:szCs w:val="22"/>
              </w:rPr>
              <w:t xml:space="preserve">s </w:t>
            </w:r>
            <w:r w:rsidRPr="006C6F85">
              <w:rPr>
                <w:rFonts w:ascii="Arial" w:hAnsi="Arial" w:cs="Arial"/>
                <w:color w:val="000000" w:themeColor="text1"/>
                <w:sz w:val="22"/>
                <w:szCs w:val="22"/>
              </w:rPr>
              <w:t>para alcanzar los objetivos.</w:t>
            </w:r>
          </w:p>
        </w:tc>
      </w:tr>
      <w:tr w:rsidR="000F7E27" w:rsidRPr="00484BE7" w14:paraId="73EFE329" w14:textId="77777777" w:rsidTr="00484BE7">
        <w:tc>
          <w:tcPr>
            <w:tcW w:w="789" w:type="pct"/>
            <w:shd w:val="clear" w:color="auto" w:fill="auto"/>
            <w:tcMar>
              <w:top w:w="100" w:type="dxa"/>
              <w:left w:w="100" w:type="dxa"/>
              <w:bottom w:w="100" w:type="dxa"/>
              <w:right w:w="100" w:type="dxa"/>
            </w:tcMar>
          </w:tcPr>
          <w:p w14:paraId="6FA65E15" w14:textId="4C8426E9" w:rsidR="000F7E27" w:rsidRPr="00E50931"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Implementación</w:t>
            </w:r>
            <w:r w:rsidRPr="00B4167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5C7447B5" w14:textId="13A30B38" w:rsidR="000F7E27" w:rsidRPr="004945E7" w:rsidRDefault="000F7E27" w:rsidP="000F7E27">
            <w:pPr>
              <w:widowControl w:val="0"/>
              <w:spacing w:before="40" w:after="40" w:line="276" w:lineRule="auto"/>
              <w:rPr>
                <w:rFonts w:ascii="Arial" w:hAnsi="Arial" w:cs="Arial"/>
                <w:color w:val="B7B7B7"/>
                <w:sz w:val="22"/>
                <w:szCs w:val="22"/>
              </w:rPr>
            </w:pPr>
            <w:r w:rsidRPr="00EE1B4C">
              <w:rPr>
                <w:rFonts w:ascii="Arial" w:hAnsi="Arial" w:cs="Arial"/>
                <w:color w:val="000000" w:themeColor="text1"/>
                <w:sz w:val="22"/>
                <w:szCs w:val="22"/>
              </w:rPr>
              <w:t>e</w:t>
            </w:r>
            <w:r w:rsidRPr="00993055">
              <w:rPr>
                <w:rFonts w:ascii="Arial" w:hAnsi="Arial" w:cs="Arial"/>
                <w:color w:val="000000" w:themeColor="text1"/>
                <w:sz w:val="22"/>
                <w:szCs w:val="22"/>
              </w:rPr>
              <w:t xml:space="preserve">stablece la realización de determinados procesos y estructuras necesarios para la puesta en marcha de un </w:t>
            </w:r>
            <w:r w:rsidRPr="004945E7">
              <w:rPr>
                <w:rFonts w:ascii="Arial" w:hAnsi="Arial" w:cs="Arial"/>
                <w:color w:val="000000" w:themeColor="text1"/>
                <w:sz w:val="22"/>
                <w:szCs w:val="22"/>
              </w:rPr>
              <w:t>sistema de gestión.</w:t>
            </w:r>
          </w:p>
        </w:tc>
      </w:tr>
      <w:tr w:rsidR="000F7E27" w:rsidRPr="00484BE7" w14:paraId="5660650A" w14:textId="77777777" w:rsidTr="00484BE7">
        <w:tc>
          <w:tcPr>
            <w:tcW w:w="789" w:type="pct"/>
            <w:shd w:val="clear" w:color="auto" w:fill="auto"/>
            <w:tcMar>
              <w:top w:w="100" w:type="dxa"/>
              <w:left w:w="100" w:type="dxa"/>
              <w:bottom w:w="100" w:type="dxa"/>
              <w:right w:w="100" w:type="dxa"/>
            </w:tcMar>
          </w:tcPr>
          <w:p w14:paraId="54EA9820" w14:textId="3054C318" w:rsidR="000F7E27" w:rsidRPr="004945E7"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lastRenderedPageBreak/>
              <w:t xml:space="preserve">Mejora </w:t>
            </w:r>
            <w:r w:rsidRPr="00EE1B4C">
              <w:rPr>
                <w:rFonts w:ascii="Arial" w:hAnsi="Arial" w:cs="Arial"/>
                <w:color w:val="000000" w:themeColor="text1"/>
                <w:sz w:val="22"/>
                <w:szCs w:val="22"/>
              </w:rPr>
              <w:t>c</w:t>
            </w:r>
            <w:r w:rsidRPr="00993055">
              <w:rPr>
                <w:rFonts w:ascii="Arial" w:hAnsi="Arial" w:cs="Arial"/>
                <w:color w:val="000000" w:themeColor="text1"/>
                <w:sz w:val="22"/>
                <w:szCs w:val="22"/>
              </w:rPr>
              <w:t>ontinua</w:t>
            </w:r>
            <w:r w:rsidRPr="004945E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46DAE3C2" w14:textId="6877B829" w:rsidR="000F7E27" w:rsidRPr="005831C8" w:rsidRDefault="000F7E27" w:rsidP="000F7E27">
            <w:pPr>
              <w:widowControl w:val="0"/>
              <w:spacing w:before="40" w:after="40" w:line="276" w:lineRule="auto"/>
              <w:rPr>
                <w:rFonts w:ascii="Arial" w:hAnsi="Arial" w:cs="Arial"/>
                <w:color w:val="B7B7B7"/>
                <w:sz w:val="22"/>
                <w:szCs w:val="22"/>
              </w:rPr>
            </w:pPr>
            <w:r w:rsidRPr="006C6F85">
              <w:rPr>
                <w:rFonts w:ascii="Arial" w:hAnsi="Arial" w:cs="Arial"/>
                <w:color w:val="000000" w:themeColor="text1"/>
                <w:sz w:val="22"/>
                <w:szCs w:val="22"/>
              </w:rPr>
              <w:t xml:space="preserve">proceso que permite identificar riesgos para los </w:t>
            </w:r>
            <w:r w:rsidRPr="00F30210">
              <w:rPr>
                <w:rFonts w:ascii="Arial" w:hAnsi="Arial" w:cs="Arial"/>
                <w:color w:val="000000" w:themeColor="text1"/>
                <w:sz w:val="22"/>
                <w:szCs w:val="22"/>
              </w:rPr>
              <w:t>procedimientos</w:t>
            </w:r>
            <w:r w:rsidRPr="005831C8">
              <w:rPr>
                <w:rFonts w:ascii="Arial" w:hAnsi="Arial" w:cs="Arial"/>
                <w:color w:val="000000" w:themeColor="text1"/>
                <w:sz w:val="22"/>
                <w:szCs w:val="22"/>
              </w:rPr>
              <w:t xml:space="preserve"> organizacionales y formular acciones que permitan mitigarlos.</w:t>
            </w:r>
          </w:p>
        </w:tc>
      </w:tr>
      <w:tr w:rsidR="000F7E27" w:rsidRPr="00484BE7" w14:paraId="4744A8D8" w14:textId="77777777" w:rsidTr="00484BE7">
        <w:tc>
          <w:tcPr>
            <w:tcW w:w="789" w:type="pct"/>
            <w:shd w:val="clear" w:color="auto" w:fill="auto"/>
            <w:tcMar>
              <w:top w:w="100" w:type="dxa"/>
              <w:left w:w="100" w:type="dxa"/>
              <w:bottom w:w="100" w:type="dxa"/>
              <w:right w:w="100" w:type="dxa"/>
            </w:tcMar>
          </w:tcPr>
          <w:p w14:paraId="4B11091F" w14:textId="04298614" w:rsidR="000F7E27" w:rsidRPr="00E50931"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Procedimiento</w:t>
            </w:r>
            <w:r w:rsidRPr="00B4167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6797D7F4" w14:textId="2822299B" w:rsidR="000F7E27" w:rsidRPr="004945E7" w:rsidRDefault="000F7E27" w:rsidP="000F7E27">
            <w:pPr>
              <w:widowControl w:val="0"/>
              <w:spacing w:before="40" w:after="40" w:line="276" w:lineRule="auto"/>
              <w:rPr>
                <w:rFonts w:ascii="Arial" w:hAnsi="Arial" w:cs="Arial"/>
                <w:color w:val="B7B7B7"/>
                <w:sz w:val="22"/>
                <w:szCs w:val="22"/>
              </w:rPr>
            </w:pPr>
            <w:r w:rsidRPr="00EE1B4C">
              <w:rPr>
                <w:rFonts w:ascii="Arial" w:hAnsi="Arial" w:cs="Arial"/>
                <w:color w:val="000000" w:themeColor="text1"/>
                <w:sz w:val="22"/>
                <w:szCs w:val="22"/>
              </w:rPr>
              <w:t>m</w:t>
            </w:r>
            <w:r w:rsidRPr="00993055">
              <w:rPr>
                <w:rFonts w:ascii="Arial" w:hAnsi="Arial" w:cs="Arial"/>
                <w:color w:val="000000" w:themeColor="text1"/>
                <w:sz w:val="22"/>
                <w:szCs w:val="22"/>
              </w:rPr>
              <w:t xml:space="preserve">étodo para la realización de las acciones vinculadas a un proceso de la </w:t>
            </w:r>
            <w:r w:rsidRPr="004945E7">
              <w:rPr>
                <w:rFonts w:ascii="Arial" w:hAnsi="Arial" w:cs="Arial"/>
                <w:color w:val="000000" w:themeColor="text1"/>
                <w:sz w:val="22"/>
                <w:szCs w:val="22"/>
              </w:rPr>
              <w:t>organización.</w:t>
            </w:r>
          </w:p>
        </w:tc>
      </w:tr>
      <w:tr w:rsidR="000F7E27" w:rsidRPr="00484BE7" w14:paraId="1FE0CEB6" w14:textId="77777777" w:rsidTr="00484BE7">
        <w:tc>
          <w:tcPr>
            <w:tcW w:w="789" w:type="pct"/>
            <w:shd w:val="clear" w:color="auto" w:fill="auto"/>
            <w:tcMar>
              <w:top w:w="100" w:type="dxa"/>
              <w:left w:w="100" w:type="dxa"/>
              <w:bottom w:w="100" w:type="dxa"/>
              <w:right w:w="100" w:type="dxa"/>
            </w:tcMar>
          </w:tcPr>
          <w:p w14:paraId="300E5451" w14:textId="58C19643" w:rsidR="000F7E27" w:rsidRPr="00E50931"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Registro</w:t>
            </w:r>
            <w:r w:rsidRPr="00B41677">
              <w:rPr>
                <w:rFonts w:ascii="Arial" w:hAnsi="Arial" w:cs="Arial"/>
                <w:color w:val="000000" w:themeColor="text1"/>
                <w:sz w:val="22"/>
                <w:szCs w:val="22"/>
              </w:rPr>
              <w:t>s:</w:t>
            </w:r>
          </w:p>
        </w:tc>
        <w:tc>
          <w:tcPr>
            <w:tcW w:w="4211" w:type="pct"/>
            <w:shd w:val="clear" w:color="auto" w:fill="auto"/>
            <w:tcMar>
              <w:top w:w="100" w:type="dxa"/>
              <w:left w:w="100" w:type="dxa"/>
              <w:bottom w:w="100" w:type="dxa"/>
              <w:right w:w="100" w:type="dxa"/>
            </w:tcMar>
          </w:tcPr>
          <w:p w14:paraId="30C565D8" w14:textId="4C7FAAA0" w:rsidR="000F7E27" w:rsidRPr="004945E7" w:rsidRDefault="000F7E27" w:rsidP="000F7E27">
            <w:pPr>
              <w:widowControl w:val="0"/>
              <w:spacing w:before="40" w:after="40" w:line="276" w:lineRule="auto"/>
              <w:rPr>
                <w:rFonts w:ascii="Arial" w:hAnsi="Arial" w:cs="Arial"/>
                <w:color w:val="B7B7B7"/>
                <w:sz w:val="22"/>
                <w:szCs w:val="22"/>
              </w:rPr>
            </w:pPr>
            <w:r w:rsidRPr="00EE1B4C">
              <w:rPr>
                <w:rFonts w:ascii="Arial" w:hAnsi="Arial" w:cs="Arial"/>
                <w:color w:val="000000" w:themeColor="text1"/>
                <w:sz w:val="22"/>
                <w:szCs w:val="22"/>
              </w:rPr>
              <w:t>s</w:t>
            </w:r>
            <w:r w:rsidRPr="00993055">
              <w:rPr>
                <w:rFonts w:ascii="Arial" w:hAnsi="Arial" w:cs="Arial"/>
                <w:color w:val="000000" w:themeColor="text1"/>
                <w:sz w:val="22"/>
                <w:szCs w:val="22"/>
              </w:rPr>
              <w:t>on las evidencias documentales de las tareas realizadas en el marco de los procesos que abarca el sistema de gestión.</w:t>
            </w:r>
          </w:p>
        </w:tc>
      </w:tr>
      <w:tr w:rsidR="000F7E27" w:rsidRPr="00484BE7" w14:paraId="19214A2A" w14:textId="77777777" w:rsidTr="00484BE7">
        <w:tc>
          <w:tcPr>
            <w:tcW w:w="789" w:type="pct"/>
            <w:shd w:val="clear" w:color="auto" w:fill="auto"/>
            <w:tcMar>
              <w:top w:w="100" w:type="dxa"/>
              <w:left w:w="100" w:type="dxa"/>
              <w:bottom w:w="100" w:type="dxa"/>
              <w:right w:w="100" w:type="dxa"/>
            </w:tcMar>
          </w:tcPr>
          <w:p w14:paraId="0E66DB49" w14:textId="72CF2F08" w:rsidR="000F7E27" w:rsidRPr="00E50931"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SGD</w:t>
            </w:r>
            <w:r w:rsidRPr="00B4167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1AF737B8" w14:textId="20F1D566" w:rsidR="000F7E27" w:rsidRPr="004945E7" w:rsidRDefault="000F7E27" w:rsidP="000F7E27">
            <w:pPr>
              <w:widowControl w:val="0"/>
              <w:spacing w:before="40" w:after="40" w:line="276" w:lineRule="auto"/>
              <w:rPr>
                <w:rFonts w:ascii="Arial" w:hAnsi="Arial" w:cs="Arial"/>
                <w:color w:val="B7B7B7"/>
                <w:sz w:val="22"/>
                <w:szCs w:val="22"/>
              </w:rPr>
            </w:pPr>
            <w:r w:rsidRPr="00EE1B4C">
              <w:rPr>
                <w:rFonts w:ascii="Arial" w:hAnsi="Arial" w:cs="Arial"/>
                <w:color w:val="000000" w:themeColor="text1"/>
                <w:sz w:val="22"/>
                <w:szCs w:val="22"/>
              </w:rPr>
              <w:t>c</w:t>
            </w:r>
            <w:r w:rsidRPr="00993055">
              <w:rPr>
                <w:rFonts w:ascii="Arial" w:hAnsi="Arial" w:cs="Arial"/>
                <w:color w:val="000000" w:themeColor="text1"/>
                <w:sz w:val="22"/>
                <w:szCs w:val="22"/>
              </w:rPr>
              <w:t>onjunto de normas definidas y aplicadas en la recepción, generación, almacenamiento y gestión de los doc</w:t>
            </w:r>
            <w:r w:rsidRPr="004945E7">
              <w:rPr>
                <w:rFonts w:ascii="Arial" w:hAnsi="Arial" w:cs="Arial"/>
                <w:color w:val="000000" w:themeColor="text1"/>
                <w:sz w:val="22"/>
                <w:szCs w:val="22"/>
              </w:rPr>
              <w:t>umentos estratégicos</w:t>
            </w:r>
            <w:r>
              <w:rPr>
                <w:rFonts w:ascii="Arial" w:hAnsi="Arial" w:cs="Arial"/>
                <w:color w:val="000000" w:themeColor="text1"/>
                <w:sz w:val="22"/>
                <w:szCs w:val="22"/>
              </w:rPr>
              <w:t>,</w:t>
            </w:r>
            <w:r w:rsidRPr="004945E7">
              <w:rPr>
                <w:rFonts w:ascii="Arial" w:hAnsi="Arial" w:cs="Arial"/>
                <w:color w:val="000000" w:themeColor="text1"/>
                <w:sz w:val="22"/>
                <w:szCs w:val="22"/>
              </w:rPr>
              <w:t xml:space="preserve"> para los procesos que desarrolla una organización.</w:t>
            </w:r>
          </w:p>
        </w:tc>
      </w:tr>
      <w:tr w:rsidR="000F7E27" w:rsidRPr="00484BE7" w14:paraId="029E8A22" w14:textId="77777777" w:rsidTr="00484BE7">
        <w:tc>
          <w:tcPr>
            <w:tcW w:w="789" w:type="pct"/>
            <w:shd w:val="clear" w:color="auto" w:fill="auto"/>
            <w:tcMar>
              <w:top w:w="100" w:type="dxa"/>
              <w:left w:w="100" w:type="dxa"/>
              <w:bottom w:w="100" w:type="dxa"/>
              <w:right w:w="100" w:type="dxa"/>
            </w:tcMar>
          </w:tcPr>
          <w:p w14:paraId="2D26E934" w14:textId="261DE1D1" w:rsidR="000F7E27" w:rsidRPr="004945E7" w:rsidRDefault="000F7E27" w:rsidP="000F7E27">
            <w:pPr>
              <w:widowControl w:val="0"/>
              <w:spacing w:before="40" w:after="40" w:line="276" w:lineRule="auto"/>
              <w:rPr>
                <w:rFonts w:ascii="Arial" w:hAnsi="Arial" w:cs="Arial"/>
                <w:color w:val="000000" w:themeColor="text1"/>
                <w:sz w:val="22"/>
                <w:szCs w:val="22"/>
              </w:rPr>
            </w:pPr>
            <w:r w:rsidRPr="00934A99">
              <w:rPr>
                <w:rFonts w:ascii="Arial" w:hAnsi="Arial" w:cs="Arial"/>
                <w:color w:val="000000" w:themeColor="text1"/>
                <w:sz w:val="22"/>
                <w:szCs w:val="22"/>
              </w:rPr>
              <w:t xml:space="preserve">Toma de </w:t>
            </w:r>
            <w:r w:rsidRPr="00EE1B4C">
              <w:rPr>
                <w:rFonts w:ascii="Arial" w:hAnsi="Arial" w:cs="Arial"/>
                <w:color w:val="000000" w:themeColor="text1"/>
                <w:sz w:val="22"/>
                <w:szCs w:val="22"/>
              </w:rPr>
              <w:t>d</w:t>
            </w:r>
            <w:r w:rsidRPr="00993055">
              <w:rPr>
                <w:rFonts w:ascii="Arial" w:hAnsi="Arial" w:cs="Arial"/>
                <w:color w:val="000000" w:themeColor="text1"/>
                <w:sz w:val="22"/>
                <w:szCs w:val="22"/>
              </w:rPr>
              <w:t>ecisiones</w:t>
            </w:r>
            <w:r w:rsidRPr="004945E7">
              <w:rPr>
                <w:rFonts w:ascii="Arial" w:hAnsi="Arial" w:cs="Arial"/>
                <w:color w:val="000000" w:themeColor="text1"/>
                <w:sz w:val="22"/>
                <w:szCs w:val="22"/>
              </w:rPr>
              <w:t>:</w:t>
            </w:r>
          </w:p>
        </w:tc>
        <w:tc>
          <w:tcPr>
            <w:tcW w:w="4211" w:type="pct"/>
            <w:shd w:val="clear" w:color="auto" w:fill="auto"/>
            <w:tcMar>
              <w:top w:w="100" w:type="dxa"/>
              <w:left w:w="100" w:type="dxa"/>
              <w:bottom w:w="100" w:type="dxa"/>
              <w:right w:w="100" w:type="dxa"/>
            </w:tcMar>
          </w:tcPr>
          <w:p w14:paraId="48CD2F5B" w14:textId="7CD5812E" w:rsidR="000F7E27" w:rsidRPr="00F30210" w:rsidRDefault="000F7E27" w:rsidP="000F7E27">
            <w:pPr>
              <w:widowControl w:val="0"/>
              <w:spacing w:before="40" w:after="40" w:line="276" w:lineRule="auto"/>
              <w:rPr>
                <w:rFonts w:ascii="Arial" w:hAnsi="Arial" w:cs="Arial"/>
                <w:color w:val="B7B7B7"/>
                <w:sz w:val="22"/>
                <w:szCs w:val="22"/>
              </w:rPr>
            </w:pPr>
            <w:r w:rsidRPr="006C6F85">
              <w:rPr>
                <w:rFonts w:ascii="Arial" w:hAnsi="Arial" w:cs="Arial"/>
                <w:color w:val="000000" w:themeColor="text1"/>
                <w:sz w:val="22"/>
                <w:szCs w:val="22"/>
              </w:rPr>
              <w:t>proceso que implica recolectar y analizar información con el fin de seleccionar cursos de acción en busca del bienestar organizacional.</w:t>
            </w:r>
          </w:p>
        </w:tc>
      </w:tr>
    </w:tbl>
    <w:p w14:paraId="7EC6F3AA" w14:textId="77777777" w:rsidR="003F5FE5" w:rsidRPr="00934A99" w:rsidRDefault="003F5FE5" w:rsidP="00484BE7">
      <w:pPr>
        <w:spacing w:before="40" w:after="40" w:line="276" w:lineRule="auto"/>
        <w:rPr>
          <w:rFonts w:ascii="Arial" w:hAnsi="Arial" w:cs="Arial"/>
          <w:color w:val="000000" w:themeColor="text1"/>
          <w:sz w:val="22"/>
          <w:szCs w:val="22"/>
        </w:rPr>
      </w:pPr>
    </w:p>
    <w:p w14:paraId="317EA9F5" w14:textId="77777777" w:rsidR="003F5FE5" w:rsidRPr="004945E7" w:rsidRDefault="003F5FE5" w:rsidP="00484BE7">
      <w:pPr>
        <w:spacing w:before="40" w:after="40" w:line="276" w:lineRule="auto"/>
        <w:rPr>
          <w:rFonts w:ascii="Arial" w:hAnsi="Arial" w:cs="Arial"/>
          <w:color w:val="000000" w:themeColor="text1"/>
          <w:sz w:val="22"/>
          <w:szCs w:val="22"/>
        </w:rPr>
      </w:pPr>
      <w:r w:rsidRPr="00EE1B4C">
        <w:rPr>
          <w:rFonts w:ascii="Arial" w:hAnsi="Arial" w:cs="Arial"/>
          <w:b/>
          <w:color w:val="000000" w:themeColor="text1"/>
          <w:sz w:val="22"/>
          <w:szCs w:val="22"/>
        </w:rPr>
        <w:t xml:space="preserve">REFERENCIAS </w:t>
      </w:r>
      <w:r w:rsidRPr="00993055">
        <w:rPr>
          <w:rFonts w:ascii="Arial" w:hAnsi="Arial" w:cs="Arial"/>
          <w:b/>
          <w:color w:val="000000" w:themeColor="text1"/>
          <w:sz w:val="22"/>
          <w:szCs w:val="22"/>
        </w:rPr>
        <w:t>BIBLIOGRÁFICAS</w:t>
      </w:r>
    </w:p>
    <w:p w14:paraId="564A630E" w14:textId="244FB9A9" w:rsidR="003F5FE5" w:rsidRPr="00484BE7" w:rsidRDefault="003F5FE5" w:rsidP="00484BE7">
      <w:pPr>
        <w:spacing w:before="40" w:after="40" w:line="276" w:lineRule="auto"/>
        <w:rPr>
          <w:rFonts w:ascii="Arial" w:hAnsi="Arial" w:cs="Arial"/>
          <w:sz w:val="22"/>
          <w:szCs w:val="22"/>
        </w:rPr>
      </w:pP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95"/>
        <w:gridCol w:w="11717"/>
      </w:tblGrid>
      <w:tr w:rsidR="003F5FE5" w:rsidRPr="00484BE7" w14:paraId="71B9FCF6" w14:textId="77777777" w:rsidTr="00A10ADC">
        <w:trPr>
          <w:trHeight w:val="657"/>
        </w:trPr>
        <w:tc>
          <w:tcPr>
            <w:tcW w:w="617" w:type="pct"/>
            <w:shd w:val="clear" w:color="auto" w:fill="C9DAF8"/>
            <w:tcMar>
              <w:top w:w="100" w:type="dxa"/>
              <w:left w:w="100" w:type="dxa"/>
              <w:bottom w:w="100" w:type="dxa"/>
              <w:right w:w="100" w:type="dxa"/>
            </w:tcMar>
          </w:tcPr>
          <w:p w14:paraId="03B9188C" w14:textId="77777777" w:rsidR="003F5FE5" w:rsidRPr="00EE1B4C" w:rsidRDefault="003F5FE5" w:rsidP="00484BE7">
            <w:pPr>
              <w:widowControl w:val="0"/>
              <w:spacing w:before="40" w:after="40" w:line="276" w:lineRule="auto"/>
              <w:rPr>
                <w:rFonts w:ascii="Arial" w:hAnsi="Arial" w:cs="Arial"/>
                <w:b/>
                <w:sz w:val="22"/>
                <w:szCs w:val="22"/>
              </w:rPr>
            </w:pPr>
            <w:r w:rsidRPr="00934A99">
              <w:rPr>
                <w:rFonts w:ascii="Arial" w:hAnsi="Arial" w:cs="Arial"/>
                <w:b/>
                <w:sz w:val="22"/>
                <w:szCs w:val="22"/>
              </w:rPr>
              <w:t>Tipo de recurso</w:t>
            </w:r>
          </w:p>
        </w:tc>
        <w:tc>
          <w:tcPr>
            <w:tcW w:w="4383" w:type="pct"/>
            <w:shd w:val="clear" w:color="auto" w:fill="C9DAF8"/>
            <w:tcMar>
              <w:top w:w="100" w:type="dxa"/>
              <w:left w:w="100" w:type="dxa"/>
              <w:bottom w:w="100" w:type="dxa"/>
              <w:right w:w="100" w:type="dxa"/>
            </w:tcMar>
          </w:tcPr>
          <w:p w14:paraId="6EEF69C7" w14:textId="77777777" w:rsidR="003F5FE5" w:rsidRPr="004945E7" w:rsidRDefault="003F5FE5" w:rsidP="00484BE7">
            <w:pPr>
              <w:pStyle w:val="Title"/>
              <w:spacing w:before="40" w:after="40"/>
              <w:jc w:val="center"/>
              <w:rPr>
                <w:sz w:val="22"/>
                <w:szCs w:val="22"/>
              </w:rPr>
            </w:pPr>
            <w:bookmarkStart w:id="75" w:name="_uo73ebm9u78i" w:colFirst="0" w:colLast="0"/>
            <w:bookmarkEnd w:id="75"/>
            <w:r w:rsidRPr="00993055">
              <w:rPr>
                <w:sz w:val="22"/>
                <w:szCs w:val="22"/>
              </w:rPr>
              <w:t>Bibliografía</w:t>
            </w:r>
          </w:p>
        </w:tc>
      </w:tr>
      <w:tr w:rsidR="003F5FE5" w:rsidRPr="0071247B" w14:paraId="353F4A36" w14:textId="77777777" w:rsidTr="00A10ADC">
        <w:trPr>
          <w:trHeight w:val="420"/>
        </w:trPr>
        <w:tc>
          <w:tcPr>
            <w:tcW w:w="5000" w:type="pct"/>
            <w:gridSpan w:val="2"/>
            <w:shd w:val="clear" w:color="auto" w:fill="auto"/>
            <w:tcMar>
              <w:top w:w="100" w:type="dxa"/>
              <w:left w:w="100" w:type="dxa"/>
              <w:bottom w:w="100" w:type="dxa"/>
              <w:right w:w="100" w:type="dxa"/>
            </w:tcMar>
          </w:tcPr>
          <w:p w14:paraId="3A9D07C1" w14:textId="4FCDC96C" w:rsidR="003F5FE5" w:rsidRPr="0071247B" w:rsidRDefault="003F5FE5" w:rsidP="00484BE7">
            <w:pPr>
              <w:shd w:val="clear" w:color="auto" w:fill="FFFFFF"/>
              <w:spacing w:before="40" w:after="40" w:line="276" w:lineRule="auto"/>
              <w:textAlignment w:val="center"/>
              <w:rPr>
                <w:rFonts w:ascii="Arial" w:hAnsi="Arial" w:cs="Arial"/>
                <w:color w:val="2C2C2C"/>
                <w:spacing w:val="2"/>
                <w:sz w:val="22"/>
                <w:szCs w:val="22"/>
                <w:lang w:val="en-US"/>
              </w:rPr>
            </w:pPr>
            <w:r w:rsidRPr="00934A99">
              <w:rPr>
                <w:rFonts w:ascii="Arial" w:hAnsi="Arial" w:cs="Arial"/>
                <w:bCs/>
                <w:color w:val="000000"/>
                <w:sz w:val="22"/>
                <w:szCs w:val="22"/>
              </w:rPr>
              <w:t>Alonso</w:t>
            </w:r>
            <w:r w:rsidR="0071247B">
              <w:rPr>
                <w:rFonts w:ascii="Arial" w:hAnsi="Arial" w:cs="Arial"/>
                <w:bCs/>
                <w:color w:val="000000"/>
                <w:sz w:val="22"/>
                <w:szCs w:val="22"/>
              </w:rPr>
              <w:t>,</w:t>
            </w:r>
            <w:r w:rsidRPr="00934A99">
              <w:rPr>
                <w:rFonts w:ascii="Arial" w:hAnsi="Arial" w:cs="Arial"/>
                <w:bCs/>
                <w:color w:val="000000"/>
                <w:sz w:val="22"/>
                <w:szCs w:val="22"/>
              </w:rPr>
              <w:t xml:space="preserve"> C</w:t>
            </w:r>
            <w:r w:rsidR="0071247B">
              <w:rPr>
                <w:rFonts w:ascii="Arial" w:hAnsi="Arial" w:cs="Arial"/>
                <w:bCs/>
                <w:color w:val="000000"/>
                <w:sz w:val="22"/>
                <w:szCs w:val="22"/>
              </w:rPr>
              <w:t>.</w:t>
            </w:r>
            <w:r w:rsidRPr="00934A99">
              <w:rPr>
                <w:rFonts w:ascii="Arial" w:hAnsi="Arial" w:cs="Arial"/>
                <w:bCs/>
                <w:color w:val="000000"/>
                <w:sz w:val="22"/>
                <w:szCs w:val="22"/>
              </w:rPr>
              <w:t xml:space="preserve"> (2020)</w:t>
            </w:r>
            <w:r w:rsidR="0071247B">
              <w:rPr>
                <w:rFonts w:ascii="Arial" w:hAnsi="Arial" w:cs="Arial"/>
                <w:bCs/>
                <w:color w:val="000000"/>
                <w:sz w:val="22"/>
                <w:szCs w:val="22"/>
              </w:rPr>
              <w:t>.</w:t>
            </w:r>
            <w:r w:rsidRPr="00934A99">
              <w:rPr>
                <w:rFonts w:ascii="Arial" w:hAnsi="Arial" w:cs="Arial"/>
                <w:bCs/>
                <w:color w:val="000000"/>
                <w:sz w:val="22"/>
                <w:szCs w:val="22"/>
              </w:rPr>
              <w:t xml:space="preserve"> </w:t>
            </w:r>
            <w:r w:rsidRPr="0071247B">
              <w:rPr>
                <w:rFonts w:ascii="Arial" w:hAnsi="Arial" w:cs="Arial"/>
                <w:bCs/>
                <w:i/>
                <w:iCs/>
                <w:color w:val="000000"/>
                <w:sz w:val="22"/>
                <w:szCs w:val="22"/>
              </w:rPr>
              <w:t>Mapa de procesos de una organización,</w:t>
            </w:r>
            <w:r w:rsidR="0071247B" w:rsidRPr="0071247B">
              <w:rPr>
                <w:rFonts w:ascii="Arial" w:hAnsi="Arial" w:cs="Arial"/>
                <w:bCs/>
                <w:i/>
                <w:iCs/>
                <w:color w:val="000000"/>
                <w:sz w:val="22"/>
                <w:szCs w:val="22"/>
              </w:rPr>
              <w:t xml:space="preserve"> </w:t>
            </w:r>
            <w:r w:rsidRPr="0071247B">
              <w:rPr>
                <w:rFonts w:ascii="Arial" w:hAnsi="Arial" w:cs="Arial"/>
                <w:bCs/>
                <w:i/>
                <w:iCs/>
                <w:color w:val="000000"/>
                <w:sz w:val="22"/>
                <w:szCs w:val="22"/>
              </w:rPr>
              <w:t>¿</w:t>
            </w:r>
            <w:r w:rsidR="0071247B" w:rsidRPr="0071247B">
              <w:rPr>
                <w:rFonts w:ascii="Arial" w:hAnsi="Arial" w:cs="Arial"/>
                <w:bCs/>
                <w:i/>
                <w:iCs/>
                <w:color w:val="000000"/>
                <w:sz w:val="22"/>
                <w:szCs w:val="22"/>
              </w:rPr>
              <w:t>q</w:t>
            </w:r>
            <w:r w:rsidRPr="0071247B">
              <w:rPr>
                <w:rFonts w:ascii="Arial" w:hAnsi="Arial" w:cs="Arial"/>
                <w:bCs/>
                <w:i/>
                <w:iCs/>
                <w:color w:val="000000"/>
                <w:sz w:val="22"/>
                <w:szCs w:val="22"/>
              </w:rPr>
              <w:t>ué es y cómo se elabora?</w:t>
            </w:r>
            <w:r w:rsidRPr="00B41677">
              <w:rPr>
                <w:rFonts w:ascii="Arial" w:hAnsi="Arial" w:cs="Arial"/>
                <w:bCs/>
                <w:color w:val="000000"/>
                <w:sz w:val="22"/>
                <w:szCs w:val="22"/>
              </w:rPr>
              <w:t xml:space="preserve"> </w:t>
            </w:r>
            <w:r w:rsidRPr="0071247B">
              <w:rPr>
                <w:rFonts w:ascii="Arial" w:hAnsi="Arial" w:cs="Arial"/>
                <w:bCs/>
                <w:color w:val="000000"/>
                <w:sz w:val="22"/>
                <w:szCs w:val="22"/>
                <w:lang w:val="en-US"/>
              </w:rPr>
              <w:t>Global Suite Solutions</w:t>
            </w:r>
            <w:r w:rsidR="0071247B" w:rsidRPr="0071247B">
              <w:rPr>
                <w:rFonts w:ascii="Arial" w:hAnsi="Arial" w:cs="Arial"/>
                <w:bCs/>
                <w:color w:val="000000"/>
                <w:sz w:val="22"/>
                <w:szCs w:val="22"/>
                <w:lang w:val="en-US"/>
              </w:rPr>
              <w:t>.</w:t>
            </w:r>
            <w:r w:rsidRPr="0071247B">
              <w:rPr>
                <w:rFonts w:ascii="Arial" w:hAnsi="Arial" w:cs="Arial"/>
                <w:bCs/>
                <w:color w:val="000000"/>
                <w:sz w:val="22"/>
                <w:szCs w:val="22"/>
                <w:lang w:val="en-US"/>
              </w:rPr>
              <w:t xml:space="preserve"> </w:t>
            </w:r>
            <w:hyperlink r:id="rId88" w:history="1">
              <w:r w:rsidR="0071247B" w:rsidRPr="005A640A">
                <w:rPr>
                  <w:rStyle w:val="Hyperlink"/>
                  <w:rFonts w:ascii="Arial" w:hAnsi="Arial" w:cs="Arial"/>
                  <w:bCs/>
                  <w:sz w:val="22"/>
                  <w:szCs w:val="22"/>
                  <w:lang w:val="en-US"/>
                </w:rPr>
                <w:t>https://www.globalsuitesolutions.com/es/que-es-mapa-de-procesos-y-como-se-elabora/</w:t>
              </w:r>
            </w:hyperlink>
            <w:r w:rsidR="0071247B">
              <w:rPr>
                <w:rFonts w:ascii="Arial" w:hAnsi="Arial" w:cs="Arial"/>
                <w:bCs/>
                <w:color w:val="000000"/>
                <w:sz w:val="22"/>
                <w:szCs w:val="22"/>
                <w:lang w:val="en-US"/>
              </w:rPr>
              <w:t xml:space="preserve"> </w:t>
            </w:r>
          </w:p>
        </w:tc>
      </w:tr>
      <w:tr w:rsidR="003F5FE5" w:rsidRPr="00484BE7" w14:paraId="4A51D281" w14:textId="77777777" w:rsidTr="00A10ADC">
        <w:trPr>
          <w:trHeight w:val="420"/>
        </w:trPr>
        <w:tc>
          <w:tcPr>
            <w:tcW w:w="5000" w:type="pct"/>
            <w:gridSpan w:val="2"/>
            <w:shd w:val="clear" w:color="auto" w:fill="auto"/>
            <w:tcMar>
              <w:top w:w="100" w:type="dxa"/>
              <w:left w:w="100" w:type="dxa"/>
              <w:bottom w:w="100" w:type="dxa"/>
              <w:right w:w="100" w:type="dxa"/>
            </w:tcMar>
          </w:tcPr>
          <w:p w14:paraId="580EC96A" w14:textId="52511068" w:rsidR="003F5FE5" w:rsidRPr="00993055" w:rsidRDefault="003F5FE5" w:rsidP="00484BE7">
            <w:pPr>
              <w:shd w:val="clear" w:color="auto" w:fill="FFFFFF"/>
              <w:spacing w:before="40" w:after="40" w:line="276" w:lineRule="auto"/>
              <w:textAlignment w:val="center"/>
              <w:rPr>
                <w:rFonts w:ascii="Arial" w:hAnsi="Arial" w:cs="Arial"/>
                <w:color w:val="2C2C2C"/>
                <w:spacing w:val="2"/>
                <w:sz w:val="22"/>
                <w:szCs w:val="22"/>
              </w:rPr>
            </w:pPr>
            <w:r w:rsidRPr="0071247B">
              <w:rPr>
                <w:rFonts w:ascii="Arial" w:hAnsi="Arial" w:cs="Arial"/>
                <w:color w:val="000000" w:themeColor="text1"/>
                <w:spacing w:val="2"/>
                <w:sz w:val="22"/>
                <w:szCs w:val="22"/>
              </w:rPr>
              <w:t>ATS Gestión Documental</w:t>
            </w:r>
            <w:r w:rsidR="0071247B" w:rsidRPr="0071247B">
              <w:rPr>
                <w:rFonts w:ascii="Arial" w:hAnsi="Arial" w:cs="Arial"/>
                <w:color w:val="000000" w:themeColor="text1"/>
                <w:spacing w:val="2"/>
                <w:sz w:val="22"/>
                <w:szCs w:val="22"/>
              </w:rPr>
              <w:t>.</w:t>
            </w:r>
            <w:r w:rsidRPr="0071247B">
              <w:rPr>
                <w:rFonts w:ascii="Arial" w:hAnsi="Arial" w:cs="Arial"/>
                <w:color w:val="000000" w:themeColor="text1"/>
                <w:spacing w:val="2"/>
                <w:sz w:val="22"/>
                <w:szCs w:val="22"/>
              </w:rPr>
              <w:t xml:space="preserve"> (2019)</w:t>
            </w:r>
            <w:r w:rsidR="0071247B" w:rsidRPr="0071247B">
              <w:rPr>
                <w:rFonts w:ascii="Arial" w:hAnsi="Arial" w:cs="Arial"/>
                <w:color w:val="000000" w:themeColor="text1"/>
                <w:spacing w:val="2"/>
                <w:sz w:val="22"/>
                <w:szCs w:val="22"/>
              </w:rPr>
              <w:t>.</w:t>
            </w:r>
            <w:r w:rsidRPr="0071247B">
              <w:rPr>
                <w:rFonts w:ascii="Arial" w:hAnsi="Arial" w:cs="Arial"/>
                <w:color w:val="000000" w:themeColor="text1"/>
                <w:spacing w:val="2"/>
                <w:sz w:val="22"/>
                <w:szCs w:val="22"/>
              </w:rPr>
              <w:t xml:space="preserve"> </w:t>
            </w:r>
            <w:r w:rsidRPr="0071247B">
              <w:rPr>
                <w:rFonts w:ascii="Arial" w:hAnsi="Arial" w:cs="Arial"/>
                <w:i/>
                <w:iCs/>
                <w:color w:val="000000" w:themeColor="text1"/>
                <w:spacing w:val="2"/>
                <w:sz w:val="22"/>
                <w:szCs w:val="22"/>
              </w:rPr>
              <w:t>Conoce los 8 pasos de la gestión documental en archivo</w:t>
            </w:r>
            <w:r w:rsidR="0071247B" w:rsidRPr="0071247B">
              <w:rPr>
                <w:rFonts w:ascii="Arial" w:hAnsi="Arial" w:cs="Arial"/>
                <w:i/>
                <w:iCs/>
                <w:color w:val="000000" w:themeColor="text1"/>
                <w:spacing w:val="2"/>
                <w:sz w:val="22"/>
                <w:szCs w:val="22"/>
              </w:rPr>
              <w:t>.</w:t>
            </w:r>
            <w:r w:rsidRPr="00934A99">
              <w:rPr>
                <w:rFonts w:ascii="Arial" w:hAnsi="Arial" w:cs="Arial"/>
                <w:color w:val="2C2C2C"/>
                <w:spacing w:val="2"/>
                <w:sz w:val="22"/>
                <w:szCs w:val="22"/>
              </w:rPr>
              <w:t xml:space="preserve"> </w:t>
            </w:r>
            <w:hyperlink r:id="rId89" w:history="1">
              <w:r w:rsidR="0071247B" w:rsidRPr="005A640A">
                <w:rPr>
                  <w:rStyle w:val="Hyperlink"/>
                  <w:rFonts w:ascii="Arial" w:hAnsi="Arial" w:cs="Arial"/>
                  <w:spacing w:val="2"/>
                  <w:sz w:val="22"/>
                  <w:szCs w:val="22"/>
                </w:rPr>
                <w:t>https://atsgestion.net/gestion-documental-en-archivo/</w:t>
              </w:r>
            </w:hyperlink>
            <w:r w:rsidR="0071247B">
              <w:rPr>
                <w:rFonts w:ascii="Arial" w:hAnsi="Arial" w:cs="Arial"/>
                <w:color w:val="2C2C2C"/>
                <w:spacing w:val="2"/>
                <w:sz w:val="22"/>
                <w:szCs w:val="22"/>
              </w:rPr>
              <w:t xml:space="preserve"> </w:t>
            </w:r>
          </w:p>
        </w:tc>
      </w:tr>
      <w:tr w:rsidR="003F5FE5" w:rsidRPr="00484BE7" w14:paraId="2F27C9B7" w14:textId="77777777" w:rsidTr="00A10ADC">
        <w:trPr>
          <w:trHeight w:val="420"/>
        </w:trPr>
        <w:tc>
          <w:tcPr>
            <w:tcW w:w="5000" w:type="pct"/>
            <w:gridSpan w:val="2"/>
            <w:shd w:val="clear" w:color="auto" w:fill="auto"/>
            <w:tcMar>
              <w:top w:w="100" w:type="dxa"/>
              <w:left w:w="100" w:type="dxa"/>
              <w:bottom w:w="100" w:type="dxa"/>
              <w:right w:w="100" w:type="dxa"/>
            </w:tcMar>
          </w:tcPr>
          <w:p w14:paraId="40058763" w14:textId="7E920718" w:rsidR="003F5FE5" w:rsidRPr="0071247B" w:rsidRDefault="003F5FE5" w:rsidP="00484BE7">
            <w:pPr>
              <w:shd w:val="clear" w:color="auto" w:fill="FFFFFF"/>
              <w:spacing w:before="40" w:after="40" w:line="276" w:lineRule="auto"/>
              <w:textAlignment w:val="center"/>
              <w:rPr>
                <w:rFonts w:ascii="Arial" w:hAnsi="Arial" w:cs="Arial"/>
                <w:color w:val="000000" w:themeColor="text1"/>
                <w:spacing w:val="2"/>
                <w:sz w:val="22"/>
                <w:szCs w:val="22"/>
              </w:rPr>
            </w:pPr>
            <w:r w:rsidRPr="0071247B">
              <w:rPr>
                <w:rFonts w:ascii="Arial" w:hAnsi="Arial" w:cs="Arial"/>
                <w:color w:val="000000" w:themeColor="text1"/>
                <w:spacing w:val="2"/>
                <w:sz w:val="22"/>
                <w:szCs w:val="22"/>
              </w:rPr>
              <w:lastRenderedPageBreak/>
              <w:t>ATS Gestión Documental</w:t>
            </w:r>
            <w:r w:rsidR="002E1880">
              <w:rPr>
                <w:rFonts w:ascii="Arial" w:hAnsi="Arial" w:cs="Arial"/>
                <w:color w:val="000000" w:themeColor="text1"/>
                <w:spacing w:val="2"/>
                <w:sz w:val="22"/>
                <w:szCs w:val="22"/>
              </w:rPr>
              <w:t>.</w:t>
            </w:r>
            <w:r w:rsidRPr="0071247B">
              <w:rPr>
                <w:rFonts w:ascii="Arial" w:hAnsi="Arial" w:cs="Arial"/>
                <w:color w:val="000000" w:themeColor="text1"/>
                <w:spacing w:val="2"/>
                <w:sz w:val="22"/>
                <w:szCs w:val="22"/>
              </w:rPr>
              <w:t xml:space="preserve"> </w:t>
            </w:r>
            <w:r w:rsidR="002E1880">
              <w:rPr>
                <w:rFonts w:ascii="Arial" w:hAnsi="Arial" w:cs="Arial"/>
                <w:color w:val="000000" w:themeColor="text1"/>
                <w:spacing w:val="2"/>
                <w:sz w:val="22"/>
                <w:szCs w:val="22"/>
              </w:rPr>
              <w:t>(s.f.).</w:t>
            </w:r>
            <w:r w:rsidRPr="0071247B">
              <w:rPr>
                <w:rFonts w:ascii="Arial" w:hAnsi="Arial" w:cs="Arial"/>
                <w:color w:val="000000" w:themeColor="text1"/>
                <w:spacing w:val="2"/>
                <w:sz w:val="22"/>
                <w:szCs w:val="22"/>
              </w:rPr>
              <w:t xml:space="preserve"> </w:t>
            </w:r>
            <w:r w:rsidRPr="002E1880">
              <w:rPr>
                <w:rFonts w:ascii="Arial" w:hAnsi="Arial" w:cs="Arial"/>
                <w:i/>
                <w:iCs/>
                <w:color w:val="000000" w:themeColor="text1"/>
                <w:spacing w:val="2"/>
                <w:sz w:val="22"/>
                <w:szCs w:val="22"/>
              </w:rPr>
              <w:t>¿Qué son las Tablas de Retención Documental (TRD)?</w:t>
            </w:r>
            <w:r w:rsidRPr="0071247B">
              <w:rPr>
                <w:rFonts w:ascii="Arial" w:hAnsi="Arial" w:cs="Arial"/>
                <w:color w:val="000000" w:themeColor="text1"/>
                <w:spacing w:val="2"/>
                <w:sz w:val="22"/>
                <w:szCs w:val="22"/>
              </w:rPr>
              <w:t xml:space="preserve"> </w:t>
            </w:r>
            <w:hyperlink r:id="rId90" w:history="1">
              <w:r w:rsidR="002E1880" w:rsidRPr="005A640A">
                <w:rPr>
                  <w:rStyle w:val="Hyperlink"/>
                  <w:rFonts w:ascii="Arial" w:hAnsi="Arial" w:cs="Arial"/>
                  <w:spacing w:val="2"/>
                  <w:sz w:val="22"/>
                  <w:szCs w:val="22"/>
                </w:rPr>
                <w:t>https://atsgestion.net/tablas-retencion-documental/</w:t>
              </w:r>
            </w:hyperlink>
            <w:r w:rsidR="002E1880">
              <w:rPr>
                <w:rFonts w:ascii="Arial" w:hAnsi="Arial" w:cs="Arial"/>
                <w:color w:val="000000" w:themeColor="text1"/>
                <w:spacing w:val="2"/>
                <w:sz w:val="22"/>
                <w:szCs w:val="22"/>
              </w:rPr>
              <w:t xml:space="preserve"> </w:t>
            </w:r>
          </w:p>
        </w:tc>
      </w:tr>
      <w:tr w:rsidR="003F5FE5" w:rsidRPr="00484BE7" w14:paraId="4F5E9EDB" w14:textId="77777777" w:rsidTr="00A10ADC">
        <w:trPr>
          <w:trHeight w:val="420"/>
        </w:trPr>
        <w:tc>
          <w:tcPr>
            <w:tcW w:w="5000" w:type="pct"/>
            <w:gridSpan w:val="2"/>
            <w:shd w:val="clear" w:color="auto" w:fill="auto"/>
            <w:tcMar>
              <w:top w:w="100" w:type="dxa"/>
              <w:left w:w="100" w:type="dxa"/>
              <w:bottom w:w="100" w:type="dxa"/>
              <w:right w:w="100" w:type="dxa"/>
            </w:tcMar>
          </w:tcPr>
          <w:p w14:paraId="247248C6" w14:textId="434F8801" w:rsidR="003F5FE5" w:rsidRPr="0071247B" w:rsidRDefault="003F5FE5" w:rsidP="00484BE7">
            <w:pPr>
              <w:shd w:val="clear" w:color="auto" w:fill="FFFFFF"/>
              <w:spacing w:before="40" w:after="40" w:line="276" w:lineRule="auto"/>
              <w:textAlignment w:val="center"/>
              <w:rPr>
                <w:rFonts w:ascii="Arial" w:hAnsi="Arial" w:cs="Arial"/>
                <w:color w:val="000000" w:themeColor="text1"/>
                <w:spacing w:val="2"/>
                <w:sz w:val="22"/>
                <w:szCs w:val="22"/>
              </w:rPr>
            </w:pPr>
            <w:r w:rsidRPr="0071247B">
              <w:rPr>
                <w:rFonts w:ascii="Arial" w:hAnsi="Arial" w:cs="Arial"/>
                <w:color w:val="000000" w:themeColor="text1"/>
                <w:spacing w:val="2"/>
                <w:sz w:val="22"/>
                <w:szCs w:val="22"/>
              </w:rPr>
              <w:t>Ayudaley</w:t>
            </w:r>
            <w:r w:rsidR="002E1880">
              <w:rPr>
                <w:rFonts w:ascii="Arial" w:hAnsi="Arial" w:cs="Arial"/>
                <w:color w:val="000000" w:themeColor="text1"/>
                <w:spacing w:val="2"/>
                <w:sz w:val="22"/>
                <w:szCs w:val="22"/>
              </w:rPr>
              <w:t>.</w:t>
            </w:r>
            <w:r w:rsidRPr="0071247B">
              <w:rPr>
                <w:rFonts w:ascii="Arial" w:hAnsi="Arial" w:cs="Arial"/>
                <w:color w:val="000000" w:themeColor="text1"/>
                <w:spacing w:val="2"/>
                <w:sz w:val="22"/>
                <w:szCs w:val="22"/>
              </w:rPr>
              <w:t xml:space="preserve"> (</w:t>
            </w:r>
            <w:r w:rsidR="002E1880">
              <w:rPr>
                <w:rFonts w:ascii="Arial" w:hAnsi="Arial" w:cs="Arial"/>
                <w:color w:val="000000" w:themeColor="text1"/>
                <w:spacing w:val="2"/>
                <w:sz w:val="22"/>
                <w:szCs w:val="22"/>
              </w:rPr>
              <w:t>s.f.</w:t>
            </w:r>
            <w:r w:rsidRPr="0071247B">
              <w:rPr>
                <w:rFonts w:ascii="Arial" w:hAnsi="Arial" w:cs="Arial"/>
                <w:color w:val="000000" w:themeColor="text1"/>
                <w:spacing w:val="2"/>
                <w:sz w:val="22"/>
                <w:szCs w:val="22"/>
              </w:rPr>
              <w:t>)</w:t>
            </w:r>
            <w:r w:rsidR="002E1880">
              <w:rPr>
                <w:rFonts w:ascii="Arial" w:hAnsi="Arial" w:cs="Arial"/>
                <w:color w:val="000000" w:themeColor="text1"/>
                <w:spacing w:val="2"/>
                <w:sz w:val="22"/>
                <w:szCs w:val="22"/>
              </w:rPr>
              <w:t>.</w:t>
            </w:r>
            <w:r w:rsidRPr="0071247B">
              <w:rPr>
                <w:rFonts w:ascii="Arial" w:hAnsi="Arial" w:cs="Arial"/>
                <w:color w:val="000000" w:themeColor="text1"/>
                <w:spacing w:val="2"/>
                <w:sz w:val="22"/>
                <w:szCs w:val="22"/>
              </w:rPr>
              <w:t xml:space="preserve"> </w:t>
            </w:r>
            <w:r w:rsidRPr="002E1880">
              <w:rPr>
                <w:rFonts w:ascii="Arial" w:hAnsi="Arial" w:cs="Arial"/>
                <w:i/>
                <w:iCs/>
                <w:color w:val="000000" w:themeColor="text1"/>
                <w:spacing w:val="2"/>
                <w:sz w:val="22"/>
                <w:szCs w:val="22"/>
              </w:rPr>
              <w:t xml:space="preserve">¿Qué es el control de </w:t>
            </w:r>
            <w:r w:rsidR="002E1880" w:rsidRPr="002E1880">
              <w:rPr>
                <w:rFonts w:ascii="Arial" w:hAnsi="Arial" w:cs="Arial"/>
                <w:i/>
                <w:iCs/>
                <w:color w:val="000000" w:themeColor="text1"/>
                <w:spacing w:val="2"/>
                <w:sz w:val="22"/>
                <w:szCs w:val="22"/>
              </w:rPr>
              <w:t>d</w:t>
            </w:r>
            <w:r w:rsidRPr="002E1880">
              <w:rPr>
                <w:rFonts w:ascii="Arial" w:hAnsi="Arial" w:cs="Arial"/>
                <w:i/>
                <w:iCs/>
                <w:color w:val="000000" w:themeColor="text1"/>
                <w:spacing w:val="2"/>
                <w:sz w:val="22"/>
                <w:szCs w:val="22"/>
              </w:rPr>
              <w:t>ocumentos?</w:t>
            </w:r>
            <w:r w:rsidRPr="0071247B">
              <w:rPr>
                <w:rFonts w:ascii="Arial" w:hAnsi="Arial" w:cs="Arial"/>
                <w:color w:val="000000" w:themeColor="text1"/>
                <w:spacing w:val="2"/>
                <w:sz w:val="22"/>
                <w:szCs w:val="22"/>
              </w:rPr>
              <w:t xml:space="preserve"> </w:t>
            </w:r>
            <w:hyperlink r:id="rId91" w:history="1">
              <w:r w:rsidR="002E1880" w:rsidRPr="005A640A">
                <w:rPr>
                  <w:rStyle w:val="Hyperlink"/>
                  <w:rFonts w:ascii="Arial" w:hAnsi="Arial" w:cs="Arial"/>
                  <w:spacing w:val="2"/>
                  <w:sz w:val="22"/>
                  <w:szCs w:val="22"/>
                </w:rPr>
                <w:t>https://ayudaleyprotecciondatos.es/2020/05/18/control-documentos/</w:t>
              </w:r>
            </w:hyperlink>
            <w:r w:rsidR="002E1880">
              <w:rPr>
                <w:rFonts w:ascii="Arial" w:hAnsi="Arial" w:cs="Arial"/>
                <w:color w:val="000000" w:themeColor="text1"/>
                <w:spacing w:val="2"/>
                <w:sz w:val="22"/>
                <w:szCs w:val="22"/>
              </w:rPr>
              <w:t xml:space="preserve"> </w:t>
            </w:r>
          </w:p>
        </w:tc>
      </w:tr>
      <w:tr w:rsidR="003F5FE5" w:rsidRPr="00484BE7" w14:paraId="53B41D4F" w14:textId="77777777" w:rsidTr="00A10ADC">
        <w:trPr>
          <w:trHeight w:val="420"/>
        </w:trPr>
        <w:tc>
          <w:tcPr>
            <w:tcW w:w="5000" w:type="pct"/>
            <w:gridSpan w:val="2"/>
            <w:shd w:val="clear" w:color="auto" w:fill="auto"/>
            <w:tcMar>
              <w:top w:w="100" w:type="dxa"/>
              <w:left w:w="100" w:type="dxa"/>
              <w:bottom w:w="100" w:type="dxa"/>
              <w:right w:w="100" w:type="dxa"/>
            </w:tcMar>
          </w:tcPr>
          <w:p w14:paraId="7C0129F9" w14:textId="1E502911" w:rsidR="003F5FE5" w:rsidRPr="0071247B" w:rsidRDefault="002E1880" w:rsidP="00484BE7">
            <w:pPr>
              <w:shd w:val="clear" w:color="auto" w:fill="FFFFFF"/>
              <w:spacing w:before="40" w:after="40" w:line="276" w:lineRule="auto"/>
              <w:textAlignment w:val="center"/>
              <w:rPr>
                <w:rFonts w:ascii="Arial" w:hAnsi="Arial" w:cs="Arial"/>
                <w:color w:val="000000" w:themeColor="text1"/>
                <w:spacing w:val="2"/>
                <w:sz w:val="22"/>
                <w:szCs w:val="22"/>
              </w:rPr>
            </w:pPr>
            <w:r w:rsidRPr="0071247B">
              <w:rPr>
                <w:rFonts w:ascii="Arial" w:hAnsi="Arial" w:cs="Arial"/>
                <w:color w:val="000000" w:themeColor="text1"/>
                <w:spacing w:val="2"/>
                <w:sz w:val="22"/>
                <w:szCs w:val="22"/>
              </w:rPr>
              <w:t xml:space="preserve">Cruz Mundet, </w:t>
            </w:r>
            <w:r w:rsidR="003F5FE5" w:rsidRPr="0071247B">
              <w:rPr>
                <w:rFonts w:ascii="Arial" w:hAnsi="Arial" w:cs="Arial"/>
                <w:color w:val="000000" w:themeColor="text1"/>
                <w:spacing w:val="2"/>
                <w:sz w:val="22"/>
                <w:szCs w:val="22"/>
              </w:rPr>
              <w:t>J. R.</w:t>
            </w:r>
            <w:r w:rsidR="00340AF2">
              <w:rPr>
                <w:rFonts w:ascii="Arial" w:hAnsi="Arial" w:cs="Arial"/>
                <w:color w:val="000000" w:themeColor="text1"/>
                <w:spacing w:val="2"/>
                <w:sz w:val="22"/>
                <w:szCs w:val="22"/>
              </w:rPr>
              <w:t xml:space="preserve"> </w:t>
            </w:r>
            <w:r>
              <w:rPr>
                <w:rFonts w:ascii="Arial" w:hAnsi="Arial" w:cs="Arial"/>
                <w:color w:val="000000" w:themeColor="text1"/>
                <w:spacing w:val="2"/>
                <w:sz w:val="22"/>
                <w:szCs w:val="22"/>
              </w:rPr>
              <w:t xml:space="preserve">(2012). </w:t>
            </w:r>
            <w:r w:rsidR="003F5FE5" w:rsidRPr="0071247B">
              <w:rPr>
                <w:rFonts w:ascii="Arial" w:hAnsi="Arial" w:cs="Arial"/>
                <w:color w:val="000000" w:themeColor="text1"/>
                <w:spacing w:val="2"/>
                <w:sz w:val="22"/>
                <w:szCs w:val="22"/>
              </w:rPr>
              <w:t>Archivística</w:t>
            </w:r>
            <w:r>
              <w:rPr>
                <w:rFonts w:ascii="Arial" w:hAnsi="Arial" w:cs="Arial"/>
                <w:color w:val="000000" w:themeColor="text1"/>
                <w:spacing w:val="2"/>
                <w:sz w:val="22"/>
                <w:szCs w:val="22"/>
              </w:rPr>
              <w:t>.</w:t>
            </w:r>
            <w:r w:rsidR="003F5FE5" w:rsidRPr="0071247B">
              <w:rPr>
                <w:rFonts w:ascii="Arial" w:hAnsi="Arial" w:cs="Arial"/>
                <w:color w:val="000000" w:themeColor="text1"/>
                <w:spacing w:val="2"/>
                <w:sz w:val="22"/>
                <w:szCs w:val="22"/>
              </w:rPr>
              <w:t xml:space="preserve"> </w:t>
            </w:r>
            <w:r>
              <w:rPr>
                <w:rFonts w:ascii="Arial" w:hAnsi="Arial" w:cs="Arial"/>
                <w:color w:val="000000" w:themeColor="text1"/>
                <w:spacing w:val="2"/>
                <w:sz w:val="22"/>
                <w:szCs w:val="22"/>
              </w:rPr>
              <w:t>G</w:t>
            </w:r>
            <w:r w:rsidR="003F5FE5" w:rsidRPr="0071247B">
              <w:rPr>
                <w:rFonts w:ascii="Arial" w:hAnsi="Arial" w:cs="Arial"/>
                <w:color w:val="000000" w:themeColor="text1"/>
                <w:spacing w:val="2"/>
                <w:sz w:val="22"/>
                <w:szCs w:val="22"/>
              </w:rPr>
              <w:t>estión de documentos y administración de archivos. Alianza Editorial</w:t>
            </w:r>
            <w:r>
              <w:rPr>
                <w:rFonts w:ascii="Arial" w:hAnsi="Arial" w:cs="Arial"/>
                <w:color w:val="000000" w:themeColor="text1"/>
                <w:spacing w:val="2"/>
                <w:sz w:val="22"/>
                <w:szCs w:val="22"/>
              </w:rPr>
              <w:t xml:space="preserve">. </w:t>
            </w:r>
            <w:hyperlink r:id="rId92" w:history="1">
              <w:r w:rsidRPr="005A640A">
                <w:rPr>
                  <w:rStyle w:val="Hyperlink"/>
                  <w:rFonts w:ascii="Arial" w:hAnsi="Arial" w:cs="Arial"/>
                  <w:spacing w:val="2"/>
                  <w:sz w:val="22"/>
                  <w:szCs w:val="22"/>
                </w:rPr>
                <w:t>https://www.academia.edu/38644922/Jos%C3%A9_Ram%C3%B3n_Cruz_Mundet_Archiv%C3%ADstica_Gesti%C3%B3n_de_documentos_y_administraci%C3%B3n_de_archivos</w:t>
              </w:r>
            </w:hyperlink>
            <w:r>
              <w:rPr>
                <w:rFonts w:ascii="Arial" w:hAnsi="Arial" w:cs="Arial"/>
                <w:color w:val="000000" w:themeColor="text1"/>
                <w:spacing w:val="2"/>
                <w:sz w:val="22"/>
                <w:szCs w:val="22"/>
              </w:rPr>
              <w:t xml:space="preserve"> </w:t>
            </w:r>
          </w:p>
        </w:tc>
      </w:tr>
      <w:tr w:rsidR="0071247B" w:rsidRPr="00484BE7" w14:paraId="349D317F" w14:textId="77777777" w:rsidTr="00A10ADC">
        <w:trPr>
          <w:trHeight w:val="420"/>
        </w:trPr>
        <w:tc>
          <w:tcPr>
            <w:tcW w:w="5000" w:type="pct"/>
            <w:gridSpan w:val="2"/>
            <w:shd w:val="clear" w:color="auto" w:fill="auto"/>
            <w:tcMar>
              <w:top w:w="100" w:type="dxa"/>
              <w:left w:w="100" w:type="dxa"/>
              <w:bottom w:w="100" w:type="dxa"/>
              <w:right w:w="100" w:type="dxa"/>
            </w:tcMar>
          </w:tcPr>
          <w:p w14:paraId="0A13CC9C" w14:textId="18EBA40F" w:rsidR="0071247B" w:rsidRPr="0071247B" w:rsidRDefault="002E1880" w:rsidP="0071247B">
            <w:pPr>
              <w:shd w:val="clear" w:color="auto" w:fill="FFFFFF"/>
              <w:spacing w:before="40" w:after="40" w:line="276" w:lineRule="auto"/>
              <w:textAlignment w:val="center"/>
              <w:rPr>
                <w:rFonts w:ascii="Arial" w:hAnsi="Arial" w:cs="Arial"/>
                <w:color w:val="000000" w:themeColor="text1"/>
                <w:spacing w:val="2"/>
                <w:sz w:val="22"/>
                <w:szCs w:val="22"/>
              </w:rPr>
            </w:pPr>
            <w:r>
              <w:rPr>
                <w:rFonts w:ascii="Arial" w:hAnsi="Arial" w:cs="Arial"/>
                <w:bCs/>
                <w:color w:val="000000" w:themeColor="text1"/>
                <w:sz w:val="22"/>
                <w:szCs w:val="22"/>
              </w:rPr>
              <w:t xml:space="preserve">Nueva </w:t>
            </w:r>
            <w:r w:rsidR="0071247B" w:rsidRPr="0071247B">
              <w:rPr>
                <w:rFonts w:ascii="Arial" w:hAnsi="Arial" w:cs="Arial"/>
                <w:bCs/>
                <w:color w:val="000000" w:themeColor="text1"/>
                <w:sz w:val="22"/>
                <w:szCs w:val="22"/>
              </w:rPr>
              <w:t xml:space="preserve">ISO 9001:2015 </w:t>
            </w:r>
            <w:r>
              <w:rPr>
                <w:rFonts w:ascii="Arial" w:hAnsi="Arial" w:cs="Arial"/>
                <w:bCs/>
                <w:color w:val="000000" w:themeColor="text1"/>
                <w:sz w:val="22"/>
                <w:szCs w:val="22"/>
              </w:rPr>
              <w:t>(</w:t>
            </w:r>
            <w:r w:rsidR="0071247B" w:rsidRPr="0071247B">
              <w:rPr>
                <w:rFonts w:ascii="Arial" w:hAnsi="Arial" w:cs="Arial"/>
                <w:bCs/>
                <w:color w:val="000000" w:themeColor="text1"/>
                <w:sz w:val="22"/>
                <w:szCs w:val="22"/>
              </w:rPr>
              <w:t>2019</w:t>
            </w:r>
            <w:r>
              <w:rPr>
                <w:rFonts w:ascii="Arial" w:hAnsi="Arial" w:cs="Arial"/>
                <w:bCs/>
                <w:color w:val="000000" w:themeColor="text1"/>
                <w:sz w:val="22"/>
                <w:szCs w:val="22"/>
              </w:rPr>
              <w:t xml:space="preserve">). </w:t>
            </w:r>
            <w:r>
              <w:rPr>
                <w:rFonts w:ascii="Arial" w:hAnsi="Arial" w:cs="Arial"/>
                <w:bCs/>
                <w:i/>
                <w:iCs/>
                <w:color w:val="000000" w:themeColor="text1"/>
                <w:sz w:val="22"/>
                <w:szCs w:val="22"/>
              </w:rPr>
              <w:t>¿Cómo controlar los documentos externos en ISO 9001?</w:t>
            </w:r>
            <w:r w:rsidR="0071247B" w:rsidRPr="0071247B">
              <w:rPr>
                <w:rFonts w:ascii="Arial" w:hAnsi="Arial" w:cs="Arial"/>
                <w:bCs/>
                <w:color w:val="000000" w:themeColor="text1"/>
                <w:sz w:val="22"/>
                <w:szCs w:val="22"/>
              </w:rPr>
              <w:t xml:space="preserve"> </w:t>
            </w:r>
            <w:hyperlink r:id="rId93" w:history="1">
              <w:r w:rsidRPr="005A640A">
                <w:rPr>
                  <w:rStyle w:val="Hyperlink"/>
                  <w:rFonts w:ascii="Arial" w:hAnsi="Arial" w:cs="Arial"/>
                  <w:bCs/>
                  <w:sz w:val="22"/>
                  <w:szCs w:val="22"/>
                </w:rPr>
                <w:t>https://www.nueva-iso-9001-2015.com/2019/02/como-controlar-los-documentos-externos-en-iso-9001/</w:t>
              </w:r>
            </w:hyperlink>
            <w:r>
              <w:rPr>
                <w:rFonts w:ascii="Arial" w:hAnsi="Arial" w:cs="Arial"/>
                <w:bCs/>
                <w:color w:val="000000" w:themeColor="text1"/>
                <w:sz w:val="22"/>
                <w:szCs w:val="22"/>
              </w:rPr>
              <w:t xml:space="preserve"> </w:t>
            </w:r>
          </w:p>
        </w:tc>
      </w:tr>
      <w:tr w:rsidR="0071247B" w:rsidRPr="00484BE7" w14:paraId="334724A1" w14:textId="77777777" w:rsidTr="00A10ADC">
        <w:trPr>
          <w:trHeight w:val="420"/>
        </w:trPr>
        <w:tc>
          <w:tcPr>
            <w:tcW w:w="5000" w:type="pct"/>
            <w:gridSpan w:val="2"/>
            <w:shd w:val="clear" w:color="auto" w:fill="auto"/>
            <w:tcMar>
              <w:top w:w="100" w:type="dxa"/>
              <w:left w:w="100" w:type="dxa"/>
              <w:bottom w:w="100" w:type="dxa"/>
              <w:right w:w="100" w:type="dxa"/>
            </w:tcMar>
          </w:tcPr>
          <w:p w14:paraId="1CCB0337" w14:textId="47E26DF3" w:rsidR="0071247B" w:rsidRPr="0071247B" w:rsidRDefault="007D6699" w:rsidP="0071247B">
            <w:pPr>
              <w:shd w:val="clear" w:color="auto" w:fill="FFFFFF"/>
              <w:spacing w:before="40" w:after="40" w:line="276" w:lineRule="auto"/>
              <w:textAlignment w:val="center"/>
              <w:rPr>
                <w:rFonts w:ascii="Arial" w:hAnsi="Arial" w:cs="Arial"/>
                <w:bCs/>
                <w:color w:val="000000" w:themeColor="text1"/>
                <w:sz w:val="22"/>
                <w:szCs w:val="22"/>
                <w:highlight w:val="yellow"/>
              </w:rPr>
            </w:pPr>
            <w:r>
              <w:rPr>
                <w:rFonts w:ascii="Arial" w:hAnsi="Arial" w:cs="Arial"/>
                <w:bCs/>
                <w:color w:val="000000" w:themeColor="text1"/>
                <w:sz w:val="22"/>
                <w:szCs w:val="22"/>
              </w:rPr>
              <w:t xml:space="preserve">Torres, I. </w:t>
            </w:r>
            <w:r w:rsidR="00471D70">
              <w:rPr>
                <w:rFonts w:ascii="Arial" w:hAnsi="Arial" w:cs="Arial"/>
                <w:bCs/>
                <w:color w:val="000000" w:themeColor="text1"/>
                <w:sz w:val="22"/>
                <w:szCs w:val="22"/>
              </w:rPr>
              <w:t xml:space="preserve">(s.f.). </w:t>
            </w:r>
            <w:r w:rsidR="00471D70">
              <w:rPr>
                <w:rFonts w:ascii="Arial" w:hAnsi="Arial" w:cs="Arial"/>
                <w:bCs/>
                <w:i/>
                <w:iCs/>
                <w:color w:val="000000" w:themeColor="text1"/>
                <w:sz w:val="22"/>
                <w:szCs w:val="22"/>
              </w:rPr>
              <w:t>Diagra</w:t>
            </w:r>
            <w:r w:rsidR="00340AF2">
              <w:rPr>
                <w:rFonts w:ascii="Arial" w:hAnsi="Arial" w:cs="Arial"/>
                <w:bCs/>
                <w:i/>
                <w:iCs/>
                <w:color w:val="000000" w:themeColor="text1"/>
                <w:sz w:val="22"/>
                <w:szCs w:val="22"/>
              </w:rPr>
              <w:t>m</w:t>
            </w:r>
            <w:r w:rsidR="00471D70">
              <w:rPr>
                <w:rFonts w:ascii="Arial" w:hAnsi="Arial" w:cs="Arial"/>
                <w:bCs/>
                <w:i/>
                <w:iCs/>
                <w:color w:val="000000" w:themeColor="text1"/>
                <w:sz w:val="22"/>
                <w:szCs w:val="22"/>
              </w:rPr>
              <w:t xml:space="preserve">a de Flujo, una herramienta infalible para visualizar, esquematizar y mejorar tus procesos. </w:t>
            </w:r>
            <w:r w:rsidR="00471D70">
              <w:rPr>
                <w:rFonts w:ascii="Arial" w:hAnsi="Arial" w:cs="Arial"/>
                <w:bCs/>
                <w:color w:val="000000" w:themeColor="text1"/>
                <w:sz w:val="22"/>
                <w:szCs w:val="22"/>
              </w:rPr>
              <w:t>IVE Consultores.</w:t>
            </w:r>
            <w:r>
              <w:rPr>
                <w:rFonts w:ascii="Arial" w:hAnsi="Arial" w:cs="Arial"/>
                <w:bCs/>
                <w:color w:val="000000" w:themeColor="text1"/>
                <w:sz w:val="22"/>
                <w:szCs w:val="22"/>
              </w:rPr>
              <w:t xml:space="preserve"> </w:t>
            </w:r>
            <w:hyperlink r:id="rId94" w:history="1">
              <w:r w:rsidR="00471D70" w:rsidRPr="005A640A">
                <w:rPr>
                  <w:rStyle w:val="Hyperlink"/>
                  <w:rFonts w:ascii="Arial" w:hAnsi="Arial" w:cs="Arial"/>
                  <w:bCs/>
                  <w:sz w:val="22"/>
                  <w:szCs w:val="22"/>
                </w:rPr>
                <w:t>https://iveconsultores.com/diagrama-de-flujo/</w:t>
              </w:r>
            </w:hyperlink>
            <w:r w:rsidR="00471D70">
              <w:rPr>
                <w:rFonts w:ascii="Arial" w:hAnsi="Arial" w:cs="Arial"/>
                <w:bCs/>
                <w:color w:val="000000" w:themeColor="text1"/>
                <w:sz w:val="22"/>
                <w:szCs w:val="22"/>
              </w:rPr>
              <w:t xml:space="preserve"> </w:t>
            </w:r>
          </w:p>
        </w:tc>
      </w:tr>
    </w:tbl>
    <w:p w14:paraId="219246F6" w14:textId="77777777" w:rsidR="003F5FE5" w:rsidRPr="00484BE7" w:rsidRDefault="003F5FE5" w:rsidP="00484BE7">
      <w:pPr>
        <w:spacing w:before="40" w:after="40" w:line="276" w:lineRule="auto"/>
        <w:rPr>
          <w:rFonts w:ascii="Arial" w:hAnsi="Arial" w:cs="Arial"/>
          <w:sz w:val="22"/>
          <w:szCs w:val="22"/>
        </w:rPr>
      </w:pPr>
    </w:p>
    <w:sectPr w:rsidR="003F5FE5" w:rsidRPr="00484BE7">
      <w:headerReference w:type="default" r:id="rId95"/>
      <w:footerReference w:type="default" r:id="rId96"/>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aura" w:date="2022-10-10T18:15:00Z" w:initials="L">
    <w:p w14:paraId="59810B69" w14:textId="0889F924" w:rsidR="00DC527E" w:rsidRDefault="00DC527E">
      <w:pPr>
        <w:pStyle w:val="CommentText"/>
      </w:pPr>
      <w:r>
        <w:rPr>
          <w:rStyle w:val="CommentReference"/>
        </w:rPr>
        <w:annotationRef/>
      </w:r>
      <w:r>
        <w:t xml:space="preserve">Favor crear una imagen como la que se muestra, </w:t>
      </w:r>
      <w:r w:rsidR="004C40B8">
        <w:t>con los</w:t>
      </w:r>
      <w:r>
        <w:t xml:space="preserve"> 7 íconos de documento</w:t>
      </w:r>
      <w:r w:rsidR="00C15A61">
        <w:t>s</w:t>
      </w:r>
      <w:r>
        <w:t>.</w:t>
      </w:r>
      <w:r w:rsidR="00FE3B75">
        <w:t xml:space="preserve"> Que de cada ícono se despliegue el texto respectivo</w:t>
      </w:r>
      <w:r w:rsidR="00F41CC3">
        <w:t>.</w:t>
      </w:r>
    </w:p>
    <w:p w14:paraId="66BEF6FD" w14:textId="7E5EE279" w:rsidR="00DC527E" w:rsidRDefault="00DC527E">
      <w:pPr>
        <w:pStyle w:val="CommentText"/>
      </w:pPr>
    </w:p>
    <w:p w14:paraId="1ED2F74B" w14:textId="192332F2" w:rsidR="00DC527E" w:rsidRDefault="00484BE7">
      <w:pPr>
        <w:pStyle w:val="CommentText"/>
      </w:pPr>
      <w:r w:rsidRPr="000C132A">
        <w:rPr>
          <w:color w:val="000000" w:themeColor="text1"/>
          <w:sz w:val="22"/>
          <w:szCs w:val="22"/>
        </w:rPr>
        <w:t>135401_i</w:t>
      </w:r>
      <w:r w:rsidRPr="00FE54F6">
        <w:rPr>
          <w:color w:val="000000" w:themeColor="text1"/>
          <w:sz w:val="22"/>
          <w:szCs w:val="22"/>
        </w:rPr>
        <w:t>1</w:t>
      </w:r>
    </w:p>
  </w:comment>
  <w:comment w:id="6" w:author="Laura" w:date="2022-10-10T19:31:00Z" w:initials="L">
    <w:p w14:paraId="21CE2D47" w14:textId="1D140FA4" w:rsidR="00544080" w:rsidRDefault="00544080">
      <w:pPr>
        <w:pStyle w:val="CommentText"/>
      </w:pPr>
      <w:r>
        <w:rPr>
          <w:rStyle w:val="CommentReference"/>
        </w:rPr>
        <w:annotationRef/>
      </w:r>
      <w:hyperlink r:id="rId1" w:history="1">
        <w:r w:rsidRPr="00815CB3">
          <w:rPr>
            <w:rStyle w:val="Hyperlink"/>
          </w:rPr>
          <w:t>https://www.shutterstock.com/es/image-vector/tiny-female-character-huge-diary-writing-2022638624</w:t>
        </w:r>
      </w:hyperlink>
    </w:p>
    <w:p w14:paraId="142A68A0" w14:textId="77777777" w:rsidR="00544080" w:rsidRDefault="00544080">
      <w:pPr>
        <w:pStyle w:val="CommentText"/>
      </w:pPr>
    </w:p>
    <w:p w14:paraId="7C6F0BA6" w14:textId="39FC6CAF" w:rsidR="00544080" w:rsidRDefault="00544080">
      <w:pPr>
        <w:pStyle w:val="CommentText"/>
      </w:pPr>
      <w:r w:rsidRPr="00736373">
        <w:rPr>
          <w:color w:val="000000" w:themeColor="text1"/>
          <w:sz w:val="22"/>
          <w:szCs w:val="22"/>
        </w:rPr>
        <w:t>135401_i2</w:t>
      </w:r>
    </w:p>
  </w:comment>
  <w:comment w:id="7" w:author="Laura" w:date="2022-10-10T19:34:00Z" w:initials="L">
    <w:p w14:paraId="5887F265" w14:textId="53F7DCF6" w:rsidR="00544080" w:rsidRDefault="00544080">
      <w:pPr>
        <w:pStyle w:val="CommentText"/>
      </w:pPr>
      <w:r>
        <w:rPr>
          <w:rStyle w:val="CommentReference"/>
        </w:rPr>
        <w:annotationRef/>
      </w:r>
      <w:hyperlink r:id="rId2" w:history="1">
        <w:r w:rsidRPr="00815CB3">
          <w:rPr>
            <w:rStyle w:val="Hyperlink"/>
          </w:rPr>
          <w:t>https://www.shutterstock.com/es/image-illustration/isometric-3d-illustration-on-blue-background-1752968927</w:t>
        </w:r>
      </w:hyperlink>
    </w:p>
    <w:p w14:paraId="702FED90" w14:textId="77777777" w:rsidR="00544080" w:rsidRDefault="00544080">
      <w:pPr>
        <w:pStyle w:val="CommentText"/>
      </w:pPr>
    </w:p>
    <w:p w14:paraId="453A045B" w14:textId="79486F9B" w:rsidR="00544080" w:rsidRDefault="00544080">
      <w:pPr>
        <w:pStyle w:val="CommentText"/>
      </w:pPr>
      <w:r w:rsidRPr="00736373">
        <w:rPr>
          <w:color w:val="000000" w:themeColor="text1"/>
          <w:sz w:val="22"/>
          <w:szCs w:val="22"/>
        </w:rPr>
        <w:t>135401_i3</w:t>
      </w:r>
    </w:p>
  </w:comment>
  <w:comment w:id="8" w:author="Laura" w:date="2022-10-10T19:36:00Z" w:initials="L">
    <w:p w14:paraId="33F8C5A9" w14:textId="40A764A5" w:rsidR="00544080" w:rsidRDefault="00544080">
      <w:pPr>
        <w:pStyle w:val="CommentText"/>
      </w:pPr>
      <w:r>
        <w:rPr>
          <w:rStyle w:val="CommentReference"/>
        </w:rPr>
        <w:annotationRef/>
      </w:r>
      <w:hyperlink r:id="rId3" w:history="1">
        <w:r w:rsidRPr="00815CB3">
          <w:rPr>
            <w:rStyle w:val="Hyperlink"/>
          </w:rPr>
          <w:t>https://www.shutterstock.com/es/image-vector/isometric-vector-illustration-on-gray-background-2155952245</w:t>
        </w:r>
      </w:hyperlink>
    </w:p>
    <w:p w14:paraId="00BF2B81" w14:textId="77777777" w:rsidR="00544080" w:rsidRDefault="00544080">
      <w:pPr>
        <w:pStyle w:val="CommentText"/>
      </w:pPr>
    </w:p>
    <w:p w14:paraId="05A2FE4E" w14:textId="1A2BD045" w:rsidR="00544080" w:rsidRDefault="00544080">
      <w:pPr>
        <w:pStyle w:val="CommentText"/>
      </w:pPr>
      <w:r w:rsidRPr="00736373">
        <w:rPr>
          <w:color w:val="000000" w:themeColor="text1"/>
          <w:sz w:val="22"/>
          <w:szCs w:val="22"/>
        </w:rPr>
        <w:t>135401_i4</w:t>
      </w:r>
    </w:p>
  </w:comment>
  <w:comment w:id="9" w:author="Laura" w:date="2022-10-10T19:39:00Z" w:initials="L">
    <w:p w14:paraId="3A8DC8E5" w14:textId="30CD3C9C" w:rsidR="00544080" w:rsidRDefault="00544080">
      <w:pPr>
        <w:pStyle w:val="CommentText"/>
      </w:pPr>
      <w:r>
        <w:rPr>
          <w:rStyle w:val="CommentReference"/>
        </w:rPr>
        <w:annotationRef/>
      </w:r>
      <w:hyperlink r:id="rId4" w:history="1">
        <w:r w:rsidRPr="00815CB3">
          <w:rPr>
            <w:rStyle w:val="Hyperlink"/>
          </w:rPr>
          <w:t>https://www.shutterstock.com/es/image-vector/trendwatcher-online-service-platform-specialist-tracking-1864253416</w:t>
        </w:r>
      </w:hyperlink>
    </w:p>
    <w:p w14:paraId="70F6F109" w14:textId="7A1AD005" w:rsidR="00544080" w:rsidRDefault="00544080">
      <w:pPr>
        <w:pStyle w:val="CommentText"/>
      </w:pPr>
    </w:p>
    <w:p w14:paraId="71AB3C16" w14:textId="547AE316" w:rsidR="006A6E4E" w:rsidRDefault="006A6E4E">
      <w:pPr>
        <w:pStyle w:val="CommentText"/>
      </w:pPr>
      <w:r>
        <w:t xml:space="preserve">Favor eliminar de la imagen el texto: “Online </w:t>
      </w:r>
      <w:proofErr w:type="spellStart"/>
      <w:r>
        <w:t>Service</w:t>
      </w:r>
      <w:proofErr w:type="spellEnd"/>
      <w:r>
        <w:t>”</w:t>
      </w:r>
    </w:p>
    <w:p w14:paraId="3BEC7049" w14:textId="7FBA8F9D" w:rsidR="00544080" w:rsidRDefault="005E41D6">
      <w:pPr>
        <w:pStyle w:val="CommentText"/>
      </w:pPr>
      <w:r w:rsidRPr="00736373">
        <w:rPr>
          <w:color w:val="000000" w:themeColor="text1"/>
          <w:sz w:val="22"/>
          <w:szCs w:val="22"/>
        </w:rPr>
        <w:t>135401_i5</w:t>
      </w:r>
    </w:p>
  </w:comment>
  <w:comment w:id="10" w:author="Laura" w:date="2022-10-10T19:42:00Z" w:initials="L">
    <w:p w14:paraId="472A525D" w14:textId="7D9AFA83" w:rsidR="008E76C3" w:rsidRDefault="008E76C3">
      <w:pPr>
        <w:pStyle w:val="CommentText"/>
      </w:pPr>
      <w:r>
        <w:rPr>
          <w:rStyle w:val="CommentReference"/>
        </w:rPr>
        <w:annotationRef/>
      </w:r>
      <w:hyperlink r:id="rId5" w:history="1">
        <w:r w:rsidRPr="00815CB3">
          <w:rPr>
            <w:rStyle w:val="Hyperlink"/>
          </w:rPr>
          <w:t>https://www.shutterstock.com/es/image-vector/transfer-documentation-folders-paper-files-1075189718</w:t>
        </w:r>
      </w:hyperlink>
    </w:p>
    <w:p w14:paraId="5B85776D" w14:textId="77777777" w:rsidR="008E76C3" w:rsidRDefault="008E76C3">
      <w:pPr>
        <w:pStyle w:val="CommentText"/>
      </w:pPr>
    </w:p>
    <w:p w14:paraId="1419D125" w14:textId="3E23D3A4" w:rsidR="008E76C3" w:rsidRDefault="008E76C3">
      <w:pPr>
        <w:pStyle w:val="CommentText"/>
      </w:pPr>
      <w:r w:rsidRPr="00736373">
        <w:rPr>
          <w:color w:val="000000" w:themeColor="text1"/>
          <w:sz w:val="22"/>
          <w:szCs w:val="22"/>
        </w:rPr>
        <w:t>135401_i6</w:t>
      </w:r>
    </w:p>
  </w:comment>
  <w:comment w:id="11" w:author="Laura" w:date="2022-10-10T19:44:00Z" w:initials="L">
    <w:p w14:paraId="2B939147" w14:textId="09BCDD58" w:rsidR="00FB2411" w:rsidRDefault="00FB2411">
      <w:pPr>
        <w:pStyle w:val="CommentText"/>
      </w:pPr>
      <w:r>
        <w:rPr>
          <w:rStyle w:val="CommentReference"/>
        </w:rPr>
        <w:annotationRef/>
      </w:r>
      <w:hyperlink r:id="rId6" w:history="1">
        <w:r w:rsidRPr="00815CB3">
          <w:rPr>
            <w:rStyle w:val="Hyperlink"/>
          </w:rPr>
          <w:t>https://www.shutterstock.com/es/image-vector/transfer-files-sharing-backup-migration-concept-506505070</w:t>
        </w:r>
      </w:hyperlink>
    </w:p>
    <w:p w14:paraId="4444F098" w14:textId="77777777" w:rsidR="00FB2411" w:rsidRDefault="00FB2411">
      <w:pPr>
        <w:pStyle w:val="CommentText"/>
      </w:pPr>
    </w:p>
    <w:p w14:paraId="05DEC3BE" w14:textId="2236C389" w:rsidR="00FB2411" w:rsidRDefault="00FB2411">
      <w:pPr>
        <w:pStyle w:val="CommentText"/>
      </w:pPr>
      <w:r w:rsidRPr="00736373">
        <w:rPr>
          <w:color w:val="000000" w:themeColor="text1"/>
          <w:sz w:val="22"/>
          <w:szCs w:val="22"/>
        </w:rPr>
        <w:t>135401_i7</w:t>
      </w:r>
    </w:p>
  </w:comment>
  <w:comment w:id="12" w:author="Laura" w:date="2022-10-10T19:45:00Z" w:initials="L">
    <w:p w14:paraId="729A0382" w14:textId="401EA6FD" w:rsidR="00FB2411" w:rsidRDefault="00FB2411">
      <w:pPr>
        <w:pStyle w:val="CommentText"/>
      </w:pPr>
      <w:r>
        <w:rPr>
          <w:rStyle w:val="CommentReference"/>
        </w:rPr>
        <w:annotationRef/>
      </w:r>
      <w:hyperlink r:id="rId7" w:history="1">
        <w:r w:rsidRPr="00815CB3">
          <w:rPr>
            <w:rStyle w:val="Hyperlink"/>
          </w:rPr>
          <w:t>https://www.shutterstock.com/es/image-vector/businessman-using-online-database-market-business-1774643084</w:t>
        </w:r>
      </w:hyperlink>
    </w:p>
    <w:p w14:paraId="558FE26D" w14:textId="77777777" w:rsidR="00FB2411" w:rsidRDefault="00FB2411">
      <w:pPr>
        <w:pStyle w:val="CommentText"/>
      </w:pPr>
    </w:p>
    <w:p w14:paraId="20B0FF02" w14:textId="2699B2A0" w:rsidR="00FB2411" w:rsidRDefault="00FB2411">
      <w:pPr>
        <w:pStyle w:val="CommentText"/>
      </w:pPr>
      <w:r w:rsidRPr="00736373">
        <w:rPr>
          <w:color w:val="000000" w:themeColor="text1"/>
          <w:sz w:val="22"/>
          <w:szCs w:val="22"/>
        </w:rPr>
        <w:t>135401_i8</w:t>
      </w:r>
    </w:p>
  </w:comment>
  <w:comment w:id="13" w:author="Laura" w:date="2022-10-10T19:47:00Z" w:initials="L">
    <w:p w14:paraId="7BBE4095" w14:textId="776F9599" w:rsidR="007F7D7A" w:rsidRDefault="007F7D7A">
      <w:pPr>
        <w:pStyle w:val="CommentText"/>
      </w:pPr>
      <w:r>
        <w:rPr>
          <w:rStyle w:val="CommentReference"/>
        </w:rPr>
        <w:annotationRef/>
      </w:r>
      <w:hyperlink r:id="rId8" w:history="1">
        <w:r w:rsidRPr="00815CB3">
          <w:rPr>
            <w:rStyle w:val="Hyperlink"/>
          </w:rPr>
          <w:t>https://www.shutterstock.com/es/image-vector/people-taking-documents-shelves-using-magnifying-1871168869</w:t>
        </w:r>
      </w:hyperlink>
    </w:p>
    <w:p w14:paraId="1F5662F1" w14:textId="77777777" w:rsidR="007F7D7A" w:rsidRDefault="007F7D7A">
      <w:pPr>
        <w:pStyle w:val="CommentText"/>
      </w:pPr>
    </w:p>
    <w:p w14:paraId="1F6A4F33" w14:textId="3CE6A57F" w:rsidR="007F7D7A" w:rsidRDefault="007F7D7A">
      <w:pPr>
        <w:pStyle w:val="CommentText"/>
      </w:pPr>
      <w:r w:rsidRPr="00736373">
        <w:rPr>
          <w:color w:val="000000" w:themeColor="text1"/>
          <w:sz w:val="22"/>
          <w:szCs w:val="22"/>
        </w:rPr>
        <w:t>135401_i9</w:t>
      </w:r>
    </w:p>
  </w:comment>
  <w:comment w:id="16" w:author="Laura" w:date="2022-10-11T12:14:00Z" w:initials="L">
    <w:p w14:paraId="7A3DA78B" w14:textId="4AE76234" w:rsidR="004E0237" w:rsidRDefault="004E0237">
      <w:pPr>
        <w:pStyle w:val="CommentText"/>
      </w:pPr>
      <w:r>
        <w:rPr>
          <w:rStyle w:val="CommentReference"/>
        </w:rPr>
        <w:annotationRef/>
      </w:r>
      <w:hyperlink r:id="rId9" w:history="1">
        <w:r w:rsidRPr="00511312">
          <w:rPr>
            <w:rStyle w:val="Hyperlink"/>
          </w:rPr>
          <w:t>https://www.shutterstock.com/es/image-vector/realistic-check-icons-3d-plastic-approve-2058988364</w:t>
        </w:r>
      </w:hyperlink>
    </w:p>
    <w:p w14:paraId="40E9F5EB" w14:textId="77777777" w:rsidR="004E0237" w:rsidRDefault="004E0237">
      <w:pPr>
        <w:pStyle w:val="CommentText"/>
      </w:pPr>
    </w:p>
    <w:p w14:paraId="44DDF897" w14:textId="09659900" w:rsidR="004E0237" w:rsidRDefault="004E0237">
      <w:pPr>
        <w:pStyle w:val="CommentText"/>
      </w:pPr>
      <w:r w:rsidRPr="00F42177">
        <w:rPr>
          <w:color w:val="000000" w:themeColor="text1"/>
          <w:sz w:val="22"/>
          <w:szCs w:val="22"/>
        </w:rPr>
        <w:t>135401_i10</w:t>
      </w:r>
    </w:p>
  </w:comment>
  <w:comment w:id="17" w:author="Laura" w:date="2022-10-11T15:48:00Z" w:initials="L">
    <w:p w14:paraId="63CA8AFF" w14:textId="1E804706" w:rsidR="006F0EDF" w:rsidRDefault="006F0EDF">
      <w:pPr>
        <w:pStyle w:val="CommentText"/>
      </w:pPr>
      <w:r>
        <w:rPr>
          <w:rStyle w:val="CommentReference"/>
        </w:rPr>
        <w:annotationRef/>
      </w:r>
      <w:hyperlink r:id="rId10" w:history="1">
        <w:r w:rsidRPr="00511312">
          <w:rPr>
            <w:rStyle w:val="Hyperlink"/>
          </w:rPr>
          <w:t>https://www.shutterstock.com/es/image-vector/flat-vector-banner-analytic-finance-graph-717393787</w:t>
        </w:r>
      </w:hyperlink>
    </w:p>
    <w:p w14:paraId="17BDC6DD" w14:textId="77777777" w:rsidR="006F0EDF" w:rsidRDefault="006F0EDF">
      <w:pPr>
        <w:pStyle w:val="CommentText"/>
      </w:pPr>
    </w:p>
    <w:p w14:paraId="51D16A74" w14:textId="722445F1" w:rsidR="006F0EDF" w:rsidRDefault="006F0EDF">
      <w:pPr>
        <w:pStyle w:val="CommentText"/>
      </w:pPr>
      <w:r w:rsidRPr="00F42177">
        <w:rPr>
          <w:color w:val="000000" w:themeColor="text1"/>
          <w:sz w:val="22"/>
          <w:szCs w:val="22"/>
        </w:rPr>
        <w:t>135401_i1</w:t>
      </w:r>
      <w:r>
        <w:rPr>
          <w:color w:val="000000" w:themeColor="text1"/>
          <w:sz w:val="22"/>
          <w:szCs w:val="22"/>
        </w:rPr>
        <w:t>1</w:t>
      </w:r>
    </w:p>
  </w:comment>
  <w:comment w:id="18" w:author="Laura" w:date="2022-10-11T15:51:00Z" w:initials="L">
    <w:p w14:paraId="0A416159" w14:textId="02455DCD" w:rsidR="006F0EDF" w:rsidRDefault="006F0EDF">
      <w:pPr>
        <w:pStyle w:val="CommentText"/>
      </w:pPr>
      <w:r>
        <w:rPr>
          <w:rStyle w:val="CommentReference"/>
        </w:rPr>
        <w:annotationRef/>
      </w:r>
      <w:hyperlink r:id="rId11" w:history="1">
        <w:r w:rsidRPr="00511312">
          <w:rPr>
            <w:rStyle w:val="Hyperlink"/>
          </w:rPr>
          <w:t>https://www.shutterstock.com/es/image-vector/businessman-holds-pile-office-papers-documents-734844538</w:t>
        </w:r>
      </w:hyperlink>
    </w:p>
    <w:p w14:paraId="4CB3230E" w14:textId="77777777" w:rsidR="006F0EDF" w:rsidRDefault="006F0EDF">
      <w:pPr>
        <w:pStyle w:val="CommentText"/>
      </w:pPr>
    </w:p>
    <w:p w14:paraId="0E569F9C" w14:textId="66F619A9" w:rsidR="006F0EDF" w:rsidRDefault="006F0EDF">
      <w:pPr>
        <w:pStyle w:val="CommentText"/>
      </w:pPr>
      <w:r w:rsidRPr="00F42177">
        <w:rPr>
          <w:color w:val="000000" w:themeColor="text1"/>
          <w:sz w:val="22"/>
          <w:szCs w:val="22"/>
        </w:rPr>
        <w:t>135401_i1</w:t>
      </w:r>
      <w:r>
        <w:rPr>
          <w:color w:val="000000" w:themeColor="text1"/>
          <w:sz w:val="22"/>
          <w:szCs w:val="22"/>
        </w:rPr>
        <w:t>2</w:t>
      </w:r>
    </w:p>
  </w:comment>
  <w:comment w:id="19" w:author="Laura" w:date="2022-10-11T15:56:00Z" w:initials="L">
    <w:p w14:paraId="1B066338" w14:textId="6C30F2E9" w:rsidR="006F0EDF" w:rsidRDefault="006F0EDF">
      <w:pPr>
        <w:pStyle w:val="CommentText"/>
      </w:pPr>
      <w:r>
        <w:rPr>
          <w:rStyle w:val="CommentReference"/>
        </w:rPr>
        <w:annotationRef/>
      </w:r>
      <w:hyperlink r:id="rId12" w:history="1">
        <w:r w:rsidRPr="00511312">
          <w:rPr>
            <w:rStyle w:val="Hyperlink"/>
          </w:rPr>
          <w:t>https://www.shutterstock.com/es/image-vector/colorful-floppy-disk-icon-retro-style-1993646450</w:t>
        </w:r>
      </w:hyperlink>
    </w:p>
    <w:p w14:paraId="382AA008" w14:textId="77777777" w:rsidR="006F0EDF" w:rsidRDefault="006F0EDF">
      <w:pPr>
        <w:pStyle w:val="CommentText"/>
      </w:pPr>
    </w:p>
    <w:p w14:paraId="778F82BC" w14:textId="5B9DE19F" w:rsidR="006F0EDF" w:rsidRDefault="006F0EDF">
      <w:pPr>
        <w:pStyle w:val="CommentText"/>
      </w:pPr>
      <w:r w:rsidRPr="00F42177">
        <w:rPr>
          <w:color w:val="000000" w:themeColor="text1"/>
          <w:sz w:val="22"/>
          <w:szCs w:val="22"/>
        </w:rPr>
        <w:t>135401_i1</w:t>
      </w:r>
      <w:r>
        <w:rPr>
          <w:color w:val="000000" w:themeColor="text1"/>
          <w:sz w:val="22"/>
          <w:szCs w:val="22"/>
        </w:rPr>
        <w:t>3</w:t>
      </w:r>
    </w:p>
  </w:comment>
  <w:comment w:id="20" w:author="Laura" w:date="2022-10-11T15:59:00Z" w:initials="L">
    <w:p w14:paraId="70617719" w14:textId="0A124231" w:rsidR="00C702E4" w:rsidRDefault="00C702E4">
      <w:pPr>
        <w:pStyle w:val="CommentText"/>
      </w:pPr>
      <w:r>
        <w:rPr>
          <w:rStyle w:val="CommentReference"/>
        </w:rPr>
        <w:annotationRef/>
      </w:r>
      <w:hyperlink r:id="rId13" w:history="1">
        <w:r w:rsidRPr="00511312">
          <w:rPr>
            <w:rStyle w:val="Hyperlink"/>
          </w:rPr>
          <w:t>https://www.shutterstock.com/es/image-illustration/form-3d-render-profile-illustration-document-1802569585</w:t>
        </w:r>
      </w:hyperlink>
    </w:p>
    <w:p w14:paraId="0C56435D" w14:textId="77777777" w:rsidR="00C702E4" w:rsidRDefault="00C702E4">
      <w:pPr>
        <w:pStyle w:val="CommentText"/>
      </w:pPr>
    </w:p>
    <w:p w14:paraId="0A4BA611" w14:textId="139B334E" w:rsidR="00C702E4" w:rsidRDefault="00C702E4">
      <w:pPr>
        <w:pStyle w:val="CommentText"/>
      </w:pPr>
      <w:r w:rsidRPr="00F42177">
        <w:rPr>
          <w:color w:val="000000" w:themeColor="text1"/>
          <w:sz w:val="22"/>
          <w:szCs w:val="22"/>
        </w:rPr>
        <w:t>135401_i1</w:t>
      </w:r>
      <w:r>
        <w:rPr>
          <w:color w:val="000000" w:themeColor="text1"/>
          <w:sz w:val="22"/>
          <w:szCs w:val="22"/>
        </w:rPr>
        <w:t>4</w:t>
      </w:r>
    </w:p>
  </w:comment>
  <w:comment w:id="23" w:author="Laura" w:date="2022-10-11T17:25:00Z" w:initials="L">
    <w:p w14:paraId="61BCE8FF" w14:textId="4671FE39" w:rsidR="006D2BA6" w:rsidRDefault="006D2BA6">
      <w:pPr>
        <w:pStyle w:val="CommentText"/>
      </w:pPr>
      <w:r>
        <w:rPr>
          <w:rStyle w:val="CommentReference"/>
        </w:rPr>
        <w:annotationRef/>
      </w:r>
      <w:hyperlink r:id="rId14" w:history="1">
        <w:r w:rsidRPr="00511312">
          <w:rPr>
            <w:rStyle w:val="Hyperlink"/>
          </w:rPr>
          <w:t>https://www.shutterstock.com/es/image-vector/3d-file-transfer-document-folder-encrypted-2143080027</w:t>
        </w:r>
      </w:hyperlink>
    </w:p>
    <w:p w14:paraId="1766DE50" w14:textId="77777777" w:rsidR="006D2BA6" w:rsidRDefault="006D2BA6">
      <w:pPr>
        <w:pStyle w:val="CommentText"/>
      </w:pPr>
    </w:p>
    <w:p w14:paraId="79D4097F" w14:textId="4C2FDD13" w:rsidR="006D2BA6" w:rsidRDefault="006D2BA6">
      <w:pPr>
        <w:pStyle w:val="CommentText"/>
      </w:pPr>
      <w:r w:rsidRPr="00F42177">
        <w:rPr>
          <w:color w:val="000000" w:themeColor="text1"/>
          <w:sz w:val="22"/>
          <w:szCs w:val="22"/>
        </w:rPr>
        <w:t>135401_i1</w:t>
      </w:r>
      <w:r>
        <w:rPr>
          <w:color w:val="000000" w:themeColor="text1"/>
          <w:sz w:val="22"/>
          <w:szCs w:val="22"/>
        </w:rPr>
        <w:t>5</w:t>
      </w:r>
    </w:p>
  </w:comment>
  <w:comment w:id="25" w:author="Laura" w:date="2022-10-11T18:31:00Z" w:initials="L">
    <w:p w14:paraId="7341FA97" w14:textId="58D2FF4F" w:rsidR="00DF51F4" w:rsidRDefault="00DF51F4">
      <w:pPr>
        <w:pStyle w:val="CommentText"/>
      </w:pPr>
      <w:r>
        <w:rPr>
          <w:rStyle w:val="CommentReference"/>
        </w:rPr>
        <w:annotationRef/>
      </w:r>
      <w:hyperlink r:id="rId15" w:history="1">
        <w:r w:rsidRPr="00511312">
          <w:rPr>
            <w:rStyle w:val="Hyperlink"/>
          </w:rPr>
          <w:t>https://www.shutterstock.com/es/image-vector/target-arrow-icon-isolated-on-white-702119143</w:t>
        </w:r>
      </w:hyperlink>
    </w:p>
    <w:p w14:paraId="62F2BD9F" w14:textId="77777777" w:rsidR="00DF51F4" w:rsidRDefault="00DF51F4">
      <w:pPr>
        <w:pStyle w:val="CommentText"/>
      </w:pPr>
    </w:p>
    <w:p w14:paraId="5BBD5611" w14:textId="4BF9C38F" w:rsidR="00DF51F4" w:rsidRDefault="00DF51F4">
      <w:pPr>
        <w:pStyle w:val="CommentText"/>
      </w:pPr>
      <w:r w:rsidRPr="00F42177">
        <w:rPr>
          <w:color w:val="000000" w:themeColor="text1"/>
          <w:sz w:val="22"/>
          <w:szCs w:val="22"/>
        </w:rPr>
        <w:t>135401_i1</w:t>
      </w:r>
      <w:r>
        <w:rPr>
          <w:color w:val="000000" w:themeColor="text1"/>
          <w:sz w:val="22"/>
          <w:szCs w:val="22"/>
        </w:rPr>
        <w:t>6</w:t>
      </w:r>
    </w:p>
  </w:comment>
  <w:comment w:id="26" w:author="Laura" w:date="2022-10-11T18:34:00Z" w:initials="L">
    <w:p w14:paraId="11842918" w14:textId="1E2BD9CC" w:rsidR="00DF51F4" w:rsidRDefault="00DF51F4">
      <w:pPr>
        <w:pStyle w:val="CommentText"/>
      </w:pPr>
      <w:r>
        <w:rPr>
          <w:rStyle w:val="CommentReference"/>
        </w:rPr>
        <w:annotationRef/>
      </w:r>
      <w:hyperlink r:id="rId16" w:history="1">
        <w:r w:rsidRPr="00511312">
          <w:rPr>
            <w:rStyle w:val="Hyperlink"/>
          </w:rPr>
          <w:t>https://www.shutterstock.com/es/image-vector/book-icon-vector-template-1156554742</w:t>
        </w:r>
      </w:hyperlink>
    </w:p>
    <w:p w14:paraId="5C31C45F" w14:textId="77777777" w:rsidR="00DF51F4" w:rsidRDefault="00DF51F4">
      <w:pPr>
        <w:pStyle w:val="CommentText"/>
      </w:pPr>
    </w:p>
    <w:p w14:paraId="18CB84E1" w14:textId="2732FB73" w:rsidR="00DF51F4" w:rsidRDefault="00DF51F4">
      <w:pPr>
        <w:pStyle w:val="CommentText"/>
      </w:pPr>
      <w:r w:rsidRPr="00F42177">
        <w:rPr>
          <w:color w:val="000000" w:themeColor="text1"/>
          <w:sz w:val="22"/>
          <w:szCs w:val="22"/>
        </w:rPr>
        <w:t>135401_i1</w:t>
      </w:r>
      <w:r>
        <w:rPr>
          <w:color w:val="000000" w:themeColor="text1"/>
          <w:sz w:val="22"/>
          <w:szCs w:val="22"/>
        </w:rPr>
        <w:t>7</w:t>
      </w:r>
    </w:p>
  </w:comment>
  <w:comment w:id="27" w:author="Laura" w:date="2022-10-11T18:37:00Z" w:initials="L">
    <w:p w14:paraId="54DA284C" w14:textId="4AD88BB1" w:rsidR="00154305" w:rsidRDefault="00154305">
      <w:pPr>
        <w:pStyle w:val="CommentText"/>
      </w:pPr>
      <w:r>
        <w:rPr>
          <w:rStyle w:val="CommentReference"/>
        </w:rPr>
        <w:annotationRef/>
      </w:r>
      <w:hyperlink r:id="rId17" w:history="1">
        <w:r w:rsidRPr="00511312">
          <w:rPr>
            <w:rStyle w:val="Hyperlink"/>
          </w:rPr>
          <w:t>https://www.shutterstock.com/es/image-vector/set-meeting-icons-such-group-team-1438548089</w:t>
        </w:r>
      </w:hyperlink>
    </w:p>
    <w:p w14:paraId="26D44A4E" w14:textId="77777777" w:rsidR="00154305" w:rsidRDefault="00154305">
      <w:pPr>
        <w:pStyle w:val="CommentText"/>
      </w:pPr>
    </w:p>
    <w:p w14:paraId="770C2386" w14:textId="70561BA3" w:rsidR="00154305" w:rsidRDefault="00154305">
      <w:pPr>
        <w:pStyle w:val="CommentText"/>
      </w:pPr>
      <w:r w:rsidRPr="00F42177">
        <w:rPr>
          <w:color w:val="000000" w:themeColor="text1"/>
          <w:sz w:val="22"/>
          <w:szCs w:val="22"/>
        </w:rPr>
        <w:t>135401_i1</w:t>
      </w:r>
      <w:r>
        <w:rPr>
          <w:color w:val="000000" w:themeColor="text1"/>
          <w:sz w:val="22"/>
          <w:szCs w:val="22"/>
        </w:rPr>
        <w:t>8</w:t>
      </w:r>
    </w:p>
  </w:comment>
  <w:comment w:id="28" w:author="Laura" w:date="2022-10-11T18:39:00Z" w:initials="L">
    <w:p w14:paraId="674B13CB" w14:textId="74E8DB0F" w:rsidR="00154305" w:rsidRDefault="00154305">
      <w:pPr>
        <w:pStyle w:val="CommentText"/>
      </w:pPr>
      <w:r>
        <w:rPr>
          <w:rStyle w:val="CommentReference"/>
        </w:rPr>
        <w:annotationRef/>
      </w:r>
      <w:hyperlink r:id="rId18" w:history="1">
        <w:r w:rsidRPr="00511312">
          <w:rPr>
            <w:rStyle w:val="Hyperlink"/>
          </w:rPr>
          <w:t>https://www.shutterstock.com/es/image-vector/set-record-checklist-paper-report-business-1936873351</w:t>
        </w:r>
      </w:hyperlink>
    </w:p>
    <w:p w14:paraId="48737DB2" w14:textId="77777777" w:rsidR="00154305" w:rsidRDefault="00154305">
      <w:pPr>
        <w:pStyle w:val="CommentText"/>
      </w:pPr>
    </w:p>
    <w:p w14:paraId="62DD3C71" w14:textId="746FC4C2" w:rsidR="00154305" w:rsidRDefault="00154305">
      <w:pPr>
        <w:pStyle w:val="CommentText"/>
      </w:pPr>
      <w:r w:rsidRPr="00F42177">
        <w:rPr>
          <w:color w:val="000000" w:themeColor="text1"/>
          <w:sz w:val="22"/>
          <w:szCs w:val="22"/>
        </w:rPr>
        <w:t>135401_i1</w:t>
      </w:r>
      <w:r>
        <w:rPr>
          <w:color w:val="000000" w:themeColor="text1"/>
          <w:sz w:val="22"/>
          <w:szCs w:val="22"/>
        </w:rPr>
        <w:t>9</w:t>
      </w:r>
    </w:p>
  </w:comment>
  <w:comment w:id="29" w:author="Laura" w:date="2022-10-11T18:41:00Z" w:initials="L">
    <w:p w14:paraId="440A3840" w14:textId="5E080638" w:rsidR="005C6787" w:rsidRDefault="005C6787">
      <w:pPr>
        <w:pStyle w:val="CommentText"/>
      </w:pPr>
      <w:r>
        <w:rPr>
          <w:rStyle w:val="CommentReference"/>
        </w:rPr>
        <w:annotationRef/>
      </w:r>
      <w:hyperlink r:id="rId19" w:history="1">
        <w:r w:rsidRPr="00511312">
          <w:rPr>
            <w:rStyle w:val="Hyperlink"/>
          </w:rPr>
          <w:t>https://www.shutterstock.com/es/image-vector/vector-streaming-binary-code-background-matrix-2036014685</w:t>
        </w:r>
      </w:hyperlink>
    </w:p>
    <w:p w14:paraId="549A4EA8" w14:textId="77777777" w:rsidR="005C6787" w:rsidRDefault="005C6787">
      <w:pPr>
        <w:pStyle w:val="CommentText"/>
      </w:pPr>
    </w:p>
    <w:p w14:paraId="5F7C48F3" w14:textId="18E828DA" w:rsidR="005C6787" w:rsidRDefault="005C6787">
      <w:pPr>
        <w:pStyle w:val="CommentText"/>
      </w:pPr>
      <w:r w:rsidRPr="00F42177">
        <w:rPr>
          <w:color w:val="000000" w:themeColor="text1"/>
          <w:sz w:val="22"/>
          <w:szCs w:val="22"/>
        </w:rPr>
        <w:t>135401_i</w:t>
      </w:r>
      <w:r>
        <w:rPr>
          <w:color w:val="000000" w:themeColor="text1"/>
          <w:sz w:val="22"/>
          <w:szCs w:val="22"/>
        </w:rPr>
        <w:t>20</w:t>
      </w:r>
    </w:p>
  </w:comment>
  <w:comment w:id="30" w:author="Laura" w:date="2022-10-11T18:48:00Z" w:initials="L">
    <w:p w14:paraId="6B9E5CF7" w14:textId="711C4EAD" w:rsidR="00331DC2" w:rsidRDefault="00331DC2">
      <w:pPr>
        <w:pStyle w:val="CommentText"/>
      </w:pPr>
      <w:r>
        <w:rPr>
          <w:rStyle w:val="CommentReference"/>
        </w:rPr>
        <w:annotationRef/>
      </w:r>
      <w:r>
        <w:t>Conservar esta imagen tal cual está.</w:t>
      </w:r>
    </w:p>
    <w:p w14:paraId="6603387C" w14:textId="77777777" w:rsidR="00484BE7" w:rsidRDefault="00484BE7">
      <w:pPr>
        <w:pStyle w:val="CommentText"/>
      </w:pPr>
    </w:p>
    <w:p w14:paraId="1F7D5B98" w14:textId="35614EE4" w:rsidR="00484BE7" w:rsidRDefault="00484BE7">
      <w:pPr>
        <w:pStyle w:val="CommentText"/>
      </w:pPr>
      <w:r w:rsidRPr="00934A99">
        <w:rPr>
          <w:b/>
          <w:color w:val="000000" w:themeColor="text1"/>
          <w:sz w:val="22"/>
          <w:szCs w:val="22"/>
        </w:rPr>
        <w:t xml:space="preserve">Imagen: </w:t>
      </w:r>
      <w:r w:rsidRPr="00B41677">
        <w:rPr>
          <w:color w:val="000000" w:themeColor="text1"/>
          <w:sz w:val="22"/>
          <w:szCs w:val="22"/>
        </w:rPr>
        <w:t>135401_i</w:t>
      </w:r>
      <w:r w:rsidRPr="00E50931">
        <w:rPr>
          <w:color w:val="000000" w:themeColor="text1"/>
          <w:sz w:val="22"/>
          <w:szCs w:val="22"/>
        </w:rPr>
        <w:t>21</w:t>
      </w:r>
      <w:r w:rsidRPr="00484BE7">
        <w:rPr>
          <w:rStyle w:val="CommentReference"/>
          <w:sz w:val="22"/>
          <w:szCs w:val="22"/>
        </w:rPr>
        <w:annotationRef/>
      </w:r>
    </w:p>
  </w:comment>
  <w:comment w:id="32" w:author="Laura" w:date="2022-10-11T18:51:00Z" w:initials="L">
    <w:p w14:paraId="747AA26B" w14:textId="0628714D" w:rsidR="002450B1" w:rsidRDefault="002450B1">
      <w:pPr>
        <w:pStyle w:val="CommentText"/>
      </w:pPr>
      <w:r>
        <w:rPr>
          <w:rStyle w:val="CommentReference"/>
        </w:rPr>
        <w:annotationRef/>
      </w:r>
      <w:hyperlink r:id="rId20" w:history="1">
        <w:r w:rsidRPr="00511312">
          <w:rPr>
            <w:rStyle w:val="Hyperlink"/>
          </w:rPr>
          <w:t>https://www.shutterstock.com/es/image-vector/simple-document-icons-set-universal-use-393640645</w:t>
        </w:r>
      </w:hyperlink>
    </w:p>
    <w:p w14:paraId="0DB1BDBC" w14:textId="77777777" w:rsidR="002450B1" w:rsidRDefault="002450B1">
      <w:pPr>
        <w:pStyle w:val="CommentText"/>
      </w:pPr>
    </w:p>
    <w:p w14:paraId="0F8074C7" w14:textId="70379D36" w:rsidR="002450B1" w:rsidRDefault="002450B1">
      <w:pPr>
        <w:pStyle w:val="CommentText"/>
      </w:pPr>
      <w:r w:rsidRPr="00F42177">
        <w:rPr>
          <w:color w:val="000000" w:themeColor="text1"/>
          <w:sz w:val="22"/>
          <w:szCs w:val="22"/>
        </w:rPr>
        <w:t>135401_i</w:t>
      </w:r>
      <w:r>
        <w:rPr>
          <w:color w:val="000000" w:themeColor="text1"/>
          <w:sz w:val="22"/>
          <w:szCs w:val="22"/>
        </w:rPr>
        <w:t>22</w:t>
      </w:r>
    </w:p>
  </w:comment>
  <w:comment w:id="33" w:author="Laura" w:date="2022-10-11T18:52:00Z" w:initials="L">
    <w:p w14:paraId="42D19D03" w14:textId="77777777" w:rsidR="00241D4D" w:rsidRDefault="00241D4D">
      <w:pPr>
        <w:pStyle w:val="CommentText"/>
      </w:pPr>
      <w:r>
        <w:rPr>
          <w:rStyle w:val="CommentReference"/>
        </w:rPr>
        <w:annotationRef/>
      </w:r>
      <w:r>
        <w:t>Conservar esta imagen tal cual está.</w:t>
      </w:r>
    </w:p>
    <w:p w14:paraId="421B0506" w14:textId="77777777" w:rsidR="00573C23" w:rsidRDefault="00573C23">
      <w:pPr>
        <w:pStyle w:val="CommentText"/>
      </w:pPr>
    </w:p>
    <w:p w14:paraId="0BC44C3F" w14:textId="50315062" w:rsidR="00573C23" w:rsidRDefault="00573C23">
      <w:pPr>
        <w:pStyle w:val="CommentText"/>
      </w:pPr>
      <w:r w:rsidRPr="00934A99">
        <w:rPr>
          <w:b/>
          <w:color w:val="000000" w:themeColor="text1"/>
          <w:sz w:val="22"/>
          <w:szCs w:val="22"/>
        </w:rPr>
        <w:t xml:space="preserve">Imagen: </w:t>
      </w:r>
      <w:r w:rsidRPr="00B41677">
        <w:rPr>
          <w:color w:val="000000" w:themeColor="text1"/>
          <w:sz w:val="22"/>
          <w:szCs w:val="22"/>
        </w:rPr>
        <w:t>135401_i</w:t>
      </w:r>
      <w:r w:rsidRPr="00E50931">
        <w:rPr>
          <w:color w:val="000000" w:themeColor="text1"/>
          <w:sz w:val="22"/>
          <w:szCs w:val="22"/>
        </w:rPr>
        <w:t>2</w:t>
      </w:r>
      <w:r w:rsidRPr="00484BE7">
        <w:rPr>
          <w:rStyle w:val="CommentReference"/>
          <w:sz w:val="22"/>
          <w:szCs w:val="22"/>
        </w:rPr>
        <w:annotationRef/>
      </w:r>
      <w:r>
        <w:rPr>
          <w:color w:val="000000" w:themeColor="text1"/>
          <w:sz w:val="22"/>
          <w:szCs w:val="22"/>
        </w:rPr>
        <w:t>3</w:t>
      </w:r>
    </w:p>
  </w:comment>
  <w:comment w:id="34" w:author="Laura" w:date="2022-10-11T18:53:00Z" w:initials="L">
    <w:p w14:paraId="0D42087F" w14:textId="1FDAC9F1" w:rsidR="007F6CB7" w:rsidRDefault="007F6CB7">
      <w:pPr>
        <w:pStyle w:val="CommentText"/>
      </w:pPr>
      <w:r>
        <w:rPr>
          <w:rStyle w:val="CommentReference"/>
        </w:rPr>
        <w:annotationRef/>
      </w:r>
      <w:hyperlink r:id="rId21" w:history="1">
        <w:r w:rsidRPr="00511312">
          <w:rPr>
            <w:rStyle w:val="Hyperlink"/>
          </w:rPr>
          <w:t>https://www.shutterstock.com/es/image-vector/line-spacing-text-edition-icon-outline-1806794857</w:t>
        </w:r>
      </w:hyperlink>
    </w:p>
    <w:p w14:paraId="3B025BF5" w14:textId="77777777" w:rsidR="007F6CB7" w:rsidRDefault="007F6CB7">
      <w:pPr>
        <w:pStyle w:val="CommentText"/>
      </w:pPr>
    </w:p>
    <w:p w14:paraId="72EA6A17" w14:textId="18128A27" w:rsidR="007F6CB7" w:rsidRDefault="007F6CB7">
      <w:pPr>
        <w:pStyle w:val="CommentText"/>
      </w:pPr>
      <w:r w:rsidRPr="00F42177">
        <w:rPr>
          <w:color w:val="000000" w:themeColor="text1"/>
          <w:sz w:val="22"/>
          <w:szCs w:val="22"/>
        </w:rPr>
        <w:t>135401_i</w:t>
      </w:r>
      <w:r>
        <w:rPr>
          <w:color w:val="000000" w:themeColor="text1"/>
          <w:sz w:val="22"/>
          <w:szCs w:val="22"/>
        </w:rPr>
        <w:t>24</w:t>
      </w:r>
    </w:p>
  </w:comment>
  <w:comment w:id="35" w:author="Laura" w:date="2022-10-11T18:54:00Z" w:initials="L">
    <w:p w14:paraId="7279DEF6" w14:textId="6340068C" w:rsidR="00CD5228" w:rsidRDefault="00CD5228">
      <w:pPr>
        <w:pStyle w:val="CommentText"/>
      </w:pPr>
      <w:r>
        <w:rPr>
          <w:rStyle w:val="CommentReference"/>
        </w:rPr>
        <w:annotationRef/>
      </w:r>
      <w:hyperlink r:id="rId22" w:history="1">
        <w:r w:rsidRPr="00511312">
          <w:rPr>
            <w:rStyle w:val="Hyperlink"/>
          </w:rPr>
          <w:t>https://www.shutterstock.com/es/image-vector/infographics-different-schemes-diagrams-vector-stock-1727450359</w:t>
        </w:r>
      </w:hyperlink>
    </w:p>
    <w:p w14:paraId="2B793236" w14:textId="77777777" w:rsidR="00CD5228" w:rsidRDefault="00CD5228">
      <w:pPr>
        <w:pStyle w:val="CommentText"/>
      </w:pPr>
    </w:p>
    <w:p w14:paraId="07EC9929" w14:textId="7E35EEC4" w:rsidR="00CD5228" w:rsidRDefault="00CD5228">
      <w:pPr>
        <w:pStyle w:val="CommentText"/>
      </w:pPr>
      <w:r w:rsidRPr="00F42177">
        <w:rPr>
          <w:color w:val="000000" w:themeColor="text1"/>
          <w:sz w:val="22"/>
          <w:szCs w:val="22"/>
        </w:rPr>
        <w:t>135401_i</w:t>
      </w:r>
      <w:r>
        <w:rPr>
          <w:color w:val="000000" w:themeColor="text1"/>
          <w:sz w:val="22"/>
          <w:szCs w:val="22"/>
        </w:rPr>
        <w:t>25</w:t>
      </w:r>
    </w:p>
  </w:comment>
  <w:comment w:id="36" w:author="Laura" w:date="2022-10-11T18:55:00Z" w:initials="L">
    <w:p w14:paraId="4BF46BED" w14:textId="6A17C2C2" w:rsidR="00CD5228" w:rsidRDefault="00CD5228">
      <w:pPr>
        <w:pStyle w:val="CommentText"/>
      </w:pPr>
      <w:r>
        <w:rPr>
          <w:rStyle w:val="CommentReference"/>
        </w:rPr>
        <w:annotationRef/>
      </w:r>
      <w:hyperlink r:id="rId23" w:history="1">
        <w:r w:rsidRPr="00511312">
          <w:rPr>
            <w:rStyle w:val="Hyperlink"/>
          </w:rPr>
          <w:t>https://www.shutterstock.com/es/image-vector/standard-procedures-operating-business-manual-steps-2031443912</w:t>
        </w:r>
      </w:hyperlink>
    </w:p>
    <w:p w14:paraId="4B61B360" w14:textId="77777777" w:rsidR="00CD5228" w:rsidRDefault="00CD5228">
      <w:pPr>
        <w:pStyle w:val="CommentText"/>
      </w:pPr>
    </w:p>
    <w:p w14:paraId="1BE4436D" w14:textId="0A8FDD11" w:rsidR="00CD5228" w:rsidRDefault="00CD5228">
      <w:pPr>
        <w:pStyle w:val="CommentText"/>
      </w:pPr>
      <w:r w:rsidRPr="00F42177">
        <w:rPr>
          <w:color w:val="000000" w:themeColor="text1"/>
          <w:sz w:val="22"/>
          <w:szCs w:val="22"/>
        </w:rPr>
        <w:t>135401_i</w:t>
      </w:r>
      <w:r>
        <w:rPr>
          <w:color w:val="000000" w:themeColor="text1"/>
          <w:sz w:val="22"/>
          <w:szCs w:val="22"/>
        </w:rPr>
        <w:t>26</w:t>
      </w:r>
    </w:p>
  </w:comment>
  <w:comment w:id="37" w:author="Laura" w:date="2022-10-11T18:57:00Z" w:initials="L">
    <w:p w14:paraId="5F803F40" w14:textId="77CA1967" w:rsidR="002F6800" w:rsidRDefault="002F6800">
      <w:pPr>
        <w:pStyle w:val="CommentText"/>
      </w:pPr>
      <w:r>
        <w:rPr>
          <w:rStyle w:val="CommentReference"/>
        </w:rPr>
        <w:annotationRef/>
      </w:r>
      <w:hyperlink r:id="rId24" w:history="1">
        <w:r w:rsidRPr="00511312">
          <w:rPr>
            <w:rStyle w:val="Hyperlink"/>
          </w:rPr>
          <w:t>https://www.shutterstock.com/es/image-vector/clipboard-gear-isolated-icon-technical-support-2109222662</w:t>
        </w:r>
      </w:hyperlink>
    </w:p>
    <w:p w14:paraId="1585DFFA" w14:textId="77777777" w:rsidR="002F6800" w:rsidRDefault="002F6800">
      <w:pPr>
        <w:pStyle w:val="CommentText"/>
      </w:pPr>
    </w:p>
    <w:p w14:paraId="709FEA21" w14:textId="652BCD42" w:rsidR="002F6800" w:rsidRDefault="002F6800">
      <w:pPr>
        <w:pStyle w:val="CommentText"/>
      </w:pPr>
      <w:r w:rsidRPr="00F42177">
        <w:rPr>
          <w:color w:val="000000" w:themeColor="text1"/>
          <w:sz w:val="22"/>
          <w:szCs w:val="22"/>
        </w:rPr>
        <w:t>135401_i</w:t>
      </w:r>
      <w:r>
        <w:rPr>
          <w:color w:val="000000" w:themeColor="text1"/>
          <w:sz w:val="22"/>
          <w:szCs w:val="22"/>
        </w:rPr>
        <w:t>27</w:t>
      </w:r>
    </w:p>
  </w:comment>
  <w:comment w:id="38" w:author="Laura" w:date="2022-10-11T18:58:00Z" w:initials="L">
    <w:p w14:paraId="568A1324" w14:textId="49F9BF3A" w:rsidR="00E95AC4" w:rsidRDefault="00E95AC4">
      <w:pPr>
        <w:pStyle w:val="CommentText"/>
      </w:pPr>
      <w:r>
        <w:rPr>
          <w:rStyle w:val="CommentReference"/>
        </w:rPr>
        <w:annotationRef/>
      </w:r>
      <w:hyperlink r:id="rId25" w:history="1">
        <w:r w:rsidRPr="00511312">
          <w:rPr>
            <w:rStyle w:val="Hyperlink"/>
          </w:rPr>
          <w:t>https://www.shutterstock.com/es/image-vector/vector-black-line-icon-annex-2208306017</w:t>
        </w:r>
      </w:hyperlink>
    </w:p>
    <w:p w14:paraId="1EEBDA8C" w14:textId="77777777" w:rsidR="00E95AC4" w:rsidRDefault="00E95AC4">
      <w:pPr>
        <w:pStyle w:val="CommentText"/>
      </w:pPr>
    </w:p>
    <w:p w14:paraId="15B1343E" w14:textId="23F66E4E" w:rsidR="00E95AC4" w:rsidRDefault="00E95AC4">
      <w:pPr>
        <w:pStyle w:val="CommentText"/>
      </w:pPr>
      <w:r w:rsidRPr="00F42177">
        <w:rPr>
          <w:color w:val="000000" w:themeColor="text1"/>
          <w:sz w:val="22"/>
          <w:szCs w:val="22"/>
        </w:rPr>
        <w:t>135401_i</w:t>
      </w:r>
      <w:r>
        <w:rPr>
          <w:color w:val="000000" w:themeColor="text1"/>
          <w:sz w:val="22"/>
          <w:szCs w:val="22"/>
        </w:rPr>
        <w:t>28</w:t>
      </w:r>
    </w:p>
  </w:comment>
  <w:comment w:id="39" w:author="Laura" w:date="2022-10-11T20:01:00Z" w:initials="L">
    <w:p w14:paraId="019BA281" w14:textId="17004021" w:rsidR="00CB30AF" w:rsidRDefault="00CB30AF">
      <w:pPr>
        <w:pStyle w:val="CommentText"/>
      </w:pPr>
      <w:r>
        <w:rPr>
          <w:rStyle w:val="CommentReference"/>
        </w:rPr>
        <w:annotationRef/>
      </w:r>
      <w:hyperlink r:id="rId26" w:history="1">
        <w:r w:rsidRPr="00511312">
          <w:rPr>
            <w:rStyle w:val="Hyperlink"/>
          </w:rPr>
          <w:t>https://www.shutterstock.com/es/image-vector/business-seminar-conference-vector-illustration-company-1570899646</w:t>
        </w:r>
      </w:hyperlink>
    </w:p>
    <w:p w14:paraId="10F5DB30" w14:textId="77777777" w:rsidR="00CB30AF" w:rsidRDefault="00CB30AF">
      <w:pPr>
        <w:pStyle w:val="CommentText"/>
      </w:pPr>
    </w:p>
    <w:p w14:paraId="239401A3" w14:textId="620CF218" w:rsidR="00CB30AF" w:rsidRDefault="00CB30AF">
      <w:pPr>
        <w:pStyle w:val="CommentText"/>
      </w:pPr>
      <w:r w:rsidRPr="000079DC">
        <w:rPr>
          <w:b/>
          <w:color w:val="000000" w:themeColor="text1"/>
          <w:sz w:val="22"/>
          <w:szCs w:val="22"/>
        </w:rPr>
        <w:t xml:space="preserve">Imagen: </w:t>
      </w:r>
      <w:r w:rsidRPr="00F42177">
        <w:rPr>
          <w:color w:val="000000" w:themeColor="text1"/>
          <w:sz w:val="22"/>
          <w:szCs w:val="22"/>
        </w:rPr>
        <w:t>135401_i</w:t>
      </w:r>
      <w:r>
        <w:rPr>
          <w:color w:val="000000" w:themeColor="text1"/>
          <w:sz w:val="22"/>
          <w:szCs w:val="22"/>
        </w:rPr>
        <w:t>29</w:t>
      </w:r>
    </w:p>
  </w:comment>
  <w:comment w:id="41" w:author="Microsoft Office User" w:date="2022-10-16T03:12:00Z" w:initials="MOU">
    <w:p w14:paraId="7C929D96" w14:textId="7EDE0B95" w:rsidR="00B00D8A" w:rsidRDefault="00B00D8A">
      <w:pPr>
        <w:pStyle w:val="CommentText"/>
      </w:pPr>
      <w:r>
        <w:rPr>
          <w:rStyle w:val="CommentReference"/>
        </w:rPr>
        <w:annotationRef/>
      </w:r>
      <w:r>
        <w:t>Los textos editables se encuentran en la</w:t>
      </w:r>
      <w:r w:rsidR="00AE7F5C">
        <w:t xml:space="preserve"> </w:t>
      </w:r>
      <w:r>
        <w:t>carpeta de Anexos</w:t>
      </w:r>
      <w:r w:rsidR="00AE7F5C">
        <w:t xml:space="preserve"> </w:t>
      </w:r>
      <w:r>
        <w:t xml:space="preserve">con el nombre de </w:t>
      </w:r>
      <w:r w:rsidR="00B6364F">
        <w:t>imagen_30</w:t>
      </w:r>
      <w:r>
        <w:t>.docx</w:t>
      </w:r>
    </w:p>
    <w:p w14:paraId="6CB12406" w14:textId="77777777" w:rsidR="00573C23" w:rsidRDefault="00573C23">
      <w:pPr>
        <w:pStyle w:val="CommentText"/>
      </w:pPr>
    </w:p>
    <w:p w14:paraId="7C7E5A3F" w14:textId="62BFF49C" w:rsidR="00573C23" w:rsidRDefault="00573C23">
      <w:pPr>
        <w:pStyle w:val="CommentText"/>
      </w:pPr>
      <w:r w:rsidRPr="006C6F85">
        <w:rPr>
          <w:b/>
          <w:color w:val="000000" w:themeColor="text1"/>
          <w:sz w:val="22"/>
          <w:szCs w:val="22"/>
        </w:rPr>
        <w:t xml:space="preserve">Imagen: </w:t>
      </w:r>
      <w:r w:rsidRPr="006C6F85">
        <w:rPr>
          <w:color w:val="000000" w:themeColor="text1"/>
          <w:sz w:val="22"/>
          <w:szCs w:val="22"/>
        </w:rPr>
        <w:t>135401_i30</w:t>
      </w:r>
    </w:p>
  </w:comment>
  <w:comment w:id="43" w:author="Laura" w:date="2022-10-11T20:53:00Z" w:initials="L">
    <w:p w14:paraId="2549DB2F" w14:textId="2F6372B8" w:rsidR="00A839FF" w:rsidRDefault="00A839FF">
      <w:pPr>
        <w:pStyle w:val="CommentText"/>
      </w:pPr>
      <w:r>
        <w:rPr>
          <w:rStyle w:val="CommentReference"/>
        </w:rPr>
        <w:annotationRef/>
      </w:r>
      <w:hyperlink r:id="rId27" w:history="1">
        <w:r w:rsidRPr="00511312">
          <w:rPr>
            <w:rStyle w:val="Hyperlink"/>
          </w:rPr>
          <w:t>https://www.shutterstock.com/es/image-vector/vector-black-icon-process-1781977871</w:t>
        </w:r>
      </w:hyperlink>
    </w:p>
    <w:p w14:paraId="22CFDAC8" w14:textId="77777777" w:rsidR="00A839FF" w:rsidRDefault="00A839FF">
      <w:pPr>
        <w:pStyle w:val="CommentText"/>
      </w:pPr>
    </w:p>
    <w:p w14:paraId="6B6F21C0" w14:textId="5D95C63E" w:rsidR="00A839FF" w:rsidRDefault="00A839FF">
      <w:pPr>
        <w:pStyle w:val="CommentText"/>
      </w:pPr>
      <w:r w:rsidRPr="00F42177">
        <w:rPr>
          <w:color w:val="000000" w:themeColor="text1"/>
          <w:sz w:val="22"/>
          <w:szCs w:val="22"/>
        </w:rPr>
        <w:t>135401_i</w:t>
      </w:r>
      <w:r>
        <w:rPr>
          <w:color w:val="000000" w:themeColor="text1"/>
          <w:sz w:val="22"/>
          <w:szCs w:val="22"/>
        </w:rPr>
        <w:t>31</w:t>
      </w:r>
    </w:p>
  </w:comment>
  <w:comment w:id="44" w:author="Laura" w:date="2022-10-11T20:55:00Z" w:initials="L">
    <w:p w14:paraId="7D5C8532" w14:textId="0596497F" w:rsidR="00A839FF" w:rsidRDefault="00A839FF">
      <w:pPr>
        <w:pStyle w:val="CommentText"/>
      </w:pPr>
      <w:r>
        <w:rPr>
          <w:rStyle w:val="CommentReference"/>
        </w:rPr>
        <w:annotationRef/>
      </w:r>
      <w:hyperlink r:id="rId28" w:history="1">
        <w:r w:rsidRPr="00511312">
          <w:rPr>
            <w:rStyle w:val="Hyperlink"/>
          </w:rPr>
          <w:t>https://www.shutterstock.com/es/image-vector/growth-chart-circular-arrows-line-design-784354465</w:t>
        </w:r>
      </w:hyperlink>
    </w:p>
    <w:p w14:paraId="7A48CD95" w14:textId="77777777" w:rsidR="00A839FF" w:rsidRDefault="00A839FF">
      <w:pPr>
        <w:pStyle w:val="CommentText"/>
      </w:pPr>
    </w:p>
    <w:p w14:paraId="155C5243" w14:textId="65A1737A" w:rsidR="00A839FF" w:rsidRDefault="00A839FF">
      <w:pPr>
        <w:pStyle w:val="CommentText"/>
      </w:pPr>
      <w:r w:rsidRPr="00F42177">
        <w:rPr>
          <w:color w:val="000000" w:themeColor="text1"/>
          <w:sz w:val="22"/>
          <w:szCs w:val="22"/>
        </w:rPr>
        <w:t>135401_i</w:t>
      </w:r>
      <w:r>
        <w:rPr>
          <w:color w:val="000000" w:themeColor="text1"/>
          <w:sz w:val="22"/>
          <w:szCs w:val="22"/>
        </w:rPr>
        <w:t>32</w:t>
      </w:r>
    </w:p>
  </w:comment>
  <w:comment w:id="45" w:author="Laura" w:date="2022-10-11T20:57:00Z" w:initials="L">
    <w:p w14:paraId="275D6D09" w14:textId="79CBA627" w:rsidR="00A839FF" w:rsidRDefault="00A839FF">
      <w:pPr>
        <w:pStyle w:val="CommentText"/>
      </w:pPr>
      <w:r>
        <w:rPr>
          <w:rStyle w:val="CommentReference"/>
        </w:rPr>
        <w:annotationRef/>
      </w:r>
      <w:hyperlink r:id="rId29" w:history="1">
        <w:r w:rsidRPr="00511312">
          <w:rPr>
            <w:rStyle w:val="Hyperlink"/>
          </w:rPr>
          <w:t>https://www.shutterstock.com/es/image-vector/process-management-icon-optimization-operation-fix-1911744301</w:t>
        </w:r>
      </w:hyperlink>
    </w:p>
    <w:p w14:paraId="0DC53246" w14:textId="77777777" w:rsidR="00A839FF" w:rsidRDefault="00A839FF">
      <w:pPr>
        <w:pStyle w:val="CommentText"/>
      </w:pPr>
    </w:p>
    <w:p w14:paraId="3E79C301" w14:textId="0DC95216" w:rsidR="00A839FF" w:rsidRDefault="00A839FF">
      <w:pPr>
        <w:pStyle w:val="CommentText"/>
      </w:pPr>
      <w:r w:rsidRPr="00F42177">
        <w:rPr>
          <w:color w:val="000000" w:themeColor="text1"/>
          <w:sz w:val="22"/>
          <w:szCs w:val="22"/>
        </w:rPr>
        <w:t>135401_i</w:t>
      </w:r>
      <w:r>
        <w:rPr>
          <w:color w:val="000000" w:themeColor="text1"/>
          <w:sz w:val="22"/>
          <w:szCs w:val="22"/>
        </w:rPr>
        <w:t>33</w:t>
      </w:r>
    </w:p>
  </w:comment>
  <w:comment w:id="46" w:author="Laura" w:date="2022-10-12T11:30:00Z" w:initials="L">
    <w:p w14:paraId="65F9439B" w14:textId="1760FA4C" w:rsidR="002C7AEF" w:rsidRDefault="002C7AEF">
      <w:pPr>
        <w:pStyle w:val="CommentText"/>
      </w:pPr>
      <w:r>
        <w:rPr>
          <w:rStyle w:val="CommentReference"/>
        </w:rPr>
        <w:annotationRef/>
      </w:r>
      <w:hyperlink r:id="rId30" w:history="1">
        <w:r w:rsidRPr="00BE4BAC">
          <w:rPr>
            <w:rStyle w:val="Hyperlink"/>
          </w:rPr>
          <w:t>https://www.shutterstock.com/es/image-vector/infographics-flowchart-colored-shadows-scheme-1891617589</w:t>
        </w:r>
      </w:hyperlink>
    </w:p>
    <w:p w14:paraId="7F6F687B" w14:textId="77777777" w:rsidR="002C7AEF" w:rsidRDefault="002C7AEF">
      <w:pPr>
        <w:pStyle w:val="CommentText"/>
      </w:pPr>
    </w:p>
    <w:p w14:paraId="18CCD631" w14:textId="7A6BE1E3" w:rsidR="002C7AEF" w:rsidRDefault="002C7AEF">
      <w:pPr>
        <w:pStyle w:val="CommentText"/>
      </w:pPr>
      <w:r w:rsidRPr="008B1CDA">
        <w:rPr>
          <w:color w:val="000000" w:themeColor="text1"/>
          <w:sz w:val="22"/>
          <w:szCs w:val="22"/>
        </w:rPr>
        <w:t>135401_i34</w:t>
      </w:r>
    </w:p>
  </w:comment>
  <w:comment w:id="48" w:author="Microsoft Office User" w:date="2022-10-16T03:56:00Z" w:initials="MOU">
    <w:p w14:paraId="4C97E7A8" w14:textId="767B58FC" w:rsidR="001837B8" w:rsidRDefault="001837B8">
      <w:pPr>
        <w:pStyle w:val="CommentText"/>
      </w:pPr>
      <w:r>
        <w:rPr>
          <w:rStyle w:val="CommentReference"/>
        </w:rPr>
        <w:annotationRef/>
      </w:r>
      <w:r>
        <w:t>Los textos editables se encuentran en la carpeta Anexos con el nombre de Figura</w:t>
      </w:r>
      <w:r w:rsidR="008A1239">
        <w:t>_1</w:t>
      </w:r>
      <w:r>
        <w:t>.</w:t>
      </w:r>
      <w:r w:rsidR="008A1239">
        <w:t>d</w:t>
      </w:r>
      <w:r>
        <w:t>ocx</w:t>
      </w:r>
    </w:p>
  </w:comment>
  <w:comment w:id="47" w:author="Laura" w:date="2022-10-12T11:43:00Z" w:initials="L">
    <w:p w14:paraId="7EF72FEE" w14:textId="46EE7AE4" w:rsidR="00EB487F" w:rsidRDefault="00EB487F">
      <w:pPr>
        <w:pStyle w:val="CommentText"/>
      </w:pPr>
      <w:r>
        <w:rPr>
          <w:rStyle w:val="CommentReference"/>
        </w:rPr>
        <w:annotationRef/>
      </w:r>
      <w:r w:rsidRPr="008B1CDA">
        <w:rPr>
          <w:color w:val="000000" w:themeColor="text1"/>
          <w:sz w:val="22"/>
          <w:szCs w:val="22"/>
        </w:rPr>
        <w:t>135401_i3</w:t>
      </w:r>
      <w:r>
        <w:rPr>
          <w:color w:val="000000" w:themeColor="text1"/>
          <w:sz w:val="22"/>
          <w:szCs w:val="22"/>
        </w:rPr>
        <w:t>5</w:t>
      </w:r>
    </w:p>
  </w:comment>
  <w:comment w:id="53" w:author="Laura" w:date="2022-10-12T12:18:00Z" w:initials="L">
    <w:p w14:paraId="77D28E2F" w14:textId="4864860B" w:rsidR="0048048C" w:rsidRDefault="0048048C">
      <w:pPr>
        <w:pStyle w:val="CommentText"/>
      </w:pPr>
      <w:r>
        <w:rPr>
          <w:rStyle w:val="CommentReference"/>
        </w:rPr>
        <w:annotationRef/>
      </w:r>
      <w:hyperlink r:id="rId31" w:history="1">
        <w:r w:rsidRPr="00BE4BAC">
          <w:rPr>
            <w:rStyle w:val="Hyperlink"/>
          </w:rPr>
          <w:t>https://www.shutterstock.com/es/image-vector/3d-isometric-vector-illustration-modern-office-1891184527</w:t>
        </w:r>
      </w:hyperlink>
    </w:p>
    <w:p w14:paraId="1C3AB288" w14:textId="77777777" w:rsidR="0048048C" w:rsidRDefault="0048048C">
      <w:pPr>
        <w:pStyle w:val="CommentText"/>
      </w:pPr>
    </w:p>
    <w:p w14:paraId="0984BEE8" w14:textId="0061F851" w:rsidR="0048048C" w:rsidRDefault="0048048C">
      <w:pPr>
        <w:pStyle w:val="CommentText"/>
      </w:pPr>
      <w:r w:rsidRPr="00725DA4">
        <w:rPr>
          <w:color w:val="000000" w:themeColor="text1"/>
          <w:sz w:val="22"/>
          <w:szCs w:val="22"/>
        </w:rPr>
        <w:t>135401_i36</w:t>
      </w:r>
    </w:p>
  </w:comment>
  <w:comment w:id="55" w:author="Laura" w:date="2022-10-12T17:17:00Z" w:initials="L">
    <w:p w14:paraId="56A45F36" w14:textId="77777777" w:rsidR="00722DA4" w:rsidRDefault="00722DA4" w:rsidP="00722DA4">
      <w:pPr>
        <w:pStyle w:val="CommentText"/>
      </w:pPr>
      <w:r>
        <w:rPr>
          <w:rStyle w:val="CommentReference"/>
        </w:rPr>
        <w:annotationRef/>
      </w:r>
      <w:r>
        <w:t>La imagen editable se encuentra en la carpeta Anexos con el nombre Infografía estática.zip</w:t>
      </w:r>
    </w:p>
    <w:p w14:paraId="7AE574C1" w14:textId="77777777" w:rsidR="00722DA4" w:rsidRDefault="00722DA4" w:rsidP="00722DA4">
      <w:pPr>
        <w:pStyle w:val="CommentText"/>
      </w:pPr>
    </w:p>
    <w:p w14:paraId="286063FB" w14:textId="77777777" w:rsidR="00722DA4" w:rsidRDefault="00722DA4" w:rsidP="00722DA4">
      <w:pPr>
        <w:pStyle w:val="CommentText"/>
      </w:pPr>
      <w:r>
        <w:t>Por lo extenso de la información, también se anexa como plantilla con solo texto, según recomendaciones de diseño web, con el fin de que el diseñador copie y pegue. El archivo se encuentra en la carpeta Anexos como: Plantilla texto plano infografía estática.docx</w:t>
      </w:r>
    </w:p>
    <w:p w14:paraId="324ABF71" w14:textId="77777777" w:rsidR="00573C23" w:rsidRDefault="00573C23" w:rsidP="00722DA4">
      <w:pPr>
        <w:pStyle w:val="CommentText"/>
      </w:pPr>
    </w:p>
    <w:p w14:paraId="1DD0105B" w14:textId="04A8216B" w:rsidR="00573C23" w:rsidRDefault="00573C23" w:rsidP="00722DA4">
      <w:pPr>
        <w:pStyle w:val="CommentText"/>
      </w:pPr>
      <w:r w:rsidRPr="006C6F85">
        <w:rPr>
          <w:b/>
          <w:color w:val="000000" w:themeColor="text1"/>
          <w:sz w:val="22"/>
          <w:szCs w:val="22"/>
        </w:rPr>
        <w:t xml:space="preserve">Imagen: </w:t>
      </w:r>
      <w:r w:rsidRPr="006C6F85">
        <w:rPr>
          <w:color w:val="000000" w:themeColor="text1"/>
          <w:sz w:val="22"/>
          <w:szCs w:val="22"/>
        </w:rPr>
        <w:t>135401_i3</w:t>
      </w:r>
      <w:r>
        <w:rPr>
          <w:color w:val="000000" w:themeColor="text1"/>
          <w:sz w:val="22"/>
          <w:szCs w:val="22"/>
        </w:rPr>
        <w:t>7</w:t>
      </w:r>
    </w:p>
  </w:comment>
  <w:comment w:id="56" w:author="Microsoft Office User" w:date="2022-10-16T14:07:00Z" w:initials="MOU">
    <w:p w14:paraId="798403FA" w14:textId="23B4351D" w:rsidR="00871DD7" w:rsidRDefault="00871DD7">
      <w:pPr>
        <w:pStyle w:val="CommentText"/>
      </w:pPr>
      <w:r>
        <w:rPr>
          <w:rStyle w:val="CommentReference"/>
        </w:rPr>
        <w:annotationRef/>
      </w:r>
      <w:r>
        <w:t xml:space="preserve">Los textos editables se encuentran en la carpeta de Anexos con el nombre de: </w:t>
      </w:r>
      <w:r w:rsidRPr="00871DD7">
        <w:t>imagen_38.docx</w:t>
      </w:r>
    </w:p>
  </w:comment>
  <w:comment w:id="58" w:author="Laura" w:date="2022-10-12T18:03:00Z" w:initials="L">
    <w:p w14:paraId="3A664A00" w14:textId="0835C1AB" w:rsidR="00F60F02" w:rsidRDefault="00F60F02">
      <w:pPr>
        <w:pStyle w:val="CommentText"/>
      </w:pPr>
      <w:r>
        <w:rPr>
          <w:rStyle w:val="CommentReference"/>
        </w:rPr>
        <w:annotationRef/>
      </w:r>
      <w:hyperlink r:id="rId32" w:history="1">
        <w:r w:rsidRPr="00BE4BAC">
          <w:rPr>
            <w:rStyle w:val="Hyperlink"/>
          </w:rPr>
          <w:t>https://www.shutterstock.com/es/image-vector/set-instruction-plan-manual-icons-technical-1818457940</w:t>
        </w:r>
      </w:hyperlink>
    </w:p>
    <w:p w14:paraId="4B91928B" w14:textId="77777777" w:rsidR="00F60F02" w:rsidRDefault="00F60F02">
      <w:pPr>
        <w:pStyle w:val="CommentText"/>
      </w:pPr>
    </w:p>
    <w:p w14:paraId="6EFF7B73" w14:textId="4EDB8E86" w:rsidR="00F60F02" w:rsidRDefault="00F60F02">
      <w:pPr>
        <w:pStyle w:val="CommentText"/>
      </w:pPr>
      <w:r w:rsidRPr="0058732C">
        <w:rPr>
          <w:color w:val="000000" w:themeColor="text1"/>
          <w:sz w:val="22"/>
          <w:szCs w:val="22"/>
        </w:rPr>
        <w:t>135401_i3</w:t>
      </w:r>
      <w:r>
        <w:rPr>
          <w:color w:val="000000" w:themeColor="text1"/>
          <w:sz w:val="22"/>
          <w:szCs w:val="22"/>
        </w:rPr>
        <w:t>9</w:t>
      </w:r>
    </w:p>
  </w:comment>
  <w:comment w:id="59" w:author="Laura" w:date="2022-10-12T18:05:00Z" w:initials="L">
    <w:p w14:paraId="586C1BB0" w14:textId="52752D21" w:rsidR="00D34C00" w:rsidRDefault="00D34C00">
      <w:pPr>
        <w:pStyle w:val="CommentText"/>
      </w:pPr>
      <w:r>
        <w:rPr>
          <w:rStyle w:val="CommentReference"/>
        </w:rPr>
        <w:annotationRef/>
      </w:r>
      <w:hyperlink r:id="rId33" w:history="1">
        <w:r w:rsidRPr="00BE4BAC">
          <w:rPr>
            <w:rStyle w:val="Hyperlink"/>
          </w:rPr>
          <w:t>https://www.shutterstock.com/es/image-vector/target-icon-set-on-white-background-1717374166</w:t>
        </w:r>
      </w:hyperlink>
    </w:p>
    <w:p w14:paraId="74512593" w14:textId="77777777" w:rsidR="00D34C00" w:rsidRDefault="00D34C00">
      <w:pPr>
        <w:pStyle w:val="CommentText"/>
      </w:pPr>
    </w:p>
    <w:p w14:paraId="2256DF9D" w14:textId="7E1DA5F9" w:rsidR="00D34C00" w:rsidRDefault="00D34C00">
      <w:pPr>
        <w:pStyle w:val="CommentText"/>
      </w:pPr>
      <w:r w:rsidRPr="0058732C">
        <w:rPr>
          <w:color w:val="000000" w:themeColor="text1"/>
          <w:sz w:val="22"/>
          <w:szCs w:val="22"/>
        </w:rPr>
        <w:t>135401_i</w:t>
      </w:r>
      <w:r>
        <w:rPr>
          <w:color w:val="000000" w:themeColor="text1"/>
          <w:sz w:val="22"/>
          <w:szCs w:val="22"/>
        </w:rPr>
        <w:t>40</w:t>
      </w:r>
    </w:p>
  </w:comment>
  <w:comment w:id="60" w:author="Laura" w:date="2022-10-12T18:07:00Z" w:initials="L">
    <w:p w14:paraId="696DC711" w14:textId="4AACA508" w:rsidR="00D34C00" w:rsidRDefault="00D34C00">
      <w:pPr>
        <w:pStyle w:val="CommentText"/>
      </w:pPr>
      <w:r>
        <w:rPr>
          <w:rStyle w:val="CommentReference"/>
        </w:rPr>
        <w:annotationRef/>
      </w:r>
      <w:hyperlink r:id="rId34" w:history="1">
        <w:r w:rsidRPr="00BE4BAC">
          <w:rPr>
            <w:rStyle w:val="Hyperlink"/>
          </w:rPr>
          <w:t>https://www.shutterstock.com/es/image-vector/focus-on-task-icons-symbol-vector-2135661047</w:t>
        </w:r>
      </w:hyperlink>
    </w:p>
    <w:p w14:paraId="38954C9C" w14:textId="77777777" w:rsidR="00D34C00" w:rsidRDefault="00D34C00">
      <w:pPr>
        <w:pStyle w:val="CommentText"/>
      </w:pPr>
    </w:p>
    <w:p w14:paraId="20D78C62" w14:textId="7FA5CF01" w:rsidR="00D34C00" w:rsidRDefault="00D34C00">
      <w:pPr>
        <w:pStyle w:val="CommentText"/>
      </w:pPr>
      <w:r w:rsidRPr="0058732C">
        <w:rPr>
          <w:color w:val="000000" w:themeColor="text1"/>
          <w:sz w:val="22"/>
          <w:szCs w:val="22"/>
        </w:rPr>
        <w:t>135401_i</w:t>
      </w:r>
      <w:r>
        <w:rPr>
          <w:color w:val="000000" w:themeColor="text1"/>
          <w:sz w:val="22"/>
          <w:szCs w:val="22"/>
        </w:rPr>
        <w:t>41</w:t>
      </w:r>
    </w:p>
  </w:comment>
  <w:comment w:id="61" w:author="Laura" w:date="2022-10-12T18:09:00Z" w:initials="L">
    <w:p w14:paraId="002CB8D9" w14:textId="73F878E5" w:rsidR="00D34C00" w:rsidRDefault="00D34C00">
      <w:pPr>
        <w:pStyle w:val="CommentText"/>
      </w:pPr>
      <w:r>
        <w:rPr>
          <w:rStyle w:val="CommentReference"/>
        </w:rPr>
        <w:annotationRef/>
      </w:r>
      <w:hyperlink r:id="rId35" w:history="1">
        <w:r w:rsidRPr="00BE4BAC">
          <w:rPr>
            <w:rStyle w:val="Hyperlink"/>
          </w:rPr>
          <w:t>https://www.shutterstock.com/es/image-vector/clipboard-check-mark-vector-icon-compliance-1330152230</w:t>
        </w:r>
      </w:hyperlink>
    </w:p>
    <w:p w14:paraId="0562D7A6" w14:textId="77777777" w:rsidR="00D34C00" w:rsidRDefault="00D34C00">
      <w:pPr>
        <w:pStyle w:val="CommentText"/>
      </w:pPr>
    </w:p>
    <w:p w14:paraId="107A9B86" w14:textId="16311896" w:rsidR="00D34C00" w:rsidRDefault="00D34C00">
      <w:pPr>
        <w:pStyle w:val="CommentText"/>
      </w:pPr>
      <w:r w:rsidRPr="0058732C">
        <w:rPr>
          <w:color w:val="000000" w:themeColor="text1"/>
          <w:sz w:val="22"/>
          <w:szCs w:val="22"/>
        </w:rPr>
        <w:t>135401_i</w:t>
      </w:r>
      <w:r>
        <w:rPr>
          <w:color w:val="000000" w:themeColor="text1"/>
          <w:sz w:val="22"/>
          <w:szCs w:val="22"/>
        </w:rPr>
        <w:t>42</w:t>
      </w:r>
    </w:p>
  </w:comment>
  <w:comment w:id="62" w:author="Laura" w:date="2022-10-12T18:10:00Z" w:initials="L">
    <w:p w14:paraId="0AD81BAC" w14:textId="4F97EB21" w:rsidR="00D34C00" w:rsidRDefault="00D34C00">
      <w:pPr>
        <w:pStyle w:val="CommentText"/>
        <w:rPr>
          <w:color w:val="000000" w:themeColor="text1"/>
          <w:sz w:val="22"/>
          <w:szCs w:val="22"/>
        </w:rPr>
      </w:pPr>
      <w:r>
        <w:rPr>
          <w:rStyle w:val="CommentReference"/>
        </w:rPr>
        <w:annotationRef/>
      </w:r>
      <w:hyperlink r:id="rId36" w:history="1">
        <w:r w:rsidRPr="00BE4BAC">
          <w:rPr>
            <w:rStyle w:val="Hyperlink"/>
            <w:sz w:val="22"/>
            <w:szCs w:val="22"/>
          </w:rPr>
          <w:t>https://www.shutterstock.com/es/image-vector/quality-acceptance-related-line-icon-set-1349242250</w:t>
        </w:r>
      </w:hyperlink>
    </w:p>
    <w:p w14:paraId="705CBD9E" w14:textId="77777777" w:rsidR="00D34C00" w:rsidRDefault="00D34C00">
      <w:pPr>
        <w:pStyle w:val="CommentText"/>
        <w:rPr>
          <w:color w:val="000000" w:themeColor="text1"/>
          <w:sz w:val="22"/>
          <w:szCs w:val="22"/>
        </w:rPr>
      </w:pPr>
    </w:p>
    <w:p w14:paraId="32C8B9B9" w14:textId="09F804AD" w:rsidR="00D34C00" w:rsidRDefault="00D34C00">
      <w:pPr>
        <w:pStyle w:val="CommentText"/>
      </w:pPr>
      <w:r w:rsidRPr="0058732C">
        <w:rPr>
          <w:color w:val="000000" w:themeColor="text1"/>
          <w:sz w:val="22"/>
          <w:szCs w:val="22"/>
        </w:rPr>
        <w:t>135401_i</w:t>
      </w:r>
      <w:r>
        <w:rPr>
          <w:color w:val="000000" w:themeColor="text1"/>
          <w:sz w:val="22"/>
          <w:szCs w:val="22"/>
        </w:rPr>
        <w:t>43</w:t>
      </w:r>
    </w:p>
  </w:comment>
  <w:comment w:id="63" w:author="Laura" w:date="2022-10-12T18:12:00Z" w:initials="L">
    <w:p w14:paraId="1F6AE884" w14:textId="4ED0A3CA" w:rsidR="00D34C00" w:rsidRDefault="00D34C00">
      <w:pPr>
        <w:pStyle w:val="CommentText"/>
      </w:pPr>
      <w:r>
        <w:rPr>
          <w:rStyle w:val="CommentReference"/>
        </w:rPr>
        <w:annotationRef/>
      </w:r>
      <w:hyperlink r:id="rId37" w:history="1">
        <w:r w:rsidRPr="00BE4BAC">
          <w:rPr>
            <w:rStyle w:val="Hyperlink"/>
          </w:rPr>
          <w:t>https://www.shutterstock.com/es/image-vector/vocabulary-line-icon-book-glossary-sign-1236192961</w:t>
        </w:r>
      </w:hyperlink>
    </w:p>
    <w:p w14:paraId="662D69A3" w14:textId="77777777" w:rsidR="00D34C00" w:rsidRDefault="00D34C00">
      <w:pPr>
        <w:pStyle w:val="CommentText"/>
      </w:pPr>
    </w:p>
    <w:p w14:paraId="3E204678" w14:textId="6E705CD7" w:rsidR="00D34C00" w:rsidRDefault="00D34C00">
      <w:pPr>
        <w:pStyle w:val="CommentText"/>
      </w:pPr>
      <w:r w:rsidRPr="0058732C">
        <w:rPr>
          <w:color w:val="000000" w:themeColor="text1"/>
          <w:sz w:val="22"/>
          <w:szCs w:val="22"/>
        </w:rPr>
        <w:t>135401_i</w:t>
      </w:r>
      <w:r>
        <w:rPr>
          <w:color w:val="000000" w:themeColor="text1"/>
          <w:sz w:val="22"/>
          <w:szCs w:val="22"/>
        </w:rPr>
        <w:t>44</w:t>
      </w:r>
    </w:p>
  </w:comment>
  <w:comment w:id="64" w:author="Laura" w:date="2022-10-12T18:13:00Z" w:initials="L">
    <w:p w14:paraId="30C160CB" w14:textId="5B62B2CF" w:rsidR="00D34C00" w:rsidRDefault="00D34C00">
      <w:pPr>
        <w:pStyle w:val="CommentText"/>
      </w:pPr>
      <w:r>
        <w:rPr>
          <w:rStyle w:val="CommentReference"/>
        </w:rPr>
        <w:annotationRef/>
      </w:r>
      <w:hyperlink r:id="rId38" w:history="1">
        <w:r w:rsidRPr="00BE4BAC">
          <w:rPr>
            <w:rStyle w:val="Hyperlink"/>
          </w:rPr>
          <w:t>https://www.shutterstock.com/es/image-vector/set-record-checklist-paper-report-business-1936873351</w:t>
        </w:r>
      </w:hyperlink>
    </w:p>
    <w:p w14:paraId="6A928432" w14:textId="77777777" w:rsidR="00D34C00" w:rsidRDefault="00D34C00">
      <w:pPr>
        <w:pStyle w:val="CommentText"/>
      </w:pPr>
    </w:p>
    <w:p w14:paraId="1EAD5C51" w14:textId="59BBD14D" w:rsidR="00D34C00" w:rsidRDefault="00D34C00">
      <w:pPr>
        <w:pStyle w:val="CommentText"/>
      </w:pPr>
      <w:r w:rsidRPr="0058732C">
        <w:rPr>
          <w:color w:val="000000" w:themeColor="text1"/>
          <w:sz w:val="22"/>
          <w:szCs w:val="22"/>
        </w:rPr>
        <w:t>135401_i</w:t>
      </w:r>
      <w:r>
        <w:rPr>
          <w:color w:val="000000" w:themeColor="text1"/>
          <w:sz w:val="22"/>
          <w:szCs w:val="22"/>
        </w:rPr>
        <w:t>45</w:t>
      </w:r>
    </w:p>
  </w:comment>
  <w:comment w:id="65" w:author="Laura" w:date="2022-10-12T18:16:00Z" w:initials="L">
    <w:p w14:paraId="1C0EC326" w14:textId="5CCA45C7" w:rsidR="00707617" w:rsidRDefault="00707617">
      <w:pPr>
        <w:pStyle w:val="CommentText"/>
      </w:pPr>
      <w:r>
        <w:rPr>
          <w:rStyle w:val="CommentReference"/>
        </w:rPr>
        <w:annotationRef/>
      </w:r>
      <w:hyperlink r:id="rId39" w:history="1">
        <w:r w:rsidRPr="00BE4BAC">
          <w:rPr>
            <w:rStyle w:val="Hyperlink"/>
          </w:rPr>
          <w:t>https://www.shutterstock.com/es/image-vector/business-people-icon-line-set-vector-1409460698</w:t>
        </w:r>
      </w:hyperlink>
    </w:p>
    <w:p w14:paraId="7B5701F3" w14:textId="77777777" w:rsidR="00707617" w:rsidRDefault="00707617">
      <w:pPr>
        <w:pStyle w:val="CommentText"/>
      </w:pPr>
    </w:p>
    <w:p w14:paraId="7849DD12" w14:textId="018C520A" w:rsidR="00707617" w:rsidRDefault="00707617">
      <w:pPr>
        <w:pStyle w:val="CommentText"/>
      </w:pPr>
      <w:r w:rsidRPr="0058732C">
        <w:rPr>
          <w:color w:val="000000" w:themeColor="text1"/>
          <w:sz w:val="22"/>
          <w:szCs w:val="22"/>
        </w:rPr>
        <w:t>135401_i</w:t>
      </w:r>
      <w:r>
        <w:rPr>
          <w:color w:val="000000" w:themeColor="text1"/>
          <w:sz w:val="22"/>
          <w:szCs w:val="22"/>
        </w:rPr>
        <w:t>46</w:t>
      </w:r>
    </w:p>
  </w:comment>
  <w:comment w:id="66" w:author="Laura" w:date="2022-10-12T18:17:00Z" w:initials="L">
    <w:p w14:paraId="080D74BA" w14:textId="00E3C985" w:rsidR="00956F27" w:rsidRDefault="00956F27">
      <w:pPr>
        <w:pStyle w:val="CommentText"/>
      </w:pPr>
      <w:r>
        <w:rPr>
          <w:rStyle w:val="CommentReference"/>
        </w:rPr>
        <w:annotationRef/>
      </w:r>
      <w:hyperlink r:id="rId40" w:history="1">
        <w:r w:rsidRPr="00BE4BAC">
          <w:rPr>
            <w:rStyle w:val="Hyperlink"/>
          </w:rPr>
          <w:t>https://www.shutterstock.com/es/image-vector/product-roadmap-project-development-roadmapping-line-1584145075</w:t>
        </w:r>
      </w:hyperlink>
    </w:p>
    <w:p w14:paraId="221597D6" w14:textId="77777777" w:rsidR="00956F27" w:rsidRDefault="00956F27">
      <w:pPr>
        <w:pStyle w:val="CommentText"/>
      </w:pPr>
    </w:p>
    <w:p w14:paraId="794F1620" w14:textId="3232AD47" w:rsidR="00956F27" w:rsidRDefault="00956F27">
      <w:pPr>
        <w:pStyle w:val="CommentText"/>
      </w:pPr>
      <w:r w:rsidRPr="0058732C">
        <w:rPr>
          <w:color w:val="000000" w:themeColor="text1"/>
          <w:sz w:val="22"/>
          <w:szCs w:val="22"/>
        </w:rPr>
        <w:t>135401_i</w:t>
      </w:r>
      <w:r>
        <w:rPr>
          <w:color w:val="000000" w:themeColor="text1"/>
          <w:sz w:val="22"/>
          <w:szCs w:val="22"/>
        </w:rPr>
        <w:t>47</w:t>
      </w:r>
    </w:p>
  </w:comment>
  <w:comment w:id="67" w:author="Laura" w:date="2022-10-12T18:19:00Z" w:initials="L">
    <w:p w14:paraId="7DEC281F" w14:textId="05BB649D" w:rsidR="00956F27" w:rsidRDefault="00956F27">
      <w:pPr>
        <w:pStyle w:val="CommentText"/>
      </w:pPr>
      <w:r>
        <w:rPr>
          <w:rStyle w:val="CommentReference"/>
        </w:rPr>
        <w:annotationRef/>
      </w:r>
      <w:hyperlink r:id="rId41" w:history="1">
        <w:r w:rsidRPr="00BE4BAC">
          <w:rPr>
            <w:rStyle w:val="Hyperlink"/>
          </w:rPr>
          <w:t>https://www.shutterstock.com/es/image-vector/eye-magnification-vector-icon-309275471</w:t>
        </w:r>
      </w:hyperlink>
    </w:p>
    <w:p w14:paraId="4DEEFCD9" w14:textId="77777777" w:rsidR="00956F27" w:rsidRDefault="00956F27">
      <w:pPr>
        <w:pStyle w:val="CommentText"/>
      </w:pPr>
    </w:p>
    <w:p w14:paraId="765BC8CE" w14:textId="1846EC49" w:rsidR="00956F27" w:rsidRDefault="00956F27">
      <w:pPr>
        <w:pStyle w:val="CommentText"/>
      </w:pPr>
      <w:r w:rsidRPr="0058732C">
        <w:rPr>
          <w:color w:val="000000" w:themeColor="text1"/>
          <w:sz w:val="22"/>
          <w:szCs w:val="22"/>
        </w:rPr>
        <w:t>135401_i</w:t>
      </w:r>
      <w:r>
        <w:rPr>
          <w:color w:val="000000" w:themeColor="text1"/>
          <w:sz w:val="22"/>
          <w:szCs w:val="22"/>
        </w:rPr>
        <w:t>48</w:t>
      </w:r>
    </w:p>
  </w:comment>
  <w:comment w:id="68" w:author="Microsoft Office User" w:date="2022-10-16T14:11:00Z" w:initials="MOU">
    <w:p w14:paraId="7664B558" w14:textId="09C352EE" w:rsidR="00E10A37" w:rsidRDefault="00E10A37">
      <w:pPr>
        <w:pStyle w:val="CommentText"/>
      </w:pPr>
      <w:r>
        <w:rPr>
          <w:rStyle w:val="CommentReference"/>
        </w:rPr>
        <w:annotationRef/>
      </w:r>
      <w:r>
        <w:t xml:space="preserve">Los textos </w:t>
      </w:r>
      <w:r w:rsidR="00054597">
        <w:t xml:space="preserve">planos </w:t>
      </w:r>
      <w:r>
        <w:t>editables</w:t>
      </w:r>
      <w:r w:rsidR="00054597">
        <w:t xml:space="preserve"> se encuentran en la carpeta de Anexos con el nombre de </w:t>
      </w:r>
      <w:r w:rsidR="00054597" w:rsidRPr="00054597">
        <w:t>SÍNTESIS_CF3.docx</w:t>
      </w:r>
    </w:p>
  </w:comment>
  <w:comment w:id="69" w:author="Laura" w:date="2022-10-12T19:08:00Z" w:initials="L">
    <w:p w14:paraId="14B12E13" w14:textId="1A271825" w:rsidR="00FB126F" w:rsidRDefault="00FB126F">
      <w:pPr>
        <w:pStyle w:val="CommentText"/>
      </w:pPr>
      <w:r>
        <w:rPr>
          <w:rStyle w:val="CommentReference"/>
        </w:rPr>
        <w:annotationRef/>
      </w:r>
      <w:hyperlink r:id="rId42" w:history="1">
        <w:r w:rsidRPr="0096531D">
          <w:rPr>
            <w:rStyle w:val="Hyperlink"/>
          </w:rPr>
          <w:t>https://www.shutterstock.com/es/image-vector/checklist-on-3d-clipboard-paper-document-2093528155</w:t>
        </w:r>
      </w:hyperlink>
    </w:p>
  </w:comment>
  <w:comment w:id="70" w:author="Laura" w:date="2022-10-12T19:36:00Z" w:initials="L">
    <w:p w14:paraId="3BAABF6D" w14:textId="57DD2978" w:rsidR="004D52F0" w:rsidRDefault="004D52F0">
      <w:pPr>
        <w:pStyle w:val="CommentText"/>
      </w:pPr>
      <w:r>
        <w:rPr>
          <w:rStyle w:val="CommentReference"/>
        </w:rPr>
        <w:annotationRef/>
      </w:r>
      <w:hyperlink r:id="rId43" w:history="1">
        <w:r w:rsidRPr="00BE4BAC">
          <w:rPr>
            <w:rStyle w:val="Hyperlink"/>
          </w:rPr>
          <w:t>https://www.shutterstock.com/es/image-vector/contract-papers-document-folder-stamp-text-1409636174</w:t>
        </w:r>
      </w:hyperlink>
    </w:p>
    <w:p w14:paraId="31FDBF5B" w14:textId="34ABBE27" w:rsidR="004D52F0" w:rsidRDefault="004D52F0">
      <w:pPr>
        <w:pStyle w:val="CommentText"/>
      </w:pPr>
    </w:p>
  </w:comment>
  <w:comment w:id="71" w:author="Laura" w:date="2022-10-12T19:38:00Z" w:initials="L">
    <w:p w14:paraId="0820D77D" w14:textId="481E0413" w:rsidR="004D52F0" w:rsidRDefault="004D52F0">
      <w:pPr>
        <w:pStyle w:val="CommentText"/>
      </w:pPr>
      <w:r>
        <w:rPr>
          <w:rStyle w:val="CommentReference"/>
        </w:rPr>
        <w:annotationRef/>
      </w:r>
      <w:hyperlink r:id="rId44" w:history="1">
        <w:r w:rsidRPr="00BE4BAC">
          <w:rPr>
            <w:rStyle w:val="Hyperlink"/>
          </w:rPr>
          <w:t>https://www.shutterstock.com/es/image-vector/copywriting-writing-icon-creative-storytelling-education-1984450361</w:t>
        </w:r>
      </w:hyperlink>
    </w:p>
    <w:p w14:paraId="03B24471" w14:textId="0E9869D5" w:rsidR="004D52F0" w:rsidRDefault="004D52F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D2F74B" w15:done="0"/>
  <w15:commentEx w15:paraId="7C6F0BA6" w15:done="0"/>
  <w15:commentEx w15:paraId="453A045B" w15:done="0"/>
  <w15:commentEx w15:paraId="05A2FE4E" w15:done="0"/>
  <w15:commentEx w15:paraId="3BEC7049" w15:done="0"/>
  <w15:commentEx w15:paraId="1419D125" w15:done="0"/>
  <w15:commentEx w15:paraId="05DEC3BE" w15:done="0"/>
  <w15:commentEx w15:paraId="20B0FF02" w15:done="0"/>
  <w15:commentEx w15:paraId="1F6A4F33" w15:done="0"/>
  <w15:commentEx w15:paraId="44DDF897" w15:done="0"/>
  <w15:commentEx w15:paraId="51D16A74" w15:done="0"/>
  <w15:commentEx w15:paraId="0E569F9C" w15:done="0"/>
  <w15:commentEx w15:paraId="778F82BC" w15:done="0"/>
  <w15:commentEx w15:paraId="0A4BA611" w15:done="0"/>
  <w15:commentEx w15:paraId="79D4097F" w15:done="0"/>
  <w15:commentEx w15:paraId="5BBD5611" w15:done="0"/>
  <w15:commentEx w15:paraId="18CB84E1" w15:done="0"/>
  <w15:commentEx w15:paraId="770C2386" w15:done="0"/>
  <w15:commentEx w15:paraId="62DD3C71" w15:done="0"/>
  <w15:commentEx w15:paraId="5F7C48F3" w15:done="0"/>
  <w15:commentEx w15:paraId="1F7D5B98" w15:done="0"/>
  <w15:commentEx w15:paraId="0F8074C7" w15:done="0"/>
  <w15:commentEx w15:paraId="0BC44C3F" w15:done="0"/>
  <w15:commentEx w15:paraId="72EA6A17" w15:done="0"/>
  <w15:commentEx w15:paraId="07EC9929" w15:done="0"/>
  <w15:commentEx w15:paraId="1BE4436D" w15:done="0"/>
  <w15:commentEx w15:paraId="709FEA21" w15:done="0"/>
  <w15:commentEx w15:paraId="15B1343E" w15:done="0"/>
  <w15:commentEx w15:paraId="239401A3" w15:done="0"/>
  <w15:commentEx w15:paraId="7C7E5A3F" w15:done="0"/>
  <w15:commentEx w15:paraId="6B6F21C0" w15:done="0"/>
  <w15:commentEx w15:paraId="155C5243" w15:done="0"/>
  <w15:commentEx w15:paraId="3E79C301" w15:done="0"/>
  <w15:commentEx w15:paraId="18CCD631" w15:done="0"/>
  <w15:commentEx w15:paraId="4C97E7A8" w15:done="0"/>
  <w15:commentEx w15:paraId="7EF72FEE" w15:done="0"/>
  <w15:commentEx w15:paraId="0984BEE8" w15:done="0"/>
  <w15:commentEx w15:paraId="1DD0105B" w15:done="0"/>
  <w15:commentEx w15:paraId="798403FA" w15:done="0"/>
  <w15:commentEx w15:paraId="6EFF7B73" w15:done="0"/>
  <w15:commentEx w15:paraId="2256DF9D" w15:done="0"/>
  <w15:commentEx w15:paraId="20D78C62" w15:done="0"/>
  <w15:commentEx w15:paraId="107A9B86" w15:done="0"/>
  <w15:commentEx w15:paraId="32C8B9B9" w15:done="0"/>
  <w15:commentEx w15:paraId="3E204678" w15:done="0"/>
  <w15:commentEx w15:paraId="1EAD5C51" w15:done="0"/>
  <w15:commentEx w15:paraId="7849DD12" w15:done="0"/>
  <w15:commentEx w15:paraId="794F1620" w15:done="0"/>
  <w15:commentEx w15:paraId="765BC8CE" w15:done="0"/>
  <w15:commentEx w15:paraId="7664B558" w15:done="0"/>
  <w15:commentEx w15:paraId="14B12E13" w15:done="0"/>
  <w15:commentEx w15:paraId="31FDBF5B" w15:done="0"/>
  <w15:commentEx w15:paraId="03B244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EDFAA" w16cex:dateUtc="2022-10-10T23:15:00Z"/>
  <w16cex:commentExtensible w16cex:durableId="26EEF175" w16cex:dateUtc="2022-10-11T00:31:00Z"/>
  <w16cex:commentExtensible w16cex:durableId="26EEF255" w16cex:dateUtc="2022-10-11T00:34:00Z"/>
  <w16cex:commentExtensible w16cex:durableId="26EEF2BF" w16cex:dateUtc="2022-10-11T00:36:00Z"/>
  <w16cex:commentExtensible w16cex:durableId="26EEF365" w16cex:dateUtc="2022-10-11T00:39:00Z"/>
  <w16cex:commentExtensible w16cex:durableId="26EEF41C" w16cex:dateUtc="2022-10-11T00:42:00Z"/>
  <w16cex:commentExtensible w16cex:durableId="26EEF486" w16cex:dateUtc="2022-10-11T00:44:00Z"/>
  <w16cex:commentExtensible w16cex:durableId="26EEF4D7" w16cex:dateUtc="2022-10-11T00:45:00Z"/>
  <w16cex:commentExtensible w16cex:durableId="26EEF537" w16cex:dateUtc="2022-10-11T00:47:00Z"/>
  <w16cex:commentExtensible w16cex:durableId="26EFDCB1" w16cex:dateUtc="2022-10-11T17:14:00Z"/>
  <w16cex:commentExtensible w16cex:durableId="26F00EBB" w16cex:dateUtc="2022-10-11T20:48:00Z"/>
  <w16cex:commentExtensible w16cex:durableId="26F00F88" w16cex:dateUtc="2022-10-11T20:51:00Z"/>
  <w16cex:commentExtensible w16cex:durableId="26F010A5" w16cex:dateUtc="2022-10-11T20:56:00Z"/>
  <w16cex:commentExtensible w16cex:durableId="26F01173" w16cex:dateUtc="2022-10-11T20:59:00Z"/>
  <w16cex:commentExtensible w16cex:durableId="26F02586" w16cex:dateUtc="2022-10-11T22:25:00Z"/>
  <w16cex:commentExtensible w16cex:durableId="26F03506" w16cex:dateUtc="2022-10-11T23:31:00Z"/>
  <w16cex:commentExtensible w16cex:durableId="26F035C5" w16cex:dateUtc="2022-10-11T23:34:00Z"/>
  <w16cex:commentExtensible w16cex:durableId="26F03674" w16cex:dateUtc="2022-10-11T23:37:00Z"/>
  <w16cex:commentExtensible w16cex:durableId="26F036D0" w16cex:dateUtc="2022-10-11T23:39:00Z"/>
  <w16cex:commentExtensible w16cex:durableId="26F03745" w16cex:dateUtc="2022-10-11T23:41:00Z"/>
  <w16cex:commentExtensible w16cex:durableId="26F03902" w16cex:dateUtc="2022-10-11T23:48:00Z"/>
  <w16cex:commentExtensible w16cex:durableId="26F039B8" w16cex:dateUtc="2022-10-11T23:51:00Z"/>
  <w16cex:commentExtensible w16cex:durableId="26F039D2" w16cex:dateUtc="2022-10-11T23:52:00Z"/>
  <w16cex:commentExtensible w16cex:durableId="26F03A2E" w16cex:dateUtc="2022-10-11T23:53:00Z"/>
  <w16cex:commentExtensible w16cex:durableId="26F03A77" w16cex:dateUtc="2022-10-11T23:54:00Z"/>
  <w16cex:commentExtensible w16cex:durableId="26F03AB3" w16cex:dateUtc="2022-10-11T23:55:00Z"/>
  <w16cex:commentExtensible w16cex:durableId="26F03B0B" w16cex:dateUtc="2022-10-11T23:57:00Z"/>
  <w16cex:commentExtensible w16cex:durableId="26F03B5C" w16cex:dateUtc="2022-10-11T23:58:00Z"/>
  <w16cex:commentExtensible w16cex:durableId="26F04A07" w16cex:dateUtc="2022-10-12T01:01:00Z"/>
  <w16cex:commentExtensible w16cex:durableId="26F5F511" w16cex:dateUtc="2022-10-16T08:12:00Z"/>
  <w16cex:commentExtensible w16cex:durableId="26F05658" w16cex:dateUtc="2022-10-12T01:53:00Z"/>
  <w16cex:commentExtensible w16cex:durableId="26F056CA" w16cex:dateUtc="2022-10-12T01:55:00Z"/>
  <w16cex:commentExtensible w16cex:durableId="26F0572A" w16cex:dateUtc="2022-10-12T01:57:00Z"/>
  <w16cex:commentExtensible w16cex:durableId="26F123BF" w16cex:dateUtc="2022-10-12T16:30:00Z"/>
  <w16cex:commentExtensible w16cex:durableId="26F5FF82" w16cex:dateUtc="2022-10-16T08:56:00Z"/>
  <w16cex:commentExtensible w16cex:durableId="26F126C9" w16cex:dateUtc="2022-10-12T16:43:00Z"/>
  <w16cex:commentExtensible w16cex:durableId="26F12F14" w16cex:dateUtc="2022-10-12T17:18:00Z"/>
  <w16cex:commentExtensible w16cex:durableId="26F17537" w16cex:dateUtc="2022-10-12T22:17:00Z"/>
  <w16cex:commentExtensible w16cex:durableId="26F68E92" w16cex:dateUtc="2022-10-16T19:07:00Z"/>
  <w16cex:commentExtensible w16cex:durableId="26F17FE9" w16cex:dateUtc="2022-10-12T23:03:00Z"/>
  <w16cex:commentExtensible w16cex:durableId="26F18072" w16cex:dateUtc="2022-10-12T23:05:00Z"/>
  <w16cex:commentExtensible w16cex:durableId="26F180F1" w16cex:dateUtc="2022-10-12T23:07:00Z"/>
  <w16cex:commentExtensible w16cex:durableId="26F1815F" w16cex:dateUtc="2022-10-12T23:09:00Z"/>
  <w16cex:commentExtensible w16cex:durableId="26F181B0" w16cex:dateUtc="2022-10-12T23:10:00Z"/>
  <w16cex:commentExtensible w16cex:durableId="26F181F6" w16cex:dateUtc="2022-10-12T23:12:00Z"/>
  <w16cex:commentExtensible w16cex:durableId="26F18236" w16cex:dateUtc="2022-10-12T23:13:00Z"/>
  <w16cex:commentExtensible w16cex:durableId="26F182E5" w16cex:dateUtc="2022-10-12T23:16:00Z"/>
  <w16cex:commentExtensible w16cex:durableId="26F18353" w16cex:dateUtc="2022-10-12T23:17:00Z"/>
  <w16cex:commentExtensible w16cex:durableId="26F183BB" w16cex:dateUtc="2022-10-12T23:19:00Z"/>
  <w16cex:commentExtensible w16cex:durableId="26F68F8C" w16cex:dateUtc="2022-10-16T19:11:00Z"/>
  <w16cex:commentExtensible w16cex:durableId="26F18F35" w16cex:dateUtc="2022-10-13T00:08:00Z"/>
  <w16cex:commentExtensible w16cex:durableId="26F195B6" w16cex:dateUtc="2022-10-13T00:36:00Z"/>
  <w16cex:commentExtensible w16cex:durableId="26F19649" w16cex:dateUtc="2022-10-13T0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D2F74B" w16cid:durableId="26EEDFAA"/>
  <w16cid:commentId w16cid:paraId="7C6F0BA6" w16cid:durableId="26EEF175"/>
  <w16cid:commentId w16cid:paraId="453A045B" w16cid:durableId="26EEF255"/>
  <w16cid:commentId w16cid:paraId="05A2FE4E" w16cid:durableId="26EEF2BF"/>
  <w16cid:commentId w16cid:paraId="3BEC7049" w16cid:durableId="26EEF365"/>
  <w16cid:commentId w16cid:paraId="1419D125" w16cid:durableId="26EEF41C"/>
  <w16cid:commentId w16cid:paraId="05DEC3BE" w16cid:durableId="26EEF486"/>
  <w16cid:commentId w16cid:paraId="20B0FF02" w16cid:durableId="26EEF4D7"/>
  <w16cid:commentId w16cid:paraId="1F6A4F33" w16cid:durableId="26EEF537"/>
  <w16cid:commentId w16cid:paraId="44DDF897" w16cid:durableId="26EFDCB1"/>
  <w16cid:commentId w16cid:paraId="51D16A74" w16cid:durableId="26F00EBB"/>
  <w16cid:commentId w16cid:paraId="0E569F9C" w16cid:durableId="26F00F88"/>
  <w16cid:commentId w16cid:paraId="778F82BC" w16cid:durableId="26F010A5"/>
  <w16cid:commentId w16cid:paraId="0A4BA611" w16cid:durableId="26F01173"/>
  <w16cid:commentId w16cid:paraId="79D4097F" w16cid:durableId="26F02586"/>
  <w16cid:commentId w16cid:paraId="5BBD5611" w16cid:durableId="26F03506"/>
  <w16cid:commentId w16cid:paraId="18CB84E1" w16cid:durableId="26F035C5"/>
  <w16cid:commentId w16cid:paraId="770C2386" w16cid:durableId="26F03674"/>
  <w16cid:commentId w16cid:paraId="62DD3C71" w16cid:durableId="26F036D0"/>
  <w16cid:commentId w16cid:paraId="5F7C48F3" w16cid:durableId="26F03745"/>
  <w16cid:commentId w16cid:paraId="1F7D5B98" w16cid:durableId="26F03902"/>
  <w16cid:commentId w16cid:paraId="0F8074C7" w16cid:durableId="26F039B8"/>
  <w16cid:commentId w16cid:paraId="0BC44C3F" w16cid:durableId="26F039D2"/>
  <w16cid:commentId w16cid:paraId="72EA6A17" w16cid:durableId="26F03A2E"/>
  <w16cid:commentId w16cid:paraId="07EC9929" w16cid:durableId="26F03A77"/>
  <w16cid:commentId w16cid:paraId="1BE4436D" w16cid:durableId="26F03AB3"/>
  <w16cid:commentId w16cid:paraId="709FEA21" w16cid:durableId="26F03B0B"/>
  <w16cid:commentId w16cid:paraId="15B1343E" w16cid:durableId="26F03B5C"/>
  <w16cid:commentId w16cid:paraId="239401A3" w16cid:durableId="26F04A07"/>
  <w16cid:commentId w16cid:paraId="7C7E5A3F" w16cid:durableId="26F5F511"/>
  <w16cid:commentId w16cid:paraId="6B6F21C0" w16cid:durableId="26F05658"/>
  <w16cid:commentId w16cid:paraId="155C5243" w16cid:durableId="26F056CA"/>
  <w16cid:commentId w16cid:paraId="3E79C301" w16cid:durableId="26F0572A"/>
  <w16cid:commentId w16cid:paraId="18CCD631" w16cid:durableId="26F123BF"/>
  <w16cid:commentId w16cid:paraId="4C97E7A8" w16cid:durableId="26F5FF82"/>
  <w16cid:commentId w16cid:paraId="7EF72FEE" w16cid:durableId="26F126C9"/>
  <w16cid:commentId w16cid:paraId="0984BEE8" w16cid:durableId="26F12F14"/>
  <w16cid:commentId w16cid:paraId="1DD0105B" w16cid:durableId="26F17537"/>
  <w16cid:commentId w16cid:paraId="798403FA" w16cid:durableId="26F68E92"/>
  <w16cid:commentId w16cid:paraId="6EFF7B73" w16cid:durableId="26F17FE9"/>
  <w16cid:commentId w16cid:paraId="2256DF9D" w16cid:durableId="26F18072"/>
  <w16cid:commentId w16cid:paraId="20D78C62" w16cid:durableId="26F180F1"/>
  <w16cid:commentId w16cid:paraId="107A9B86" w16cid:durableId="26F1815F"/>
  <w16cid:commentId w16cid:paraId="32C8B9B9" w16cid:durableId="26F181B0"/>
  <w16cid:commentId w16cid:paraId="3E204678" w16cid:durableId="26F181F6"/>
  <w16cid:commentId w16cid:paraId="1EAD5C51" w16cid:durableId="26F18236"/>
  <w16cid:commentId w16cid:paraId="7849DD12" w16cid:durableId="26F182E5"/>
  <w16cid:commentId w16cid:paraId="794F1620" w16cid:durableId="26F18353"/>
  <w16cid:commentId w16cid:paraId="765BC8CE" w16cid:durableId="26F183BB"/>
  <w16cid:commentId w16cid:paraId="7664B558" w16cid:durableId="26F68F8C"/>
  <w16cid:commentId w16cid:paraId="14B12E13" w16cid:durableId="26F18F35"/>
  <w16cid:commentId w16cid:paraId="31FDBF5B" w16cid:durableId="26F195B6"/>
  <w16cid:commentId w16cid:paraId="03B24471" w16cid:durableId="26F19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7AFDF" w14:textId="77777777" w:rsidR="00CA6586" w:rsidRDefault="00CA6586">
      <w:r>
        <w:separator/>
      </w:r>
    </w:p>
  </w:endnote>
  <w:endnote w:type="continuationSeparator" w:id="0">
    <w:p w14:paraId="7D3D7F3D" w14:textId="77777777" w:rsidR="00CA6586" w:rsidRDefault="00CA6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10437" w14:textId="77777777" w:rsidR="00DA0126" w:rsidRDefault="00240EA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0" distR="0" simplePos="0" relativeHeight="251660288" behindDoc="1" locked="0" layoutInCell="1" hidden="0" allowOverlap="1" wp14:anchorId="08486D6A" wp14:editId="5D9A24F1">
          <wp:simplePos x="0" y="0"/>
          <wp:positionH relativeFrom="column">
            <wp:posOffset>-1063624</wp:posOffset>
          </wp:positionH>
          <wp:positionV relativeFrom="paragraph">
            <wp:posOffset>-277123</wp:posOffset>
          </wp:positionV>
          <wp:extent cx="10671819" cy="887683"/>
          <wp:effectExtent l="0" t="0" r="0" b="0"/>
          <wp:wrapNone/>
          <wp:docPr id="1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9060" w14:textId="77777777" w:rsidR="00CA6586" w:rsidRDefault="00CA6586">
      <w:r>
        <w:separator/>
      </w:r>
    </w:p>
  </w:footnote>
  <w:footnote w:type="continuationSeparator" w:id="0">
    <w:p w14:paraId="1052DAE0" w14:textId="77777777" w:rsidR="00CA6586" w:rsidRDefault="00CA6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BB8D9" w14:textId="77777777" w:rsidR="00DA0126" w:rsidRDefault="00240EA6">
    <w:pPr>
      <w:pBdr>
        <w:top w:val="nil"/>
        <w:left w:val="nil"/>
        <w:bottom w:val="nil"/>
        <w:right w:val="nil"/>
        <w:between w:val="nil"/>
      </w:pBdr>
      <w:tabs>
        <w:tab w:val="center" w:pos="4419"/>
        <w:tab w:val="right" w:pos="8838"/>
      </w:tabs>
      <w:rPr>
        <w:rFonts w:ascii="Arial" w:eastAsia="Arial" w:hAnsi="Arial" w:cs="Arial"/>
        <w:color w:val="000000"/>
        <w:sz w:val="22"/>
        <w:szCs w:val="22"/>
      </w:rPr>
    </w:pPr>
    <w:r>
      <w:rPr>
        <w:noProof/>
      </w:rPr>
      <w:drawing>
        <wp:anchor distT="0" distB="0" distL="114300" distR="114300" simplePos="0" relativeHeight="251658240" behindDoc="0" locked="0" layoutInCell="1" hidden="0" allowOverlap="1" wp14:anchorId="66ACC9C3" wp14:editId="0DC52DA3">
          <wp:simplePos x="0" y="0"/>
          <wp:positionH relativeFrom="column">
            <wp:posOffset>-1080134</wp:posOffset>
          </wp:positionH>
          <wp:positionV relativeFrom="paragraph">
            <wp:posOffset>-285114</wp:posOffset>
          </wp:positionV>
          <wp:extent cx="10679430" cy="1009015"/>
          <wp:effectExtent l="0" t="0" r="0" b="0"/>
          <wp:wrapSquare wrapText="bothSides" distT="0" distB="0" distL="114300" distR="11430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607479FD" wp14:editId="6F78CC74">
              <wp:simplePos x="0" y="0"/>
              <wp:positionH relativeFrom="column">
                <wp:posOffset>7800471</wp:posOffset>
              </wp:positionH>
              <wp:positionV relativeFrom="paragraph">
                <wp:posOffset>-353682</wp:posOffset>
              </wp:positionV>
              <wp:extent cx="823595" cy="1164590"/>
              <wp:effectExtent l="0" t="0" r="0" b="0"/>
              <wp:wrapNone/>
              <wp:docPr id="132" name="Rectángulo 13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D881C8C" w14:textId="77777777" w:rsidR="00E915A2" w:rsidRDefault="00240EA6" w:rsidP="003E6784">
                          <w:pPr>
                            <w:ind w:hanging="2"/>
                          </w:pPr>
                          <w:r>
                            <w:rPr>
                              <w:noProof/>
                            </w:rPr>
                            <w:drawing>
                              <wp:inline distT="0" distB="0" distL="0" distR="0" wp14:anchorId="196E32DC" wp14:editId="33A1E8E1">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607479FD" id="Rectángulo 132" o:spid="_x0000_s1033"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" strokecolor="white">
              <v:stroke startarrowwidth="narrow" startarrowlength="short" endarrowwidth="narrow" endarrowlength="short"/>
              <v:textbox style="mso-fit-shape-to-text:t" inset="2.53958mm,2.53958mm,2.53958mm,2.53958mm">
                <w:txbxContent>
                  <w:p w14:paraId="7D881C8C" w14:textId="77777777" w:rsidR="00E915A2" w:rsidRDefault="00240EA6" w:rsidP="003E6784">
                    <w:pPr>
                      <w:ind w:hanging="2"/>
                    </w:pPr>
                    <w:r>
                      <w:rPr>
                        <w:noProof/>
                      </w:rPr>
                      <w:drawing>
                        <wp:inline distT="0" distB="0" distL="0" distR="0" wp14:anchorId="196E32DC" wp14:editId="33A1E8E1">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351F5B63" w14:textId="77777777" w:rsidR="00DA0126" w:rsidRDefault="00DA0126">
    <w:pPr>
      <w:pBdr>
        <w:top w:val="nil"/>
        <w:left w:val="nil"/>
        <w:bottom w:val="nil"/>
        <w:right w:val="nil"/>
        <w:between w:val="nil"/>
      </w:pBdr>
      <w:tabs>
        <w:tab w:val="center" w:pos="4419"/>
        <w:tab w:val="right" w:pos="8838"/>
      </w:tabs>
      <w:rPr>
        <w:rFonts w:ascii="Arial" w:eastAsia="Arial" w:hAnsi="Arial" w:cs="Arial"/>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1506C"/>
    <w:multiLevelType w:val="hybridMultilevel"/>
    <w:tmpl w:val="1786C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8845A1"/>
    <w:multiLevelType w:val="hybridMultilevel"/>
    <w:tmpl w:val="FB42B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CE31C8"/>
    <w:multiLevelType w:val="hybridMultilevel"/>
    <w:tmpl w:val="1E32C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3AB34A3"/>
    <w:multiLevelType w:val="hybridMultilevel"/>
    <w:tmpl w:val="21EA5F1E"/>
    <w:lvl w:ilvl="0" w:tplc="08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6386F15"/>
    <w:multiLevelType w:val="hybridMultilevel"/>
    <w:tmpl w:val="89D05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5D71FC"/>
    <w:multiLevelType w:val="hybridMultilevel"/>
    <w:tmpl w:val="36EED55A"/>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3CB521A7"/>
    <w:multiLevelType w:val="hybridMultilevel"/>
    <w:tmpl w:val="773E1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F080B"/>
    <w:multiLevelType w:val="hybridMultilevel"/>
    <w:tmpl w:val="6FB84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5AE3AD6"/>
    <w:multiLevelType w:val="hybridMultilevel"/>
    <w:tmpl w:val="E0E092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2144BD"/>
    <w:multiLevelType w:val="hybridMultilevel"/>
    <w:tmpl w:val="9CD40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056908"/>
    <w:multiLevelType w:val="hybridMultilevel"/>
    <w:tmpl w:val="3454F8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9"/>
  </w:num>
  <w:num w:numId="5">
    <w:abstractNumId w:val="2"/>
  </w:num>
  <w:num w:numId="6">
    <w:abstractNumId w:val="7"/>
  </w:num>
  <w:num w:numId="7">
    <w:abstractNumId w:val="4"/>
  </w:num>
  <w:num w:numId="8">
    <w:abstractNumId w:val="3"/>
  </w:num>
  <w:num w:numId="9">
    <w:abstractNumId w:val="8"/>
  </w:num>
  <w:num w:numId="10">
    <w:abstractNumId w:val="5"/>
  </w:num>
  <w:num w:numId="11">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w15:presenceInfo w15:providerId="None" w15:userId="Laura"/>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126"/>
    <w:rsid w:val="00000070"/>
    <w:rsid w:val="00002110"/>
    <w:rsid w:val="000043D6"/>
    <w:rsid w:val="0000609D"/>
    <w:rsid w:val="000079DC"/>
    <w:rsid w:val="00013245"/>
    <w:rsid w:val="00014306"/>
    <w:rsid w:val="00016F3B"/>
    <w:rsid w:val="00021945"/>
    <w:rsid w:val="0002292F"/>
    <w:rsid w:val="00023CA0"/>
    <w:rsid w:val="00030EA5"/>
    <w:rsid w:val="00031894"/>
    <w:rsid w:val="00032589"/>
    <w:rsid w:val="000401E4"/>
    <w:rsid w:val="00054251"/>
    <w:rsid w:val="00054597"/>
    <w:rsid w:val="00055545"/>
    <w:rsid w:val="0005766A"/>
    <w:rsid w:val="000607AF"/>
    <w:rsid w:val="000647AA"/>
    <w:rsid w:val="00066B32"/>
    <w:rsid w:val="00080803"/>
    <w:rsid w:val="0008340A"/>
    <w:rsid w:val="000857FC"/>
    <w:rsid w:val="00092F29"/>
    <w:rsid w:val="00093853"/>
    <w:rsid w:val="00095C62"/>
    <w:rsid w:val="000A6DA4"/>
    <w:rsid w:val="000B09C4"/>
    <w:rsid w:val="000B10A1"/>
    <w:rsid w:val="000B5C03"/>
    <w:rsid w:val="000B76A6"/>
    <w:rsid w:val="000C132A"/>
    <w:rsid w:val="000C64FF"/>
    <w:rsid w:val="000C72E9"/>
    <w:rsid w:val="000C73F2"/>
    <w:rsid w:val="000D0D67"/>
    <w:rsid w:val="000D6E4A"/>
    <w:rsid w:val="000E0AA4"/>
    <w:rsid w:val="000F01F0"/>
    <w:rsid w:val="000F3260"/>
    <w:rsid w:val="000F3596"/>
    <w:rsid w:val="000F5AC6"/>
    <w:rsid w:val="000F66CB"/>
    <w:rsid w:val="000F6C58"/>
    <w:rsid w:val="000F7E27"/>
    <w:rsid w:val="001024EF"/>
    <w:rsid w:val="00104A1F"/>
    <w:rsid w:val="00112A58"/>
    <w:rsid w:val="001130A1"/>
    <w:rsid w:val="00115FA9"/>
    <w:rsid w:val="0012510A"/>
    <w:rsid w:val="00125DDE"/>
    <w:rsid w:val="0013267F"/>
    <w:rsid w:val="00133600"/>
    <w:rsid w:val="00142067"/>
    <w:rsid w:val="00146415"/>
    <w:rsid w:val="00146C6F"/>
    <w:rsid w:val="00154305"/>
    <w:rsid w:val="00160135"/>
    <w:rsid w:val="00164006"/>
    <w:rsid w:val="001668AC"/>
    <w:rsid w:val="00183499"/>
    <w:rsid w:val="001837B8"/>
    <w:rsid w:val="0018393C"/>
    <w:rsid w:val="001850CC"/>
    <w:rsid w:val="00196AAB"/>
    <w:rsid w:val="00197F73"/>
    <w:rsid w:val="001A1D18"/>
    <w:rsid w:val="001A585E"/>
    <w:rsid w:val="001B117B"/>
    <w:rsid w:val="001B231B"/>
    <w:rsid w:val="001B3CB9"/>
    <w:rsid w:val="001B7B1F"/>
    <w:rsid w:val="001C12FF"/>
    <w:rsid w:val="001D7362"/>
    <w:rsid w:val="001E0C52"/>
    <w:rsid w:val="001E295D"/>
    <w:rsid w:val="001E2C03"/>
    <w:rsid w:val="001E312E"/>
    <w:rsid w:val="001E4B03"/>
    <w:rsid w:val="001F0431"/>
    <w:rsid w:val="001F0DCF"/>
    <w:rsid w:val="001F1B38"/>
    <w:rsid w:val="001F231F"/>
    <w:rsid w:val="001F3F76"/>
    <w:rsid w:val="001F6347"/>
    <w:rsid w:val="00202A09"/>
    <w:rsid w:val="00204AFC"/>
    <w:rsid w:val="00206D0F"/>
    <w:rsid w:val="00211658"/>
    <w:rsid w:val="002125DB"/>
    <w:rsid w:val="00214477"/>
    <w:rsid w:val="002169E1"/>
    <w:rsid w:val="002252D6"/>
    <w:rsid w:val="00232081"/>
    <w:rsid w:val="00233C4F"/>
    <w:rsid w:val="00240EA6"/>
    <w:rsid w:val="002412A0"/>
    <w:rsid w:val="00241D4D"/>
    <w:rsid w:val="0024339A"/>
    <w:rsid w:val="0024420D"/>
    <w:rsid w:val="00244440"/>
    <w:rsid w:val="002450B1"/>
    <w:rsid w:val="0025260A"/>
    <w:rsid w:val="002536B3"/>
    <w:rsid w:val="00256DFE"/>
    <w:rsid w:val="00257859"/>
    <w:rsid w:val="00261E41"/>
    <w:rsid w:val="0026506D"/>
    <w:rsid w:val="00266843"/>
    <w:rsid w:val="002747B5"/>
    <w:rsid w:val="00275E3D"/>
    <w:rsid w:val="002802F8"/>
    <w:rsid w:val="0029489B"/>
    <w:rsid w:val="0029577C"/>
    <w:rsid w:val="0029661B"/>
    <w:rsid w:val="002A541E"/>
    <w:rsid w:val="002A7F57"/>
    <w:rsid w:val="002B090C"/>
    <w:rsid w:val="002B1EA8"/>
    <w:rsid w:val="002B5ADF"/>
    <w:rsid w:val="002C00BF"/>
    <w:rsid w:val="002C1A77"/>
    <w:rsid w:val="002C7AEF"/>
    <w:rsid w:val="002D4605"/>
    <w:rsid w:val="002D63D2"/>
    <w:rsid w:val="002D6AB6"/>
    <w:rsid w:val="002D79B7"/>
    <w:rsid w:val="002E0F68"/>
    <w:rsid w:val="002E1880"/>
    <w:rsid w:val="002F0263"/>
    <w:rsid w:val="002F2BAB"/>
    <w:rsid w:val="002F6800"/>
    <w:rsid w:val="002F7BA8"/>
    <w:rsid w:val="003004FB"/>
    <w:rsid w:val="003021A5"/>
    <w:rsid w:val="00306F1C"/>
    <w:rsid w:val="003139CF"/>
    <w:rsid w:val="00313E64"/>
    <w:rsid w:val="003149EE"/>
    <w:rsid w:val="00322C03"/>
    <w:rsid w:val="003243B4"/>
    <w:rsid w:val="00331671"/>
    <w:rsid w:val="00331DC2"/>
    <w:rsid w:val="00332BA0"/>
    <w:rsid w:val="00332E3B"/>
    <w:rsid w:val="0033327B"/>
    <w:rsid w:val="00333E4D"/>
    <w:rsid w:val="00335EBF"/>
    <w:rsid w:val="003369CC"/>
    <w:rsid w:val="00337DD8"/>
    <w:rsid w:val="00340AF2"/>
    <w:rsid w:val="0034184F"/>
    <w:rsid w:val="0034226A"/>
    <w:rsid w:val="00343979"/>
    <w:rsid w:val="0035048F"/>
    <w:rsid w:val="00366D4D"/>
    <w:rsid w:val="003706CF"/>
    <w:rsid w:val="003708F0"/>
    <w:rsid w:val="00370989"/>
    <w:rsid w:val="0037191D"/>
    <w:rsid w:val="003735D1"/>
    <w:rsid w:val="00376052"/>
    <w:rsid w:val="00377BB1"/>
    <w:rsid w:val="00394CFA"/>
    <w:rsid w:val="00394F0C"/>
    <w:rsid w:val="003A3466"/>
    <w:rsid w:val="003B2DAB"/>
    <w:rsid w:val="003B3D88"/>
    <w:rsid w:val="003B4994"/>
    <w:rsid w:val="003B513E"/>
    <w:rsid w:val="003B7998"/>
    <w:rsid w:val="003C49BA"/>
    <w:rsid w:val="003C55A6"/>
    <w:rsid w:val="003C66EE"/>
    <w:rsid w:val="003D005F"/>
    <w:rsid w:val="003D070B"/>
    <w:rsid w:val="003D1E99"/>
    <w:rsid w:val="003E193A"/>
    <w:rsid w:val="003F5FE5"/>
    <w:rsid w:val="0040195B"/>
    <w:rsid w:val="00404138"/>
    <w:rsid w:val="0040752A"/>
    <w:rsid w:val="00417AD3"/>
    <w:rsid w:val="00426E9B"/>
    <w:rsid w:val="0042772E"/>
    <w:rsid w:val="00431853"/>
    <w:rsid w:val="00435486"/>
    <w:rsid w:val="004367F3"/>
    <w:rsid w:val="00440CE4"/>
    <w:rsid w:val="00444872"/>
    <w:rsid w:val="004455B3"/>
    <w:rsid w:val="00453264"/>
    <w:rsid w:val="00453818"/>
    <w:rsid w:val="004648EB"/>
    <w:rsid w:val="00466CF7"/>
    <w:rsid w:val="00470872"/>
    <w:rsid w:val="00471D70"/>
    <w:rsid w:val="0048048C"/>
    <w:rsid w:val="004808C3"/>
    <w:rsid w:val="00481590"/>
    <w:rsid w:val="00484BE7"/>
    <w:rsid w:val="004861C1"/>
    <w:rsid w:val="00486649"/>
    <w:rsid w:val="00486F18"/>
    <w:rsid w:val="004945E7"/>
    <w:rsid w:val="0049771D"/>
    <w:rsid w:val="004A33E5"/>
    <w:rsid w:val="004B1240"/>
    <w:rsid w:val="004B2128"/>
    <w:rsid w:val="004B6039"/>
    <w:rsid w:val="004B7DD1"/>
    <w:rsid w:val="004C0050"/>
    <w:rsid w:val="004C1F32"/>
    <w:rsid w:val="004C3FB8"/>
    <w:rsid w:val="004C40B8"/>
    <w:rsid w:val="004C775D"/>
    <w:rsid w:val="004D103C"/>
    <w:rsid w:val="004D14FF"/>
    <w:rsid w:val="004D4D96"/>
    <w:rsid w:val="004D52F0"/>
    <w:rsid w:val="004E0237"/>
    <w:rsid w:val="004E0344"/>
    <w:rsid w:val="004E49B9"/>
    <w:rsid w:val="004E4D94"/>
    <w:rsid w:val="004E4FA3"/>
    <w:rsid w:val="004E53BD"/>
    <w:rsid w:val="004F65B7"/>
    <w:rsid w:val="004F7888"/>
    <w:rsid w:val="005127B4"/>
    <w:rsid w:val="00516148"/>
    <w:rsid w:val="00517D7A"/>
    <w:rsid w:val="00521908"/>
    <w:rsid w:val="005251D4"/>
    <w:rsid w:val="005265DA"/>
    <w:rsid w:val="0053117D"/>
    <w:rsid w:val="00531FD4"/>
    <w:rsid w:val="005338EB"/>
    <w:rsid w:val="00535F3E"/>
    <w:rsid w:val="0053683C"/>
    <w:rsid w:val="00544080"/>
    <w:rsid w:val="00552B05"/>
    <w:rsid w:val="0055611A"/>
    <w:rsid w:val="0055645C"/>
    <w:rsid w:val="00557478"/>
    <w:rsid w:val="005579E9"/>
    <w:rsid w:val="00557A10"/>
    <w:rsid w:val="00562385"/>
    <w:rsid w:val="0056364F"/>
    <w:rsid w:val="0056370C"/>
    <w:rsid w:val="00564872"/>
    <w:rsid w:val="00567895"/>
    <w:rsid w:val="00573C23"/>
    <w:rsid w:val="00574294"/>
    <w:rsid w:val="005831C8"/>
    <w:rsid w:val="00585244"/>
    <w:rsid w:val="0058732C"/>
    <w:rsid w:val="00587560"/>
    <w:rsid w:val="005910E0"/>
    <w:rsid w:val="0059296F"/>
    <w:rsid w:val="005947D8"/>
    <w:rsid w:val="005974CE"/>
    <w:rsid w:val="005A0802"/>
    <w:rsid w:val="005A5A4F"/>
    <w:rsid w:val="005B14E3"/>
    <w:rsid w:val="005C0391"/>
    <w:rsid w:val="005C2860"/>
    <w:rsid w:val="005C6787"/>
    <w:rsid w:val="005D0A90"/>
    <w:rsid w:val="005D395A"/>
    <w:rsid w:val="005D4F78"/>
    <w:rsid w:val="005D5A1D"/>
    <w:rsid w:val="005E1D91"/>
    <w:rsid w:val="005E41D6"/>
    <w:rsid w:val="006027E7"/>
    <w:rsid w:val="00605578"/>
    <w:rsid w:val="00611440"/>
    <w:rsid w:val="006122FE"/>
    <w:rsid w:val="0061538C"/>
    <w:rsid w:val="00615632"/>
    <w:rsid w:val="006158CF"/>
    <w:rsid w:val="006211DD"/>
    <w:rsid w:val="00630A7A"/>
    <w:rsid w:val="006418FB"/>
    <w:rsid w:val="00642B5F"/>
    <w:rsid w:val="00645960"/>
    <w:rsid w:val="00646E50"/>
    <w:rsid w:val="00647CAA"/>
    <w:rsid w:val="00650A7B"/>
    <w:rsid w:val="00652E28"/>
    <w:rsid w:val="00653F01"/>
    <w:rsid w:val="00653FC4"/>
    <w:rsid w:val="006555E4"/>
    <w:rsid w:val="006569B1"/>
    <w:rsid w:val="00660AB1"/>
    <w:rsid w:val="00663EF4"/>
    <w:rsid w:val="006666C5"/>
    <w:rsid w:val="00670E7D"/>
    <w:rsid w:val="006716A0"/>
    <w:rsid w:val="0067181E"/>
    <w:rsid w:val="00672B97"/>
    <w:rsid w:val="00674BC8"/>
    <w:rsid w:val="00675E49"/>
    <w:rsid w:val="006832C3"/>
    <w:rsid w:val="00685021"/>
    <w:rsid w:val="0068528F"/>
    <w:rsid w:val="00686F08"/>
    <w:rsid w:val="00697A60"/>
    <w:rsid w:val="00697E97"/>
    <w:rsid w:val="006A0843"/>
    <w:rsid w:val="006A0ABA"/>
    <w:rsid w:val="006A4792"/>
    <w:rsid w:val="006A53D5"/>
    <w:rsid w:val="006A6E4E"/>
    <w:rsid w:val="006B00F5"/>
    <w:rsid w:val="006B1A3F"/>
    <w:rsid w:val="006B202B"/>
    <w:rsid w:val="006B3431"/>
    <w:rsid w:val="006B35C0"/>
    <w:rsid w:val="006C1759"/>
    <w:rsid w:val="006C6F85"/>
    <w:rsid w:val="006D04E1"/>
    <w:rsid w:val="006D2BA6"/>
    <w:rsid w:val="006D3BA4"/>
    <w:rsid w:val="006D4089"/>
    <w:rsid w:val="006D4C34"/>
    <w:rsid w:val="006E11C7"/>
    <w:rsid w:val="006E2D53"/>
    <w:rsid w:val="006F0EDF"/>
    <w:rsid w:val="006F2C89"/>
    <w:rsid w:val="006F6651"/>
    <w:rsid w:val="00706CBF"/>
    <w:rsid w:val="00707617"/>
    <w:rsid w:val="00707791"/>
    <w:rsid w:val="007105B8"/>
    <w:rsid w:val="0071247B"/>
    <w:rsid w:val="007128DA"/>
    <w:rsid w:val="007131C2"/>
    <w:rsid w:val="00720B52"/>
    <w:rsid w:val="00722AC7"/>
    <w:rsid w:val="00722DA4"/>
    <w:rsid w:val="00723FE2"/>
    <w:rsid w:val="00724701"/>
    <w:rsid w:val="00725A65"/>
    <w:rsid w:val="00725DA4"/>
    <w:rsid w:val="00730E6B"/>
    <w:rsid w:val="00736373"/>
    <w:rsid w:val="00737F68"/>
    <w:rsid w:val="0074027D"/>
    <w:rsid w:val="00743265"/>
    <w:rsid w:val="0074432A"/>
    <w:rsid w:val="0074598D"/>
    <w:rsid w:val="00751C2A"/>
    <w:rsid w:val="007645D9"/>
    <w:rsid w:val="00765724"/>
    <w:rsid w:val="00770C45"/>
    <w:rsid w:val="007734B6"/>
    <w:rsid w:val="00774B03"/>
    <w:rsid w:val="00783B84"/>
    <w:rsid w:val="00784CA4"/>
    <w:rsid w:val="0078615E"/>
    <w:rsid w:val="00787485"/>
    <w:rsid w:val="00790210"/>
    <w:rsid w:val="007931BA"/>
    <w:rsid w:val="00794B8A"/>
    <w:rsid w:val="00795E1A"/>
    <w:rsid w:val="007B09DE"/>
    <w:rsid w:val="007B0B1D"/>
    <w:rsid w:val="007C2DA9"/>
    <w:rsid w:val="007D6699"/>
    <w:rsid w:val="007E09E5"/>
    <w:rsid w:val="007E664C"/>
    <w:rsid w:val="007E7B93"/>
    <w:rsid w:val="007F2834"/>
    <w:rsid w:val="007F43D1"/>
    <w:rsid w:val="007F6929"/>
    <w:rsid w:val="007F6CB7"/>
    <w:rsid w:val="007F7D7A"/>
    <w:rsid w:val="007F7DF2"/>
    <w:rsid w:val="00801744"/>
    <w:rsid w:val="00802353"/>
    <w:rsid w:val="00803349"/>
    <w:rsid w:val="00804FEF"/>
    <w:rsid w:val="00806116"/>
    <w:rsid w:val="008117C1"/>
    <w:rsid w:val="00812113"/>
    <w:rsid w:val="00813C5C"/>
    <w:rsid w:val="00813D05"/>
    <w:rsid w:val="00823D0D"/>
    <w:rsid w:val="00830685"/>
    <w:rsid w:val="00832E05"/>
    <w:rsid w:val="0083782F"/>
    <w:rsid w:val="00842812"/>
    <w:rsid w:val="00852A6D"/>
    <w:rsid w:val="00853632"/>
    <w:rsid w:val="00854591"/>
    <w:rsid w:val="0085539A"/>
    <w:rsid w:val="0086063A"/>
    <w:rsid w:val="00862864"/>
    <w:rsid w:val="00871DD7"/>
    <w:rsid w:val="008825AF"/>
    <w:rsid w:val="0088288A"/>
    <w:rsid w:val="0088708E"/>
    <w:rsid w:val="008905E7"/>
    <w:rsid w:val="00892C02"/>
    <w:rsid w:val="008A0D93"/>
    <w:rsid w:val="008A1239"/>
    <w:rsid w:val="008A2CE5"/>
    <w:rsid w:val="008A498E"/>
    <w:rsid w:val="008B1CDA"/>
    <w:rsid w:val="008B5D60"/>
    <w:rsid w:val="008C1B64"/>
    <w:rsid w:val="008C4867"/>
    <w:rsid w:val="008C650F"/>
    <w:rsid w:val="008D008E"/>
    <w:rsid w:val="008D155F"/>
    <w:rsid w:val="008D7B9A"/>
    <w:rsid w:val="008E76C3"/>
    <w:rsid w:val="008E791D"/>
    <w:rsid w:val="008F353B"/>
    <w:rsid w:val="008F4876"/>
    <w:rsid w:val="008F52C7"/>
    <w:rsid w:val="008F7705"/>
    <w:rsid w:val="008F7AA6"/>
    <w:rsid w:val="0090277B"/>
    <w:rsid w:val="0091227F"/>
    <w:rsid w:val="00914A3F"/>
    <w:rsid w:val="0092313F"/>
    <w:rsid w:val="00934A99"/>
    <w:rsid w:val="00936692"/>
    <w:rsid w:val="00950E07"/>
    <w:rsid w:val="00954550"/>
    <w:rsid w:val="00956F27"/>
    <w:rsid w:val="0095790D"/>
    <w:rsid w:val="00960A90"/>
    <w:rsid w:val="00962C46"/>
    <w:rsid w:val="00965DB2"/>
    <w:rsid w:val="009729E2"/>
    <w:rsid w:val="00973450"/>
    <w:rsid w:val="0097492D"/>
    <w:rsid w:val="00975CD2"/>
    <w:rsid w:val="00977FDC"/>
    <w:rsid w:val="009842EF"/>
    <w:rsid w:val="009863BB"/>
    <w:rsid w:val="00990D49"/>
    <w:rsid w:val="009912C3"/>
    <w:rsid w:val="00993055"/>
    <w:rsid w:val="009A1631"/>
    <w:rsid w:val="009B6A75"/>
    <w:rsid w:val="009B7633"/>
    <w:rsid w:val="009B7A98"/>
    <w:rsid w:val="009B7DAC"/>
    <w:rsid w:val="009C0B17"/>
    <w:rsid w:val="009C2D55"/>
    <w:rsid w:val="009D1C7C"/>
    <w:rsid w:val="009D5441"/>
    <w:rsid w:val="009D7023"/>
    <w:rsid w:val="009E18E5"/>
    <w:rsid w:val="009E4C11"/>
    <w:rsid w:val="009E5DA7"/>
    <w:rsid w:val="009F061E"/>
    <w:rsid w:val="009F66CD"/>
    <w:rsid w:val="00A07653"/>
    <w:rsid w:val="00A07F45"/>
    <w:rsid w:val="00A202F0"/>
    <w:rsid w:val="00A2108F"/>
    <w:rsid w:val="00A24C87"/>
    <w:rsid w:val="00A34948"/>
    <w:rsid w:val="00A368F7"/>
    <w:rsid w:val="00A41345"/>
    <w:rsid w:val="00A42421"/>
    <w:rsid w:val="00A42C73"/>
    <w:rsid w:val="00A46890"/>
    <w:rsid w:val="00A51CF7"/>
    <w:rsid w:val="00A533CE"/>
    <w:rsid w:val="00A61A06"/>
    <w:rsid w:val="00A6703C"/>
    <w:rsid w:val="00A76F26"/>
    <w:rsid w:val="00A839FF"/>
    <w:rsid w:val="00A84191"/>
    <w:rsid w:val="00AA4546"/>
    <w:rsid w:val="00AA549D"/>
    <w:rsid w:val="00AB1331"/>
    <w:rsid w:val="00AB2B57"/>
    <w:rsid w:val="00AC243E"/>
    <w:rsid w:val="00AC39F6"/>
    <w:rsid w:val="00AD5497"/>
    <w:rsid w:val="00AD6CE7"/>
    <w:rsid w:val="00AE1A1E"/>
    <w:rsid w:val="00AE5541"/>
    <w:rsid w:val="00AE7F5C"/>
    <w:rsid w:val="00AF3BD4"/>
    <w:rsid w:val="00AF499E"/>
    <w:rsid w:val="00AF5D5B"/>
    <w:rsid w:val="00AF73B7"/>
    <w:rsid w:val="00B00D8A"/>
    <w:rsid w:val="00B03EE1"/>
    <w:rsid w:val="00B05585"/>
    <w:rsid w:val="00B06861"/>
    <w:rsid w:val="00B106BF"/>
    <w:rsid w:val="00B2110E"/>
    <w:rsid w:val="00B23E5E"/>
    <w:rsid w:val="00B278D0"/>
    <w:rsid w:val="00B41677"/>
    <w:rsid w:val="00B41776"/>
    <w:rsid w:val="00B52A72"/>
    <w:rsid w:val="00B617BF"/>
    <w:rsid w:val="00B6364F"/>
    <w:rsid w:val="00B64698"/>
    <w:rsid w:val="00B70B35"/>
    <w:rsid w:val="00B730EA"/>
    <w:rsid w:val="00B738A5"/>
    <w:rsid w:val="00B76F0B"/>
    <w:rsid w:val="00B8328B"/>
    <w:rsid w:val="00B8415C"/>
    <w:rsid w:val="00B8434E"/>
    <w:rsid w:val="00B862AA"/>
    <w:rsid w:val="00B95B4F"/>
    <w:rsid w:val="00BA279A"/>
    <w:rsid w:val="00BB17CF"/>
    <w:rsid w:val="00BB774E"/>
    <w:rsid w:val="00BB7859"/>
    <w:rsid w:val="00BD0A6B"/>
    <w:rsid w:val="00BE425C"/>
    <w:rsid w:val="00BF34DC"/>
    <w:rsid w:val="00C10E26"/>
    <w:rsid w:val="00C11421"/>
    <w:rsid w:val="00C1449F"/>
    <w:rsid w:val="00C14B50"/>
    <w:rsid w:val="00C15A61"/>
    <w:rsid w:val="00C22B7E"/>
    <w:rsid w:val="00C3043C"/>
    <w:rsid w:val="00C37763"/>
    <w:rsid w:val="00C41751"/>
    <w:rsid w:val="00C42811"/>
    <w:rsid w:val="00C44DA9"/>
    <w:rsid w:val="00C5382C"/>
    <w:rsid w:val="00C54474"/>
    <w:rsid w:val="00C605CD"/>
    <w:rsid w:val="00C609F5"/>
    <w:rsid w:val="00C614E0"/>
    <w:rsid w:val="00C702E4"/>
    <w:rsid w:val="00C71910"/>
    <w:rsid w:val="00C73786"/>
    <w:rsid w:val="00C7493A"/>
    <w:rsid w:val="00C7711C"/>
    <w:rsid w:val="00C8271E"/>
    <w:rsid w:val="00C85F76"/>
    <w:rsid w:val="00C86B62"/>
    <w:rsid w:val="00C8756D"/>
    <w:rsid w:val="00C9229B"/>
    <w:rsid w:val="00C94486"/>
    <w:rsid w:val="00C96895"/>
    <w:rsid w:val="00CA06ED"/>
    <w:rsid w:val="00CA463A"/>
    <w:rsid w:val="00CA6586"/>
    <w:rsid w:val="00CA66AC"/>
    <w:rsid w:val="00CA6BAE"/>
    <w:rsid w:val="00CA78FA"/>
    <w:rsid w:val="00CB0F03"/>
    <w:rsid w:val="00CB1D1D"/>
    <w:rsid w:val="00CB2CA5"/>
    <w:rsid w:val="00CB30AF"/>
    <w:rsid w:val="00CB35CC"/>
    <w:rsid w:val="00CB4619"/>
    <w:rsid w:val="00CB5D39"/>
    <w:rsid w:val="00CC2CA7"/>
    <w:rsid w:val="00CC3921"/>
    <w:rsid w:val="00CC4B11"/>
    <w:rsid w:val="00CC522D"/>
    <w:rsid w:val="00CD0EAA"/>
    <w:rsid w:val="00CD15C7"/>
    <w:rsid w:val="00CD5228"/>
    <w:rsid w:val="00CE175A"/>
    <w:rsid w:val="00CE49DE"/>
    <w:rsid w:val="00CE7A0C"/>
    <w:rsid w:val="00CF2812"/>
    <w:rsid w:val="00CF719F"/>
    <w:rsid w:val="00D01A67"/>
    <w:rsid w:val="00D14ACE"/>
    <w:rsid w:val="00D15A6D"/>
    <w:rsid w:val="00D20B70"/>
    <w:rsid w:val="00D22A30"/>
    <w:rsid w:val="00D2741F"/>
    <w:rsid w:val="00D304A2"/>
    <w:rsid w:val="00D31C09"/>
    <w:rsid w:val="00D34C00"/>
    <w:rsid w:val="00D361C1"/>
    <w:rsid w:val="00D375E2"/>
    <w:rsid w:val="00D40A42"/>
    <w:rsid w:val="00D51A10"/>
    <w:rsid w:val="00D5551B"/>
    <w:rsid w:val="00D57CEF"/>
    <w:rsid w:val="00D66796"/>
    <w:rsid w:val="00D7090D"/>
    <w:rsid w:val="00D70F90"/>
    <w:rsid w:val="00D7180F"/>
    <w:rsid w:val="00D71AB8"/>
    <w:rsid w:val="00D73388"/>
    <w:rsid w:val="00D77BE7"/>
    <w:rsid w:val="00D800C8"/>
    <w:rsid w:val="00D85457"/>
    <w:rsid w:val="00D8784B"/>
    <w:rsid w:val="00D93FEC"/>
    <w:rsid w:val="00D94B99"/>
    <w:rsid w:val="00DA0126"/>
    <w:rsid w:val="00DB0EE2"/>
    <w:rsid w:val="00DC527E"/>
    <w:rsid w:val="00DD17F3"/>
    <w:rsid w:val="00DD1F2C"/>
    <w:rsid w:val="00DD530B"/>
    <w:rsid w:val="00DD6FD2"/>
    <w:rsid w:val="00DE121E"/>
    <w:rsid w:val="00DE68A3"/>
    <w:rsid w:val="00DE6938"/>
    <w:rsid w:val="00DF1101"/>
    <w:rsid w:val="00DF3D32"/>
    <w:rsid w:val="00DF4B6B"/>
    <w:rsid w:val="00DF51F4"/>
    <w:rsid w:val="00E00AAB"/>
    <w:rsid w:val="00E055BE"/>
    <w:rsid w:val="00E10A37"/>
    <w:rsid w:val="00E15429"/>
    <w:rsid w:val="00E213A2"/>
    <w:rsid w:val="00E21509"/>
    <w:rsid w:val="00E329E2"/>
    <w:rsid w:val="00E376DA"/>
    <w:rsid w:val="00E425BB"/>
    <w:rsid w:val="00E44E76"/>
    <w:rsid w:val="00E50931"/>
    <w:rsid w:val="00E543DF"/>
    <w:rsid w:val="00E5472A"/>
    <w:rsid w:val="00E54F53"/>
    <w:rsid w:val="00E60C35"/>
    <w:rsid w:val="00E66CF1"/>
    <w:rsid w:val="00E71B0E"/>
    <w:rsid w:val="00E723BF"/>
    <w:rsid w:val="00E75024"/>
    <w:rsid w:val="00E76E8E"/>
    <w:rsid w:val="00E813FD"/>
    <w:rsid w:val="00E81E78"/>
    <w:rsid w:val="00E86916"/>
    <w:rsid w:val="00E90F0D"/>
    <w:rsid w:val="00E95AC4"/>
    <w:rsid w:val="00EA5CC8"/>
    <w:rsid w:val="00EB072F"/>
    <w:rsid w:val="00EB2CF8"/>
    <w:rsid w:val="00EB487F"/>
    <w:rsid w:val="00EB6D3F"/>
    <w:rsid w:val="00EB6DA8"/>
    <w:rsid w:val="00EC08A1"/>
    <w:rsid w:val="00EC3F06"/>
    <w:rsid w:val="00EC6CE6"/>
    <w:rsid w:val="00ED0FF4"/>
    <w:rsid w:val="00ED412A"/>
    <w:rsid w:val="00EE0C7E"/>
    <w:rsid w:val="00EE1B4C"/>
    <w:rsid w:val="00EE1FB5"/>
    <w:rsid w:val="00EE26D0"/>
    <w:rsid w:val="00EE6412"/>
    <w:rsid w:val="00EE7411"/>
    <w:rsid w:val="00EE786D"/>
    <w:rsid w:val="00EF2174"/>
    <w:rsid w:val="00EF250B"/>
    <w:rsid w:val="00EF3E35"/>
    <w:rsid w:val="00EF4109"/>
    <w:rsid w:val="00EF7A6B"/>
    <w:rsid w:val="00F04E48"/>
    <w:rsid w:val="00F07649"/>
    <w:rsid w:val="00F117EB"/>
    <w:rsid w:val="00F119A0"/>
    <w:rsid w:val="00F20AB5"/>
    <w:rsid w:val="00F20DC4"/>
    <w:rsid w:val="00F255AD"/>
    <w:rsid w:val="00F30210"/>
    <w:rsid w:val="00F308BD"/>
    <w:rsid w:val="00F34545"/>
    <w:rsid w:val="00F40439"/>
    <w:rsid w:val="00F41CC3"/>
    <w:rsid w:val="00F42177"/>
    <w:rsid w:val="00F42C07"/>
    <w:rsid w:val="00F438D6"/>
    <w:rsid w:val="00F60F02"/>
    <w:rsid w:val="00F635E5"/>
    <w:rsid w:val="00F65AA9"/>
    <w:rsid w:val="00F665E2"/>
    <w:rsid w:val="00F7385B"/>
    <w:rsid w:val="00F759C8"/>
    <w:rsid w:val="00F8314B"/>
    <w:rsid w:val="00F8780D"/>
    <w:rsid w:val="00F91005"/>
    <w:rsid w:val="00F91A6A"/>
    <w:rsid w:val="00F91E38"/>
    <w:rsid w:val="00FA4E5D"/>
    <w:rsid w:val="00FA753E"/>
    <w:rsid w:val="00FA7B66"/>
    <w:rsid w:val="00FB1147"/>
    <w:rsid w:val="00FB126F"/>
    <w:rsid w:val="00FB2411"/>
    <w:rsid w:val="00FB2AAF"/>
    <w:rsid w:val="00FB2E42"/>
    <w:rsid w:val="00FB6504"/>
    <w:rsid w:val="00FC2008"/>
    <w:rsid w:val="00FC522E"/>
    <w:rsid w:val="00FD0E22"/>
    <w:rsid w:val="00FD2CDC"/>
    <w:rsid w:val="00FD4304"/>
    <w:rsid w:val="00FE0D7A"/>
    <w:rsid w:val="00FE13B3"/>
    <w:rsid w:val="00FE2B54"/>
    <w:rsid w:val="00FE3B75"/>
    <w:rsid w:val="00FE4CA9"/>
    <w:rsid w:val="00FE54F6"/>
    <w:rsid w:val="00FE65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EF389"/>
  <w15:docId w15:val="{0DA787E4-5F28-4648-ADAF-42BD89BD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5F92"/>
    <w:rPr>
      <w:lang w:eastAsia="en-US"/>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s" w:eastAsia="es-CO"/>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s" w:eastAsia="es-CO"/>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s" w:eastAsia="es-CO"/>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s" w:eastAsia="es-CO"/>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s" w:eastAsia="es-CO"/>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s" w:eastAsia="es-C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line="276" w:lineRule="auto"/>
    </w:pPr>
    <w:rPr>
      <w:rFonts w:ascii="Arial" w:eastAsia="Arial" w:hAnsi="Arial" w:cs="Arial"/>
      <w:sz w:val="52"/>
      <w:szCs w:val="52"/>
      <w:lang w:val="es" w:eastAsia="es-CO"/>
    </w:rPr>
  </w:style>
  <w:style w:type="table" w:customStyle="1" w:styleId="TableNormal10">
    <w:name w:val="Table Normal1"/>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10"/>
    <w:tblPr>
      <w:tblStyleRowBandSize w:val="1"/>
      <w:tblStyleColBandSize w:val="1"/>
      <w:tblCellMar>
        <w:top w:w="100" w:type="dxa"/>
        <w:left w:w="100" w:type="dxa"/>
        <w:bottom w:w="100" w:type="dxa"/>
        <w:right w:w="100" w:type="dxa"/>
      </w:tblCellMar>
    </w:tblPr>
  </w:style>
  <w:style w:type="table" w:customStyle="1" w:styleId="a0">
    <w:basedOn w:val="TableNormal10"/>
    <w:tblPr>
      <w:tblStyleRowBandSize w:val="1"/>
      <w:tblStyleColBandSize w:val="1"/>
      <w:tblCellMar>
        <w:top w:w="100" w:type="dxa"/>
        <w:left w:w="100" w:type="dxa"/>
        <w:bottom w:w="100" w:type="dxa"/>
        <w:right w:w="100" w:type="dxa"/>
      </w:tblCellMar>
    </w:tblPr>
  </w:style>
  <w:style w:type="table" w:customStyle="1" w:styleId="a1">
    <w:basedOn w:val="TableNormal10"/>
    <w:tblPr>
      <w:tblStyleRowBandSize w:val="1"/>
      <w:tblStyleColBandSize w:val="1"/>
      <w:tblCellMar>
        <w:top w:w="100" w:type="dxa"/>
        <w:left w:w="100" w:type="dxa"/>
        <w:bottom w:w="100" w:type="dxa"/>
        <w:right w:w="100" w:type="dxa"/>
      </w:tblCellMar>
    </w:tblPr>
  </w:style>
  <w:style w:type="table" w:customStyle="1" w:styleId="a2">
    <w:basedOn w:val="TableNormal10"/>
    <w:tblPr>
      <w:tblStyleRowBandSize w:val="1"/>
      <w:tblStyleColBandSize w:val="1"/>
      <w:tblCellMar>
        <w:top w:w="100" w:type="dxa"/>
        <w:left w:w="100" w:type="dxa"/>
        <w:bottom w:w="100" w:type="dxa"/>
        <w:right w:w="100" w:type="dxa"/>
      </w:tblCellMar>
    </w:tblPr>
  </w:style>
  <w:style w:type="table" w:customStyle="1" w:styleId="a3">
    <w:basedOn w:val="TableNormal10"/>
    <w:tblPr>
      <w:tblStyleRowBandSize w:val="1"/>
      <w:tblStyleColBandSize w:val="1"/>
      <w:tblCellMar>
        <w:top w:w="100" w:type="dxa"/>
        <w:left w:w="100" w:type="dxa"/>
        <w:bottom w:w="100" w:type="dxa"/>
        <w:right w:w="100" w:type="dxa"/>
      </w:tblCellMar>
    </w:tblPr>
  </w:style>
  <w:style w:type="table" w:customStyle="1" w:styleId="a4">
    <w:basedOn w:val="TableNormal10"/>
    <w:tblPr>
      <w:tblStyleRowBandSize w:val="1"/>
      <w:tblStyleColBandSize w:val="1"/>
      <w:tblCellMar>
        <w:top w:w="100" w:type="dxa"/>
        <w:left w:w="100" w:type="dxa"/>
        <w:bottom w:w="100" w:type="dxa"/>
        <w:right w:w="100" w:type="dxa"/>
      </w:tblCellMar>
    </w:tblPr>
  </w:style>
  <w:style w:type="table" w:customStyle="1" w:styleId="a5">
    <w:basedOn w:val="TableNormal10"/>
    <w:tblPr>
      <w:tblStyleRowBandSize w:val="1"/>
      <w:tblStyleColBandSize w:val="1"/>
      <w:tblCellMar>
        <w:top w:w="100" w:type="dxa"/>
        <w:left w:w="100" w:type="dxa"/>
        <w:bottom w:w="100" w:type="dxa"/>
        <w:right w:w="100" w:type="dxa"/>
      </w:tblCellMar>
    </w:tblPr>
  </w:style>
  <w:style w:type="table" w:customStyle="1" w:styleId="a6">
    <w:basedOn w:val="TableNormal10"/>
    <w:tblPr>
      <w:tblStyleRowBandSize w:val="1"/>
      <w:tblStyleColBandSize w:val="1"/>
      <w:tblCellMar>
        <w:top w:w="100" w:type="dxa"/>
        <w:left w:w="100" w:type="dxa"/>
        <w:bottom w:w="100" w:type="dxa"/>
        <w:right w:w="100" w:type="dxa"/>
      </w:tblCellMar>
    </w:tblPr>
  </w:style>
  <w:style w:type="table" w:customStyle="1" w:styleId="a7">
    <w:basedOn w:val="TableNormal10"/>
    <w:tblPr>
      <w:tblStyleRowBandSize w:val="1"/>
      <w:tblStyleColBandSize w:val="1"/>
      <w:tblCellMar>
        <w:top w:w="100" w:type="dxa"/>
        <w:left w:w="100" w:type="dxa"/>
        <w:bottom w:w="100" w:type="dxa"/>
        <w:right w:w="100" w:type="dxa"/>
      </w:tblCellMar>
    </w:tblPr>
  </w:style>
  <w:style w:type="table" w:customStyle="1" w:styleId="a8">
    <w:basedOn w:val="TableNormal10"/>
    <w:tblPr>
      <w:tblStyleRowBandSize w:val="1"/>
      <w:tblStyleColBandSize w:val="1"/>
      <w:tblCellMar>
        <w:top w:w="100" w:type="dxa"/>
        <w:left w:w="100" w:type="dxa"/>
        <w:bottom w:w="100" w:type="dxa"/>
        <w:right w:w="100" w:type="dxa"/>
      </w:tblCellMar>
    </w:tblPr>
  </w:style>
  <w:style w:type="table" w:customStyle="1" w:styleId="a9">
    <w:basedOn w:val="TableNormal10"/>
    <w:tblPr>
      <w:tblStyleRowBandSize w:val="1"/>
      <w:tblStyleColBandSize w:val="1"/>
      <w:tblCellMar>
        <w:top w:w="100" w:type="dxa"/>
        <w:left w:w="100" w:type="dxa"/>
        <w:bottom w:w="100" w:type="dxa"/>
        <w:right w:w="100" w:type="dxa"/>
      </w:tblCellMar>
    </w:tblPr>
  </w:style>
  <w:style w:type="table" w:customStyle="1" w:styleId="aa">
    <w:basedOn w:val="TableNormal10"/>
    <w:tblPr>
      <w:tblStyleRowBandSize w:val="1"/>
      <w:tblStyleColBandSize w:val="1"/>
      <w:tblCellMar>
        <w:top w:w="100" w:type="dxa"/>
        <w:left w:w="100" w:type="dxa"/>
        <w:bottom w:w="100" w:type="dxa"/>
        <w:right w:w="100" w:type="dxa"/>
      </w:tblCellMar>
    </w:tblPr>
  </w:style>
  <w:style w:type="table" w:customStyle="1" w:styleId="ab">
    <w:basedOn w:val="TableNormal10"/>
    <w:tblPr>
      <w:tblStyleRowBandSize w:val="1"/>
      <w:tblStyleColBandSize w:val="1"/>
      <w:tblCellMar>
        <w:top w:w="100" w:type="dxa"/>
        <w:left w:w="100" w:type="dxa"/>
        <w:bottom w:w="100" w:type="dxa"/>
        <w:right w:w="100" w:type="dxa"/>
      </w:tblCellMar>
    </w:tblPr>
  </w:style>
  <w:style w:type="table" w:customStyle="1" w:styleId="ac">
    <w:basedOn w:val="TableNormal10"/>
    <w:tblPr>
      <w:tblStyleRowBandSize w:val="1"/>
      <w:tblStyleColBandSize w:val="1"/>
      <w:tblCellMar>
        <w:top w:w="100" w:type="dxa"/>
        <w:left w:w="100" w:type="dxa"/>
        <w:bottom w:w="100" w:type="dxa"/>
        <w:right w:w="100" w:type="dxa"/>
      </w:tblCellMar>
    </w:tblPr>
  </w:style>
  <w:style w:type="table" w:customStyle="1" w:styleId="ad">
    <w:basedOn w:val="TableNormal10"/>
    <w:tblPr>
      <w:tblStyleRowBandSize w:val="1"/>
      <w:tblStyleColBandSize w:val="1"/>
      <w:tblCellMar>
        <w:top w:w="100" w:type="dxa"/>
        <w:left w:w="100" w:type="dxa"/>
        <w:bottom w:w="100" w:type="dxa"/>
        <w:right w:w="100" w:type="dxa"/>
      </w:tblCellMar>
    </w:tblPr>
  </w:style>
  <w:style w:type="table" w:customStyle="1" w:styleId="ae">
    <w:basedOn w:val="TableNormal10"/>
    <w:tblPr>
      <w:tblStyleRowBandSize w:val="1"/>
      <w:tblStyleColBandSize w:val="1"/>
      <w:tblCellMar>
        <w:top w:w="100" w:type="dxa"/>
        <w:left w:w="100" w:type="dxa"/>
        <w:bottom w:w="100" w:type="dxa"/>
        <w:right w:w="100" w:type="dxa"/>
      </w:tblCellMar>
    </w:tblPr>
  </w:style>
  <w:style w:type="table" w:customStyle="1" w:styleId="af">
    <w:basedOn w:val="TableNormal10"/>
    <w:tblPr>
      <w:tblStyleRowBandSize w:val="1"/>
      <w:tblStyleColBandSize w:val="1"/>
      <w:tblCellMar>
        <w:top w:w="100" w:type="dxa"/>
        <w:left w:w="100" w:type="dxa"/>
        <w:bottom w:w="100" w:type="dxa"/>
        <w:right w:w="100" w:type="dxa"/>
      </w:tblCellMar>
    </w:tblPr>
  </w:style>
  <w:style w:type="table" w:customStyle="1" w:styleId="af0">
    <w:basedOn w:val="TableNormal10"/>
    <w:tblPr>
      <w:tblStyleRowBandSize w:val="1"/>
      <w:tblStyleColBandSize w:val="1"/>
      <w:tblCellMar>
        <w:top w:w="100" w:type="dxa"/>
        <w:left w:w="100" w:type="dxa"/>
        <w:bottom w:w="100" w:type="dxa"/>
        <w:right w:w="100" w:type="dxa"/>
      </w:tblCellMar>
    </w:tblPr>
  </w:style>
  <w:style w:type="table" w:customStyle="1" w:styleId="af1">
    <w:basedOn w:val="TableNormal10"/>
    <w:tblPr>
      <w:tblStyleRowBandSize w:val="1"/>
      <w:tblStyleColBandSize w:val="1"/>
      <w:tblCellMar>
        <w:top w:w="100" w:type="dxa"/>
        <w:left w:w="100" w:type="dxa"/>
        <w:bottom w:w="100" w:type="dxa"/>
        <w:right w:w="100" w:type="dxa"/>
      </w:tblCellMar>
    </w:tblPr>
  </w:style>
  <w:style w:type="table" w:customStyle="1" w:styleId="af2">
    <w:basedOn w:val="TableNormal10"/>
    <w:tblPr>
      <w:tblStyleRowBandSize w:val="1"/>
      <w:tblStyleColBandSize w:val="1"/>
      <w:tblCellMar>
        <w:top w:w="100" w:type="dxa"/>
        <w:left w:w="100" w:type="dxa"/>
        <w:bottom w:w="100" w:type="dxa"/>
        <w:right w:w="100" w:type="dxa"/>
      </w:tblCellMar>
    </w:tblPr>
  </w:style>
  <w:style w:type="table" w:customStyle="1" w:styleId="af3">
    <w:basedOn w:val="TableNormal10"/>
    <w:tblPr>
      <w:tblStyleRowBandSize w:val="1"/>
      <w:tblStyleColBandSize w:val="1"/>
      <w:tblCellMar>
        <w:top w:w="100" w:type="dxa"/>
        <w:left w:w="100" w:type="dxa"/>
        <w:bottom w:w="100" w:type="dxa"/>
        <w:right w:w="100" w:type="dxa"/>
      </w:tblCellMar>
    </w:tblPr>
  </w:style>
  <w:style w:type="table" w:customStyle="1" w:styleId="af4">
    <w:basedOn w:val="TableNormal10"/>
    <w:tblPr>
      <w:tblStyleRowBandSize w:val="1"/>
      <w:tblStyleColBandSize w:val="1"/>
      <w:tblCellMar>
        <w:top w:w="100" w:type="dxa"/>
        <w:left w:w="100" w:type="dxa"/>
        <w:bottom w:w="100" w:type="dxa"/>
        <w:right w:w="100" w:type="dxa"/>
      </w:tblCellMar>
    </w:tblPr>
  </w:style>
  <w:style w:type="table" w:customStyle="1" w:styleId="af5">
    <w:basedOn w:val="TableNormal10"/>
    <w:tblPr>
      <w:tblStyleRowBandSize w:val="1"/>
      <w:tblStyleColBandSize w:val="1"/>
      <w:tblCellMar>
        <w:top w:w="100" w:type="dxa"/>
        <w:left w:w="100" w:type="dxa"/>
        <w:bottom w:w="100" w:type="dxa"/>
        <w:right w:w="100" w:type="dxa"/>
      </w:tblCellMar>
    </w:tblPr>
  </w:style>
  <w:style w:type="table" w:customStyle="1" w:styleId="af6">
    <w:basedOn w:val="TableNormal10"/>
    <w:tblPr>
      <w:tblStyleRowBandSize w:val="1"/>
      <w:tblStyleColBandSize w:val="1"/>
      <w:tblCellMar>
        <w:top w:w="100" w:type="dxa"/>
        <w:left w:w="100" w:type="dxa"/>
        <w:bottom w:w="100" w:type="dxa"/>
        <w:right w:w="100" w:type="dxa"/>
      </w:tblCellMar>
    </w:tblPr>
  </w:style>
  <w:style w:type="table" w:customStyle="1" w:styleId="af7">
    <w:basedOn w:val="TableNormal10"/>
    <w:tblPr>
      <w:tblStyleRowBandSize w:val="1"/>
      <w:tblStyleColBandSize w:val="1"/>
      <w:tblCellMar>
        <w:top w:w="100" w:type="dxa"/>
        <w:left w:w="100" w:type="dxa"/>
        <w:bottom w:w="100" w:type="dxa"/>
        <w:right w:w="100" w:type="dxa"/>
      </w:tblCellMar>
    </w:tblPr>
  </w:style>
  <w:style w:type="table" w:customStyle="1" w:styleId="af8">
    <w:basedOn w:val="TableNormal10"/>
    <w:tblPr>
      <w:tblStyleRowBandSize w:val="1"/>
      <w:tblStyleColBandSize w:val="1"/>
      <w:tblCellMar>
        <w:top w:w="100" w:type="dxa"/>
        <w:left w:w="100" w:type="dxa"/>
        <w:bottom w:w="100" w:type="dxa"/>
        <w:right w:w="100" w:type="dxa"/>
      </w:tblCellMar>
    </w:tblPr>
  </w:style>
  <w:style w:type="table" w:customStyle="1" w:styleId="af9">
    <w:basedOn w:val="TableNormal10"/>
    <w:tblPr>
      <w:tblStyleRowBandSize w:val="1"/>
      <w:tblStyleColBandSize w:val="1"/>
      <w:tblCellMar>
        <w:top w:w="100" w:type="dxa"/>
        <w:left w:w="100" w:type="dxa"/>
        <w:bottom w:w="100" w:type="dxa"/>
        <w:right w:w="100" w:type="dxa"/>
      </w:tblCellMar>
    </w:tblPr>
  </w:style>
  <w:style w:type="table" w:customStyle="1" w:styleId="afa">
    <w:basedOn w:val="TableNormal10"/>
    <w:tblPr>
      <w:tblStyleRowBandSize w:val="1"/>
      <w:tblStyleColBandSize w:val="1"/>
      <w:tblCellMar>
        <w:top w:w="100" w:type="dxa"/>
        <w:left w:w="100" w:type="dxa"/>
        <w:bottom w:w="100" w:type="dxa"/>
        <w:right w:w="100" w:type="dxa"/>
      </w:tblCellMar>
    </w:tblPr>
  </w:style>
  <w:style w:type="table" w:customStyle="1" w:styleId="afb">
    <w:basedOn w:val="TableNormal10"/>
    <w:tblPr>
      <w:tblStyleRowBandSize w:val="1"/>
      <w:tblStyleColBandSize w:val="1"/>
      <w:tblCellMar>
        <w:top w:w="100" w:type="dxa"/>
        <w:left w:w="100" w:type="dxa"/>
        <w:bottom w:w="100" w:type="dxa"/>
        <w:right w:w="100" w:type="dxa"/>
      </w:tblCellMar>
    </w:tblPr>
  </w:style>
  <w:style w:type="table" w:customStyle="1" w:styleId="afc">
    <w:basedOn w:val="TableNormal10"/>
    <w:tblPr>
      <w:tblStyleRowBandSize w:val="1"/>
      <w:tblStyleColBandSize w:val="1"/>
      <w:tblCellMar>
        <w:top w:w="100" w:type="dxa"/>
        <w:left w:w="100" w:type="dxa"/>
        <w:bottom w:w="100" w:type="dxa"/>
        <w:right w:w="100" w:type="dxa"/>
      </w:tblCellMar>
    </w:tblPr>
  </w:style>
  <w:style w:type="table" w:customStyle="1" w:styleId="afd">
    <w:basedOn w:val="TableNormal10"/>
    <w:tblPr>
      <w:tblStyleRowBandSize w:val="1"/>
      <w:tblStyleColBandSize w:val="1"/>
      <w:tblCellMar>
        <w:top w:w="100" w:type="dxa"/>
        <w:left w:w="100" w:type="dxa"/>
        <w:bottom w:w="100" w:type="dxa"/>
        <w:right w:w="100" w:type="dxa"/>
      </w:tblCellMar>
    </w:tblPr>
  </w:style>
  <w:style w:type="table" w:customStyle="1" w:styleId="afe">
    <w:basedOn w:val="TableNormal10"/>
    <w:tblPr>
      <w:tblStyleRowBandSize w:val="1"/>
      <w:tblStyleColBandSize w:val="1"/>
      <w:tblCellMar>
        <w:top w:w="100" w:type="dxa"/>
        <w:left w:w="100" w:type="dxa"/>
        <w:bottom w:w="100" w:type="dxa"/>
        <w:right w:w="100" w:type="dxa"/>
      </w:tblCellMar>
    </w:tblPr>
  </w:style>
  <w:style w:type="table" w:customStyle="1" w:styleId="aff">
    <w:basedOn w:val="TableNormal1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s" w:eastAsia="es-CO"/>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pPr>
    <w:rPr>
      <w:rFonts w:ascii="Arial" w:eastAsia="Arial" w:hAnsi="Arial" w:cs="Arial"/>
      <w:sz w:val="22"/>
      <w:szCs w:val="22"/>
      <w:lang w:val="es" w:eastAsia="es-CO"/>
    </w:r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rPr>
      <w:rFonts w:ascii="Segoe UI" w:eastAsia="Arial" w:hAnsi="Segoe UI" w:cs="Segoe UI"/>
      <w:sz w:val="18"/>
      <w:szCs w:val="18"/>
      <w:lang w:val="es" w:eastAsia="es-CO"/>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spacing w:line="276" w:lineRule="auto"/>
      <w:ind w:left="720"/>
      <w:contextualSpacing/>
    </w:pPr>
    <w:rPr>
      <w:rFonts w:ascii="Arial" w:eastAsia="Arial" w:hAnsi="Arial" w:cs="Arial"/>
      <w:sz w:val="22"/>
      <w:szCs w:val="22"/>
      <w:lang w:val="es" w:eastAsia="es-CO"/>
    </w:rPr>
  </w:style>
  <w:style w:type="table" w:styleId="TableGrid">
    <w:name w:val="Table Grid"/>
    <w:basedOn w:val="TableNormal"/>
    <w:uiPriority w:val="39"/>
    <w:rsid w:val="00052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style>
  <w:style w:type="paragraph" w:styleId="NormalWeb">
    <w:name w:val="Normal (Web)"/>
    <w:basedOn w:val="Normal"/>
    <w:uiPriority w:val="99"/>
    <w:unhideWhenUsed/>
    <w:rsid w:val="00704C0D"/>
    <w:pPr>
      <w:spacing w:before="100" w:beforeAutospacing="1" w:after="100" w:afterAutospacing="1"/>
    </w:pPr>
    <w:rPr>
      <w:lang w:eastAsia="es-MX"/>
    </w:rPr>
  </w:style>
  <w:style w:type="character" w:styleId="Hyperlink">
    <w:name w:val="Hyperlink"/>
    <w:basedOn w:val="DefaultParagraphFont"/>
    <w:uiPriority w:val="99"/>
    <w:unhideWhenUsed/>
    <w:rsid w:val="00C36DD8"/>
    <w:rPr>
      <w:color w:val="0000FF" w:themeColor="hyperlink"/>
      <w:u w:val="single"/>
    </w:rPr>
  </w:style>
  <w:style w:type="character" w:styleId="FollowedHyperlink">
    <w:name w:val="FollowedHyperlink"/>
    <w:basedOn w:val="DefaultParagraphFont"/>
    <w:uiPriority w:val="99"/>
    <w:semiHidden/>
    <w:unhideWhenUsed/>
    <w:rsid w:val="005B5573"/>
    <w:rPr>
      <w:color w:val="800080" w:themeColor="followedHyperlink"/>
      <w:u w:val="single"/>
    </w:rPr>
  </w:style>
  <w:style w:type="character" w:customStyle="1" w:styleId="TitleChar">
    <w:name w:val="Title Char"/>
    <w:basedOn w:val="DefaultParagraphFont"/>
    <w:link w:val="Title"/>
    <w:uiPriority w:val="10"/>
    <w:rsid w:val="00286921"/>
    <w:rPr>
      <w:sz w:val="52"/>
      <w:szCs w:val="52"/>
    </w:rPr>
  </w:style>
  <w:style w:type="character" w:styleId="UnresolvedMention">
    <w:name w:val="Unresolved Mention"/>
    <w:basedOn w:val="DefaultParagraphFont"/>
    <w:uiPriority w:val="99"/>
    <w:semiHidden/>
    <w:unhideWhenUsed/>
    <w:rsid w:val="00FB6C44"/>
    <w:rPr>
      <w:color w:val="605E5C"/>
      <w:shd w:val="clear" w:color="auto" w:fill="E1DFDD"/>
    </w:r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EC08A1"/>
    <w:rPr>
      <w:rFonts w:ascii="Arial" w:eastAsia="Arial" w:hAnsi="Arial" w:cs="Arial"/>
      <w:sz w:val="40"/>
      <w:szCs w:val="40"/>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330720">
      <w:bodyDiv w:val="1"/>
      <w:marLeft w:val="0"/>
      <w:marRight w:val="0"/>
      <w:marTop w:val="0"/>
      <w:marBottom w:val="0"/>
      <w:divBdr>
        <w:top w:val="none" w:sz="0" w:space="0" w:color="auto"/>
        <w:left w:val="none" w:sz="0" w:space="0" w:color="auto"/>
        <w:bottom w:val="none" w:sz="0" w:space="0" w:color="auto"/>
        <w:right w:val="none" w:sz="0" w:space="0" w:color="auto"/>
      </w:divBdr>
    </w:div>
    <w:div w:id="634456621">
      <w:bodyDiv w:val="1"/>
      <w:marLeft w:val="0"/>
      <w:marRight w:val="0"/>
      <w:marTop w:val="0"/>
      <w:marBottom w:val="0"/>
      <w:divBdr>
        <w:top w:val="none" w:sz="0" w:space="0" w:color="auto"/>
        <w:left w:val="none" w:sz="0" w:space="0" w:color="auto"/>
        <w:bottom w:val="none" w:sz="0" w:space="0" w:color="auto"/>
        <w:right w:val="none" w:sz="0" w:space="0" w:color="auto"/>
      </w:divBdr>
    </w:div>
    <w:div w:id="1584683401">
      <w:bodyDiv w:val="1"/>
      <w:marLeft w:val="0"/>
      <w:marRight w:val="0"/>
      <w:marTop w:val="0"/>
      <w:marBottom w:val="0"/>
      <w:divBdr>
        <w:top w:val="none" w:sz="0" w:space="0" w:color="auto"/>
        <w:left w:val="none" w:sz="0" w:space="0" w:color="auto"/>
        <w:bottom w:val="none" w:sz="0" w:space="0" w:color="auto"/>
        <w:right w:val="none" w:sz="0" w:space="0" w:color="auto"/>
      </w:divBdr>
      <w:divsChild>
        <w:div w:id="66999568">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13" Type="http://schemas.openxmlformats.org/officeDocument/2006/relationships/hyperlink" Target="https://www.shutterstock.com/es/image-illustration/form-3d-render-profile-illustration-document-1802569585" TargetMode="External"/><Relationship Id="rId18" Type="http://schemas.openxmlformats.org/officeDocument/2006/relationships/hyperlink" Target="https://www.shutterstock.com/es/image-vector/set-record-checklist-paper-report-business-1936873351" TargetMode="External"/><Relationship Id="rId26" Type="http://schemas.openxmlformats.org/officeDocument/2006/relationships/hyperlink" Target="https://www.shutterstock.com/es/image-vector/business-seminar-conference-vector-illustration-company-1570899646" TargetMode="External"/><Relationship Id="rId39" Type="http://schemas.openxmlformats.org/officeDocument/2006/relationships/hyperlink" Target="https://www.shutterstock.com/es/image-vector/business-people-icon-line-set-vector-1409460698" TargetMode="External"/><Relationship Id="rId21" Type="http://schemas.openxmlformats.org/officeDocument/2006/relationships/hyperlink" Target="https://www.shutterstock.com/es/image-vector/line-spacing-text-edition-icon-outline-1806794857" TargetMode="External"/><Relationship Id="rId34" Type="http://schemas.openxmlformats.org/officeDocument/2006/relationships/hyperlink" Target="https://www.shutterstock.com/es/image-vector/focus-on-task-icons-symbol-vector-2135661047" TargetMode="External"/><Relationship Id="rId42" Type="http://schemas.openxmlformats.org/officeDocument/2006/relationships/hyperlink" Target="https://www.shutterstock.com/es/image-vector/checklist-on-3d-clipboard-paper-document-2093528155" TargetMode="External"/><Relationship Id="rId7" Type="http://schemas.openxmlformats.org/officeDocument/2006/relationships/hyperlink" Target="https://www.shutterstock.com/es/image-vector/businessman-using-online-database-market-business-1774643084" TargetMode="External"/><Relationship Id="rId2" Type="http://schemas.openxmlformats.org/officeDocument/2006/relationships/hyperlink" Target="https://www.shutterstock.com/es/image-illustration/isometric-3d-illustration-on-blue-background-1752968927" TargetMode="External"/><Relationship Id="rId16" Type="http://schemas.openxmlformats.org/officeDocument/2006/relationships/hyperlink" Target="https://www.shutterstock.com/es/image-vector/book-icon-vector-template-1156554742" TargetMode="External"/><Relationship Id="rId20" Type="http://schemas.openxmlformats.org/officeDocument/2006/relationships/hyperlink" Target="https://www.shutterstock.com/es/image-vector/simple-document-icons-set-universal-use-393640645" TargetMode="External"/><Relationship Id="rId29" Type="http://schemas.openxmlformats.org/officeDocument/2006/relationships/hyperlink" Target="https://www.shutterstock.com/es/image-vector/process-management-icon-optimization-operation-fix-1911744301" TargetMode="External"/><Relationship Id="rId41" Type="http://schemas.openxmlformats.org/officeDocument/2006/relationships/hyperlink" Target="https://www.shutterstock.com/es/image-vector/eye-magnification-vector-icon-309275471" TargetMode="External"/><Relationship Id="rId1" Type="http://schemas.openxmlformats.org/officeDocument/2006/relationships/hyperlink" Target="https://www.shutterstock.com/es/image-vector/tiny-female-character-huge-diary-writing-2022638624" TargetMode="External"/><Relationship Id="rId6" Type="http://schemas.openxmlformats.org/officeDocument/2006/relationships/hyperlink" Target="https://www.shutterstock.com/es/image-vector/transfer-files-sharing-backup-migration-concept-506505070" TargetMode="External"/><Relationship Id="rId11" Type="http://schemas.openxmlformats.org/officeDocument/2006/relationships/hyperlink" Target="https://www.shutterstock.com/es/image-vector/businessman-holds-pile-office-papers-documents-734844538" TargetMode="External"/><Relationship Id="rId24" Type="http://schemas.openxmlformats.org/officeDocument/2006/relationships/hyperlink" Target="https://www.shutterstock.com/es/image-vector/clipboard-gear-isolated-icon-technical-support-2109222662" TargetMode="External"/><Relationship Id="rId32" Type="http://schemas.openxmlformats.org/officeDocument/2006/relationships/hyperlink" Target="https://www.shutterstock.com/es/image-vector/set-instruction-plan-manual-icons-technical-1818457940" TargetMode="External"/><Relationship Id="rId37" Type="http://schemas.openxmlformats.org/officeDocument/2006/relationships/hyperlink" Target="https://www.shutterstock.com/es/image-vector/vocabulary-line-icon-book-glossary-sign-1236192961" TargetMode="External"/><Relationship Id="rId40" Type="http://schemas.openxmlformats.org/officeDocument/2006/relationships/hyperlink" Target="https://www.shutterstock.com/es/image-vector/product-roadmap-project-development-roadmapping-line-1584145075" TargetMode="External"/><Relationship Id="rId5" Type="http://schemas.openxmlformats.org/officeDocument/2006/relationships/hyperlink" Target="https://www.shutterstock.com/es/image-vector/transfer-documentation-folders-paper-files-1075189718" TargetMode="External"/><Relationship Id="rId15" Type="http://schemas.openxmlformats.org/officeDocument/2006/relationships/hyperlink" Target="https://www.shutterstock.com/es/image-vector/target-arrow-icon-isolated-on-white-702119143" TargetMode="External"/><Relationship Id="rId23" Type="http://schemas.openxmlformats.org/officeDocument/2006/relationships/hyperlink" Target="https://www.shutterstock.com/es/image-vector/standard-procedures-operating-business-manual-steps-2031443912" TargetMode="External"/><Relationship Id="rId28" Type="http://schemas.openxmlformats.org/officeDocument/2006/relationships/hyperlink" Target="https://www.shutterstock.com/es/image-vector/growth-chart-circular-arrows-line-design-784354465" TargetMode="External"/><Relationship Id="rId36" Type="http://schemas.openxmlformats.org/officeDocument/2006/relationships/hyperlink" Target="https://www.shutterstock.com/es/image-vector/quality-acceptance-related-line-icon-set-1349242250" TargetMode="External"/><Relationship Id="rId10" Type="http://schemas.openxmlformats.org/officeDocument/2006/relationships/hyperlink" Target="https://www.shutterstock.com/es/image-vector/flat-vector-banner-analytic-finance-graph-717393787" TargetMode="External"/><Relationship Id="rId19" Type="http://schemas.openxmlformats.org/officeDocument/2006/relationships/hyperlink" Target="https://www.shutterstock.com/es/image-vector/vector-streaming-binary-code-background-matrix-2036014685" TargetMode="External"/><Relationship Id="rId31" Type="http://schemas.openxmlformats.org/officeDocument/2006/relationships/hyperlink" Target="https://www.shutterstock.com/es/image-vector/3d-isometric-vector-illustration-modern-office-1891184527" TargetMode="External"/><Relationship Id="rId44" Type="http://schemas.openxmlformats.org/officeDocument/2006/relationships/hyperlink" Target="https://www.shutterstock.com/es/image-vector/copywriting-writing-icon-creative-storytelling-education-1984450361" TargetMode="External"/><Relationship Id="rId4" Type="http://schemas.openxmlformats.org/officeDocument/2006/relationships/hyperlink" Target="https://www.shutterstock.com/es/image-vector/trendwatcher-online-service-platform-specialist-tracking-1864253416" TargetMode="External"/><Relationship Id="rId9" Type="http://schemas.openxmlformats.org/officeDocument/2006/relationships/hyperlink" Target="https://www.shutterstock.com/es/image-vector/realistic-check-icons-3d-plastic-approve-2058988364" TargetMode="External"/><Relationship Id="rId14" Type="http://schemas.openxmlformats.org/officeDocument/2006/relationships/hyperlink" Target="https://www.shutterstock.com/es/image-vector/3d-file-transfer-document-folder-encrypted-2143080027" TargetMode="External"/><Relationship Id="rId22" Type="http://schemas.openxmlformats.org/officeDocument/2006/relationships/hyperlink" Target="https://www.shutterstock.com/es/image-vector/infographics-different-schemes-diagrams-vector-stock-1727450359" TargetMode="External"/><Relationship Id="rId27" Type="http://schemas.openxmlformats.org/officeDocument/2006/relationships/hyperlink" Target="https://www.shutterstock.com/es/image-vector/vector-black-icon-process-1781977871" TargetMode="External"/><Relationship Id="rId30" Type="http://schemas.openxmlformats.org/officeDocument/2006/relationships/hyperlink" Target="https://www.shutterstock.com/es/image-vector/infographics-flowchart-colored-shadows-scheme-1891617589" TargetMode="External"/><Relationship Id="rId35" Type="http://schemas.openxmlformats.org/officeDocument/2006/relationships/hyperlink" Target="https://www.shutterstock.com/es/image-vector/clipboard-check-mark-vector-icon-compliance-1330152230" TargetMode="External"/><Relationship Id="rId43" Type="http://schemas.openxmlformats.org/officeDocument/2006/relationships/hyperlink" Target="https://www.shutterstock.com/es/image-vector/contract-papers-document-folder-stamp-text-1409636174" TargetMode="External"/><Relationship Id="rId8" Type="http://schemas.openxmlformats.org/officeDocument/2006/relationships/hyperlink" Target="https://www.shutterstock.com/es/image-vector/people-taking-documents-shelves-using-magnifying-1871168869" TargetMode="External"/><Relationship Id="rId3" Type="http://schemas.openxmlformats.org/officeDocument/2006/relationships/hyperlink" Target="https://www.shutterstock.com/es/image-vector/isometric-vector-illustration-on-gray-background-2155952245" TargetMode="External"/><Relationship Id="rId12" Type="http://schemas.openxmlformats.org/officeDocument/2006/relationships/hyperlink" Target="https://www.shutterstock.com/es/image-vector/colorful-floppy-disk-icon-retro-style-1993646450" TargetMode="External"/><Relationship Id="rId17" Type="http://schemas.openxmlformats.org/officeDocument/2006/relationships/hyperlink" Target="https://www.shutterstock.com/es/image-vector/set-meeting-icons-such-group-team-1438548089" TargetMode="External"/><Relationship Id="rId25" Type="http://schemas.openxmlformats.org/officeDocument/2006/relationships/hyperlink" Target="https://www.shutterstock.com/es/image-vector/vector-black-line-icon-annex-2208306017" TargetMode="External"/><Relationship Id="rId33" Type="http://schemas.openxmlformats.org/officeDocument/2006/relationships/hyperlink" Target="https://www.shutterstock.com/es/image-vector/target-icon-set-on-white-background-1717374166" TargetMode="External"/><Relationship Id="rId38" Type="http://schemas.openxmlformats.org/officeDocument/2006/relationships/hyperlink" Target="https://www.shutterstock.com/es/image-vector/set-record-checklist-paper-report-business-193687335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hyperlink" Target="https://www.youtube.com/watch?v=Kucgc6NpGwc" TargetMode="External"/><Relationship Id="rId89" Type="http://schemas.openxmlformats.org/officeDocument/2006/relationships/hyperlink" Target="https://atsgestion.net/gestion-documental-en-archivo/" TargetMode="External"/><Relationship Id="rId16" Type="http://schemas.openxmlformats.org/officeDocument/2006/relationships/comments" Target="comments.xml"/><Relationship Id="rId11" Type="http://schemas.openxmlformats.org/officeDocument/2006/relationships/image" Target="media/image3.jpeg"/><Relationship Id="rId32" Type="http://schemas.openxmlformats.org/officeDocument/2006/relationships/image" Target="media/image20.jpeg"/><Relationship Id="rId37" Type="http://schemas.openxmlformats.org/officeDocument/2006/relationships/image" Target="media/image25.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diagramQuickStyle" Target="diagrams/quickStyle1.xml"/><Relationship Id="rId79" Type="http://schemas.openxmlformats.org/officeDocument/2006/relationships/hyperlink" Target="https://www.youtube.com/watch?v=B2SboA2J4ds" TargetMode="External"/><Relationship Id="rId5" Type="http://schemas.openxmlformats.org/officeDocument/2006/relationships/settings" Target="settings.xml"/><Relationship Id="rId90" Type="http://schemas.openxmlformats.org/officeDocument/2006/relationships/hyperlink" Target="https://atsgestion.net/tablas-retencion-documental/" TargetMode="External"/><Relationship Id="rId95"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image" Target="media/image31.jpeg"/><Relationship Id="rId48" Type="http://schemas.openxmlformats.org/officeDocument/2006/relationships/image" Target="media/image36.jpe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hyperlink" Target="https://www.youtube.com/watch?v=gPUJ9vDLbg8" TargetMode="External"/><Relationship Id="rId85" Type="http://schemas.openxmlformats.org/officeDocument/2006/relationships/hyperlink" Target="https://www.youtube.com/watch?v=Kucgc6NpGwc" TargetMode="External"/><Relationship Id="rId3" Type="http://schemas.openxmlformats.org/officeDocument/2006/relationships/numbering" Target="numbering.xml"/><Relationship Id="rId12" Type="http://schemas.openxmlformats.org/officeDocument/2006/relationships/image" Target="media/image4.jpeg"/><Relationship Id="rId17" Type="http://schemas.microsoft.com/office/2011/relationships/commentsExtended" Target="commentsExtended.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diagramColors" Target="diagrams/colors1.xml"/><Relationship Id="rId83" Type="http://schemas.openxmlformats.org/officeDocument/2006/relationships/hyperlink" Target="https://www.youtube.com/watch?v=kyPByMoflDI" TargetMode="External"/><Relationship Id="rId88" Type="http://schemas.openxmlformats.org/officeDocument/2006/relationships/hyperlink" Target="https://www.globalsuitesolutions.com/es/que-es-mapa-de-procesos-y-como-se-elabora/" TargetMode="External"/><Relationship Id="rId91" Type="http://schemas.openxmlformats.org/officeDocument/2006/relationships/hyperlink" Target="https://ayudaleyprotecciondatos.es/2020/05/18/control-documentos/"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4.jpeg"/><Relationship Id="rId10" Type="http://schemas.openxmlformats.org/officeDocument/2006/relationships/image" Target="media/image2.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hyperlink" Target="https://www.globalsuitesolutions.com/es/que-es-mapa-de-procesos-y-como-se-elabora/" TargetMode="External"/><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diagramLayout" Target="diagrams/layout1.xml"/><Relationship Id="rId78" Type="http://schemas.openxmlformats.org/officeDocument/2006/relationships/hyperlink" Target="https://www.youtube.com/watch?v=B2SboA2J4ds" TargetMode="External"/><Relationship Id="rId81" Type="http://schemas.openxmlformats.org/officeDocument/2006/relationships/hyperlink" Target="https://www.youtube.com/watch?v=gPUJ9vDLbg8" TargetMode="External"/><Relationship Id="rId86" Type="http://schemas.openxmlformats.org/officeDocument/2006/relationships/hyperlink" Target="https://normativa.archivogeneral.gov.co/ley-594-de-2000/" TargetMode="External"/><Relationship Id="rId94" Type="http://schemas.openxmlformats.org/officeDocument/2006/relationships/hyperlink" Target="https://iveconsultores.com/diagrama-de-flujo/"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microsoft.com/office/2016/09/relationships/commentsIds" Target="commentsIds.xml"/><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2.jpeg"/><Relationship Id="rId76" Type="http://schemas.microsoft.com/office/2007/relationships/diagramDrawing" Target="diagrams/drawing1.xm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hyperlink" Target="https://www.academia.edu/38644922/Jos%C3%A9_Ram%C3%B3n_Cruz_Mundet_Archiv%C3%ADstica_Gesti%C3%B3n_de_documentos_y_administraci%C3%B3n_de_archivos" TargetMode="External"/><Relationship Id="rId2" Type="http://schemas.openxmlformats.org/officeDocument/2006/relationships/customXml" Target="../customXml/item2.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image" Target="media/image28.jpeg"/><Relationship Id="rId45" Type="http://schemas.openxmlformats.org/officeDocument/2006/relationships/image" Target="media/image33.jpeg"/><Relationship Id="rId66" Type="http://schemas.openxmlformats.org/officeDocument/2006/relationships/image" Target="media/image53.jpeg"/><Relationship Id="rId87" Type="http://schemas.openxmlformats.org/officeDocument/2006/relationships/hyperlink" Target="https://normativa.archivogeneral.gov.co/ley-594-de-2000/" TargetMode="External"/><Relationship Id="rId61" Type="http://schemas.openxmlformats.org/officeDocument/2006/relationships/image" Target="media/image48.jpeg"/><Relationship Id="rId82" Type="http://schemas.openxmlformats.org/officeDocument/2006/relationships/hyperlink" Target="https://www.youtube.com/watch?v=kyPByMoflDI" TargetMode="External"/><Relationship Id="rId19" Type="http://schemas.microsoft.com/office/2018/08/relationships/commentsExtensible" Target="commentsExtensible.xml"/><Relationship Id="rId14" Type="http://schemas.openxmlformats.org/officeDocument/2006/relationships/image" Target="media/image6.jpe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3.jpeg"/><Relationship Id="rId77" Type="http://schemas.openxmlformats.org/officeDocument/2006/relationships/image" Target="media/image59.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diagramData" Target="diagrams/data1.xml"/><Relationship Id="rId93" Type="http://schemas.openxmlformats.org/officeDocument/2006/relationships/hyperlink" Target="https://www.nueva-iso-9001-2015.com/2019/02/como-controlar-los-documentos-externos-en-iso-9001/" TargetMode="External"/><Relationship Id="rId98"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62.png"/></Relationships>
</file>

<file path=word/_rels/header1.xml.rels><?xml version="1.0" encoding="UTF-8" standalone="yes"?>
<Relationships xmlns="http://schemas.openxmlformats.org/package/2006/relationships"><Relationship Id="rId2" Type="http://schemas.openxmlformats.org/officeDocument/2006/relationships/image" Target="media/image61.png"/><Relationship Id="rId1" Type="http://schemas.openxmlformats.org/officeDocument/2006/relationships/image" Target="media/image60.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F58ABB-B648-5248-B4D1-48A2B267A74D}"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MX"/>
        </a:p>
      </dgm:t>
    </dgm:pt>
    <dgm:pt modelId="{DBB8C0FE-624E-3E4E-87DD-894CA160F26B}">
      <dgm:prSet phldrT="[Texto]"/>
      <dgm:spPr/>
      <dgm:t>
        <a:bodyPr/>
        <a:lstStyle/>
        <a:p>
          <a:r>
            <a:rPr lang="es-MX" b="1"/>
            <a:t>GESTIÓN DOCUMENTAL: </a:t>
          </a:r>
          <a:r>
            <a:rPr lang="es-MX"/>
            <a:t>Proceso mediante el cual se realiza una administración de la información documentada en la organización</a:t>
          </a:r>
        </a:p>
      </dgm:t>
    </dgm:pt>
    <dgm:pt modelId="{CB8E7EF4-D5E1-0B4A-B7A2-D90394A6E346}" type="parTrans" cxnId="{79AA3486-C9F0-1740-9C72-3079B349F986}">
      <dgm:prSet/>
      <dgm:spPr/>
      <dgm:t>
        <a:bodyPr/>
        <a:lstStyle/>
        <a:p>
          <a:endParaRPr lang="es-MX"/>
        </a:p>
      </dgm:t>
    </dgm:pt>
    <dgm:pt modelId="{D56EDA90-CFE1-9B4E-8A3E-D2B4186324B5}" type="sibTrans" cxnId="{79AA3486-C9F0-1740-9C72-3079B349F986}">
      <dgm:prSet/>
      <dgm:spPr/>
      <dgm:t>
        <a:bodyPr/>
        <a:lstStyle/>
        <a:p>
          <a:endParaRPr lang="es-MX"/>
        </a:p>
      </dgm:t>
    </dgm:pt>
    <dgm:pt modelId="{0AE0F198-F838-9B46-84E9-3204FBC6BFEF}" type="asst">
      <dgm:prSet phldrT="[Texto]"/>
      <dgm:spPr/>
      <dgm:t>
        <a:bodyPr/>
        <a:lstStyle/>
        <a:p>
          <a:r>
            <a:rPr lang="es-MX" b="1"/>
            <a:t>Documento: </a:t>
          </a:r>
          <a:r>
            <a:rPr lang="es-MX"/>
            <a:t>Elementos que soportan los procesos en la estructura organizacional</a:t>
          </a:r>
        </a:p>
      </dgm:t>
    </dgm:pt>
    <dgm:pt modelId="{1AB29114-E6D4-924E-8441-AD4AACE33475}" type="parTrans" cxnId="{615075E1-86C7-6A4B-AB4E-9303AC0809D6}">
      <dgm:prSet/>
      <dgm:spPr/>
      <dgm:t>
        <a:bodyPr/>
        <a:lstStyle/>
        <a:p>
          <a:endParaRPr lang="es-MX"/>
        </a:p>
      </dgm:t>
    </dgm:pt>
    <dgm:pt modelId="{BE392940-D459-C94A-902D-41475A184DD0}" type="sibTrans" cxnId="{615075E1-86C7-6A4B-AB4E-9303AC0809D6}">
      <dgm:prSet/>
      <dgm:spPr/>
      <dgm:t>
        <a:bodyPr/>
        <a:lstStyle/>
        <a:p>
          <a:endParaRPr lang="es-MX"/>
        </a:p>
      </dgm:t>
    </dgm:pt>
    <dgm:pt modelId="{5D4A8709-EE65-2A43-B14D-35B3A3D99F48}">
      <dgm:prSet phldrT="[Texto]"/>
      <dgm:spPr/>
      <dgm:t>
        <a:bodyPr/>
        <a:lstStyle/>
        <a:p>
          <a:r>
            <a:rPr lang="es-MX" b="1"/>
            <a:t>Procesos: </a:t>
          </a:r>
          <a:r>
            <a:rPr lang="es-MX"/>
            <a:t>Actividades que se realizan en la organización y que garantizan la generación de valor y el cumplimiento del objeto del negocio</a:t>
          </a:r>
        </a:p>
      </dgm:t>
    </dgm:pt>
    <dgm:pt modelId="{ECE23F23-822A-7543-82C2-0A2F5B7C7025}" type="parTrans" cxnId="{7C3E342A-5EA7-6A4A-A94A-C99678ECDD67}">
      <dgm:prSet/>
      <dgm:spPr/>
      <dgm:t>
        <a:bodyPr/>
        <a:lstStyle/>
        <a:p>
          <a:endParaRPr lang="es-MX"/>
        </a:p>
      </dgm:t>
    </dgm:pt>
    <dgm:pt modelId="{269F5787-B86F-684B-8E7A-0A0F79D273A3}" type="sibTrans" cxnId="{7C3E342A-5EA7-6A4A-A94A-C99678ECDD67}">
      <dgm:prSet/>
      <dgm:spPr/>
      <dgm:t>
        <a:bodyPr/>
        <a:lstStyle/>
        <a:p>
          <a:endParaRPr lang="es-MX"/>
        </a:p>
      </dgm:t>
    </dgm:pt>
    <dgm:pt modelId="{800E1787-666E-D44B-AA1A-DC5B16FD2C3C}">
      <dgm:prSet phldrT="[Texto]"/>
      <dgm:spPr/>
      <dgm:t>
        <a:bodyPr/>
        <a:lstStyle/>
        <a:p>
          <a:r>
            <a:rPr lang="es-MX" b="1"/>
            <a:t>Herramientas pera la Gestión de Archivo: </a:t>
          </a:r>
          <a:r>
            <a:rPr lang="es-MX" b="0"/>
            <a:t>Elementos normativos y utilidades que soportan el sistema de gestión.</a:t>
          </a:r>
          <a:endParaRPr lang="es-MX" b="1"/>
        </a:p>
      </dgm:t>
    </dgm:pt>
    <dgm:pt modelId="{F77BF6FF-C2B6-C847-A8B3-596A2DB46B93}" type="parTrans" cxnId="{500540E9-4BF4-564C-870E-2144BB17D494}">
      <dgm:prSet/>
      <dgm:spPr/>
      <dgm:t>
        <a:bodyPr/>
        <a:lstStyle/>
        <a:p>
          <a:endParaRPr lang="es-MX"/>
        </a:p>
      </dgm:t>
    </dgm:pt>
    <dgm:pt modelId="{DDC00E54-D3DF-5D41-BFE9-E3F6A2EAA649}" type="sibTrans" cxnId="{500540E9-4BF4-564C-870E-2144BB17D494}">
      <dgm:prSet/>
      <dgm:spPr/>
      <dgm:t>
        <a:bodyPr/>
        <a:lstStyle/>
        <a:p>
          <a:endParaRPr lang="es-MX"/>
        </a:p>
      </dgm:t>
    </dgm:pt>
    <dgm:pt modelId="{B74E3611-ECB9-F845-81B0-20DB8126B764}">
      <dgm:prSet/>
      <dgm:spPr/>
      <dgm:t>
        <a:bodyPr/>
        <a:lstStyle/>
        <a:p>
          <a:r>
            <a:rPr lang="es-MX"/>
            <a:t>Requieren de la aplicación de diferentes técnicas para su  elaboración, actualización y control  (pueden ser internos o externos)</a:t>
          </a:r>
        </a:p>
      </dgm:t>
    </dgm:pt>
    <dgm:pt modelId="{AE3CFFEF-E0CA-B54D-851D-951AFB4B2733}" type="parTrans" cxnId="{BD98934D-75FB-ED4B-A355-4087F720E8A2}">
      <dgm:prSet/>
      <dgm:spPr/>
      <dgm:t>
        <a:bodyPr/>
        <a:lstStyle/>
        <a:p>
          <a:endParaRPr lang="es-MX"/>
        </a:p>
      </dgm:t>
    </dgm:pt>
    <dgm:pt modelId="{20A80E51-323D-1B4A-B637-36B7112CED1E}" type="sibTrans" cxnId="{BD98934D-75FB-ED4B-A355-4087F720E8A2}">
      <dgm:prSet/>
      <dgm:spPr/>
      <dgm:t>
        <a:bodyPr/>
        <a:lstStyle/>
        <a:p>
          <a:endParaRPr lang="es-MX"/>
        </a:p>
      </dgm:t>
    </dgm:pt>
    <dgm:pt modelId="{6D788BA4-580E-5642-B784-2475016CADBD}">
      <dgm:prSet/>
      <dgm:spPr/>
      <dgm:t>
        <a:bodyPr/>
        <a:lstStyle/>
        <a:p>
          <a:r>
            <a:rPr lang="es-MX"/>
            <a:t>Operacionales: Cumplimiento del objetivo del negocio</a:t>
          </a:r>
        </a:p>
      </dgm:t>
    </dgm:pt>
    <dgm:pt modelId="{6EE0C9DD-9E16-AC45-B3FB-8474AB8E8C91}" type="parTrans" cxnId="{80358CF4-C79D-5D4A-9C98-8B70E8C9806C}">
      <dgm:prSet/>
      <dgm:spPr/>
      <dgm:t>
        <a:bodyPr/>
        <a:lstStyle/>
        <a:p>
          <a:endParaRPr lang="es-MX"/>
        </a:p>
      </dgm:t>
    </dgm:pt>
    <dgm:pt modelId="{84C825C8-9CAF-5E49-9B73-9231C0B7CDC4}" type="sibTrans" cxnId="{80358CF4-C79D-5D4A-9C98-8B70E8C9806C}">
      <dgm:prSet/>
      <dgm:spPr/>
      <dgm:t>
        <a:bodyPr/>
        <a:lstStyle/>
        <a:p>
          <a:endParaRPr lang="es-MX"/>
        </a:p>
      </dgm:t>
    </dgm:pt>
    <dgm:pt modelId="{BED4C3D4-A433-BF4C-9FEA-0C93C7074BE5}">
      <dgm:prSet/>
      <dgm:spPr/>
      <dgm:t>
        <a:bodyPr/>
        <a:lstStyle/>
        <a:p>
          <a:r>
            <a:rPr lang="es-MX"/>
            <a:t>Estratégicos:Transversales, velan por la mejora continua </a:t>
          </a:r>
        </a:p>
      </dgm:t>
    </dgm:pt>
    <dgm:pt modelId="{AA77DA7B-A2BB-3C44-A01D-52809427D94B}" type="parTrans" cxnId="{CB0C9123-FBA7-0742-8D40-96384C1338D2}">
      <dgm:prSet/>
      <dgm:spPr/>
      <dgm:t>
        <a:bodyPr/>
        <a:lstStyle/>
        <a:p>
          <a:endParaRPr lang="es-MX"/>
        </a:p>
      </dgm:t>
    </dgm:pt>
    <dgm:pt modelId="{3F8D8B86-B80D-E54B-9462-C731753F9C3F}" type="sibTrans" cxnId="{CB0C9123-FBA7-0742-8D40-96384C1338D2}">
      <dgm:prSet/>
      <dgm:spPr/>
      <dgm:t>
        <a:bodyPr/>
        <a:lstStyle/>
        <a:p>
          <a:endParaRPr lang="es-MX"/>
        </a:p>
      </dgm:t>
    </dgm:pt>
    <dgm:pt modelId="{87C81865-CA4E-2D44-91F7-409E06CAD469}">
      <dgm:prSet/>
      <dgm:spPr/>
      <dgm:t>
        <a:bodyPr/>
        <a:lstStyle/>
        <a:p>
          <a:r>
            <a:rPr lang="es-MX"/>
            <a:t>De Soporte: Sustentan los demás y garantizan coherencia en el sistema</a:t>
          </a:r>
        </a:p>
      </dgm:t>
    </dgm:pt>
    <dgm:pt modelId="{1C443537-11D1-874F-A019-56C11A0AF318}" type="parTrans" cxnId="{C4945F58-3C24-DE4A-ABAD-C802DA82E0FF}">
      <dgm:prSet/>
      <dgm:spPr/>
      <dgm:t>
        <a:bodyPr/>
        <a:lstStyle/>
        <a:p>
          <a:endParaRPr lang="es-MX"/>
        </a:p>
      </dgm:t>
    </dgm:pt>
    <dgm:pt modelId="{7D0FD968-1520-B74C-96A3-314979DC4726}" type="sibTrans" cxnId="{C4945F58-3C24-DE4A-ABAD-C802DA82E0FF}">
      <dgm:prSet/>
      <dgm:spPr/>
      <dgm:t>
        <a:bodyPr/>
        <a:lstStyle/>
        <a:p>
          <a:endParaRPr lang="es-MX"/>
        </a:p>
      </dgm:t>
    </dgm:pt>
    <dgm:pt modelId="{D572D0BF-5BF7-1F43-81F5-8BE277A761C5}">
      <dgm:prSet/>
      <dgm:spPr/>
      <dgm:t>
        <a:bodyPr/>
        <a:lstStyle/>
        <a:p>
          <a:r>
            <a:rPr lang="es-MX"/>
            <a:t>Ley General de Archivo : aporta normativa.</a:t>
          </a:r>
        </a:p>
      </dgm:t>
    </dgm:pt>
    <dgm:pt modelId="{EE0A048F-F9E8-E54F-B3BB-306FC025AE50}" type="parTrans" cxnId="{B6438788-9B46-5D45-A383-363DBB45B930}">
      <dgm:prSet/>
      <dgm:spPr/>
      <dgm:t>
        <a:bodyPr/>
        <a:lstStyle/>
        <a:p>
          <a:endParaRPr lang="es-MX"/>
        </a:p>
      </dgm:t>
    </dgm:pt>
    <dgm:pt modelId="{2283AEDC-64FB-6647-A1D8-1058894D1FC0}" type="sibTrans" cxnId="{B6438788-9B46-5D45-A383-363DBB45B930}">
      <dgm:prSet/>
      <dgm:spPr/>
      <dgm:t>
        <a:bodyPr/>
        <a:lstStyle/>
        <a:p>
          <a:endParaRPr lang="es-MX"/>
        </a:p>
      </dgm:t>
    </dgm:pt>
    <dgm:pt modelId="{65FD65D6-9033-6942-9FE9-E4E36983BB44}">
      <dgm:prSet/>
      <dgm:spPr/>
      <dgm:t>
        <a:bodyPr/>
        <a:lstStyle/>
        <a:p>
          <a:r>
            <a:rPr lang="es-MX"/>
            <a:t>Guías técnicas: Permiten orientar la creación y actualización de documentos</a:t>
          </a:r>
        </a:p>
      </dgm:t>
    </dgm:pt>
    <dgm:pt modelId="{C9DC293F-3BB0-EE41-A4BB-1A48F1095D46}" type="parTrans" cxnId="{518706F4-902D-D741-9F86-F9B01F36E747}">
      <dgm:prSet/>
      <dgm:spPr/>
      <dgm:t>
        <a:bodyPr/>
        <a:lstStyle/>
        <a:p>
          <a:endParaRPr lang="es-MX"/>
        </a:p>
      </dgm:t>
    </dgm:pt>
    <dgm:pt modelId="{3422D843-2289-A040-B912-02BE41880436}" type="sibTrans" cxnId="{518706F4-902D-D741-9F86-F9B01F36E747}">
      <dgm:prSet/>
      <dgm:spPr/>
      <dgm:t>
        <a:bodyPr/>
        <a:lstStyle/>
        <a:p>
          <a:endParaRPr lang="es-MX"/>
        </a:p>
      </dgm:t>
    </dgm:pt>
    <dgm:pt modelId="{7EA7AD1C-EEA0-914D-A780-D9089E5FA937}">
      <dgm:prSet/>
      <dgm:spPr/>
      <dgm:t>
        <a:bodyPr/>
        <a:lstStyle/>
        <a:p>
          <a:r>
            <a:rPr lang="es-MX"/>
            <a:t>Tablas de Retención: Permiten registrar y controlar los documentos del Sistema de Gestión.</a:t>
          </a:r>
        </a:p>
      </dgm:t>
    </dgm:pt>
    <dgm:pt modelId="{E3F3F725-DE91-4F42-9E83-52BA473E1777}" type="parTrans" cxnId="{1E0A5B31-F598-5745-AA0B-9AF6AB1895DB}">
      <dgm:prSet/>
      <dgm:spPr/>
      <dgm:t>
        <a:bodyPr/>
        <a:lstStyle/>
        <a:p>
          <a:endParaRPr lang="es-MX"/>
        </a:p>
      </dgm:t>
    </dgm:pt>
    <dgm:pt modelId="{D02E8528-A547-E341-BF1C-CBF65C6C669B}" type="sibTrans" cxnId="{1E0A5B31-F598-5745-AA0B-9AF6AB1895DB}">
      <dgm:prSet/>
      <dgm:spPr/>
      <dgm:t>
        <a:bodyPr/>
        <a:lstStyle/>
        <a:p>
          <a:endParaRPr lang="es-MX"/>
        </a:p>
      </dgm:t>
    </dgm:pt>
    <dgm:pt modelId="{1D11A468-0800-5940-8EA9-8EDE54100C7E}">
      <dgm:prSet/>
      <dgm:spPr/>
      <dgm:t>
        <a:bodyPr/>
        <a:lstStyle/>
        <a:p>
          <a:r>
            <a:rPr lang="es-MX"/>
            <a:t>Herramientas Ofimáticas: Instrumentos para la sistematización del Sistema de Gestión</a:t>
          </a:r>
        </a:p>
      </dgm:t>
    </dgm:pt>
    <dgm:pt modelId="{B7127B77-5CBC-7B44-84E0-36CE539C8949}" type="parTrans" cxnId="{55FC549B-B812-574A-B96E-63621603C5EC}">
      <dgm:prSet/>
      <dgm:spPr/>
      <dgm:t>
        <a:bodyPr/>
        <a:lstStyle/>
        <a:p>
          <a:endParaRPr lang="es-MX"/>
        </a:p>
      </dgm:t>
    </dgm:pt>
    <dgm:pt modelId="{47E89012-4D99-1143-9AB8-67CC57BC9CF4}" type="sibTrans" cxnId="{55FC549B-B812-574A-B96E-63621603C5EC}">
      <dgm:prSet/>
      <dgm:spPr/>
      <dgm:t>
        <a:bodyPr/>
        <a:lstStyle/>
        <a:p>
          <a:endParaRPr lang="es-MX"/>
        </a:p>
      </dgm:t>
    </dgm:pt>
    <dgm:pt modelId="{C18ACA66-706C-2D45-93E7-7631D3391D39}" type="pres">
      <dgm:prSet presAssocID="{B7F58ABB-B648-5248-B4D1-48A2B267A74D}" presName="hierChild1" presStyleCnt="0">
        <dgm:presLayoutVars>
          <dgm:orgChart val="1"/>
          <dgm:chPref val="1"/>
          <dgm:dir/>
          <dgm:animOne val="branch"/>
          <dgm:animLvl val="lvl"/>
          <dgm:resizeHandles/>
        </dgm:presLayoutVars>
      </dgm:prSet>
      <dgm:spPr/>
    </dgm:pt>
    <dgm:pt modelId="{A9087C27-C1F9-8F4E-83CA-4169121D3832}" type="pres">
      <dgm:prSet presAssocID="{DBB8C0FE-624E-3E4E-87DD-894CA160F26B}" presName="hierRoot1" presStyleCnt="0">
        <dgm:presLayoutVars>
          <dgm:hierBranch val="init"/>
        </dgm:presLayoutVars>
      </dgm:prSet>
      <dgm:spPr/>
    </dgm:pt>
    <dgm:pt modelId="{51B42D30-ED73-E14C-A646-0B882C97615D}" type="pres">
      <dgm:prSet presAssocID="{DBB8C0FE-624E-3E4E-87DD-894CA160F26B}" presName="rootComposite1" presStyleCnt="0"/>
      <dgm:spPr/>
    </dgm:pt>
    <dgm:pt modelId="{8A7159AD-323D-834E-BE4B-BBF9CF107EDD}" type="pres">
      <dgm:prSet presAssocID="{DBB8C0FE-624E-3E4E-87DD-894CA160F26B}" presName="rootText1" presStyleLbl="node0" presStyleIdx="0" presStyleCnt="1">
        <dgm:presLayoutVars>
          <dgm:chPref val="3"/>
        </dgm:presLayoutVars>
      </dgm:prSet>
      <dgm:spPr/>
    </dgm:pt>
    <dgm:pt modelId="{2519A5A4-EB83-C947-9F8E-183A6E313C71}" type="pres">
      <dgm:prSet presAssocID="{DBB8C0FE-624E-3E4E-87DD-894CA160F26B}" presName="rootConnector1" presStyleLbl="node1" presStyleIdx="0" presStyleCnt="0"/>
      <dgm:spPr/>
    </dgm:pt>
    <dgm:pt modelId="{9172B0E0-3B2A-7245-B151-98D764CC4B5D}" type="pres">
      <dgm:prSet presAssocID="{DBB8C0FE-624E-3E4E-87DD-894CA160F26B}" presName="hierChild2" presStyleCnt="0"/>
      <dgm:spPr/>
    </dgm:pt>
    <dgm:pt modelId="{C12EC317-0C38-604D-9F5D-D4F807FC686C}" type="pres">
      <dgm:prSet presAssocID="{ECE23F23-822A-7543-82C2-0A2F5B7C7025}" presName="Name37" presStyleLbl="parChTrans1D2" presStyleIdx="0" presStyleCnt="3"/>
      <dgm:spPr/>
    </dgm:pt>
    <dgm:pt modelId="{0A10D8AC-B3A7-CD49-B8CE-C946D8202632}" type="pres">
      <dgm:prSet presAssocID="{5D4A8709-EE65-2A43-B14D-35B3A3D99F48}" presName="hierRoot2" presStyleCnt="0">
        <dgm:presLayoutVars>
          <dgm:hierBranch val="init"/>
        </dgm:presLayoutVars>
      </dgm:prSet>
      <dgm:spPr/>
    </dgm:pt>
    <dgm:pt modelId="{058E487D-B0E9-1B4A-A9C6-1BAFB9797D63}" type="pres">
      <dgm:prSet presAssocID="{5D4A8709-EE65-2A43-B14D-35B3A3D99F48}" presName="rootComposite" presStyleCnt="0"/>
      <dgm:spPr/>
    </dgm:pt>
    <dgm:pt modelId="{37EEA371-C7AB-234C-AE16-C0D3ACBB6031}" type="pres">
      <dgm:prSet presAssocID="{5D4A8709-EE65-2A43-B14D-35B3A3D99F48}" presName="rootText" presStyleLbl="node2" presStyleIdx="0" presStyleCnt="2">
        <dgm:presLayoutVars>
          <dgm:chPref val="3"/>
        </dgm:presLayoutVars>
      </dgm:prSet>
      <dgm:spPr/>
    </dgm:pt>
    <dgm:pt modelId="{80D5532D-3138-B844-BA4B-C9EEDF75F601}" type="pres">
      <dgm:prSet presAssocID="{5D4A8709-EE65-2A43-B14D-35B3A3D99F48}" presName="rootConnector" presStyleLbl="node2" presStyleIdx="0" presStyleCnt="2"/>
      <dgm:spPr/>
    </dgm:pt>
    <dgm:pt modelId="{1C9DDBE7-2D20-2742-9377-1FB8D357B8D5}" type="pres">
      <dgm:prSet presAssocID="{5D4A8709-EE65-2A43-B14D-35B3A3D99F48}" presName="hierChild4" presStyleCnt="0"/>
      <dgm:spPr/>
    </dgm:pt>
    <dgm:pt modelId="{8003C138-BFC8-384F-8290-B3A1633B1032}" type="pres">
      <dgm:prSet presAssocID="{6EE0C9DD-9E16-AC45-B3FB-8474AB8E8C91}" presName="Name37" presStyleLbl="parChTrans1D3" presStyleIdx="0" presStyleCnt="8"/>
      <dgm:spPr/>
    </dgm:pt>
    <dgm:pt modelId="{F2F4E4DA-059F-1E43-858D-B584EA144883}" type="pres">
      <dgm:prSet presAssocID="{6D788BA4-580E-5642-B784-2475016CADBD}" presName="hierRoot2" presStyleCnt="0">
        <dgm:presLayoutVars>
          <dgm:hierBranch val="init"/>
        </dgm:presLayoutVars>
      </dgm:prSet>
      <dgm:spPr/>
    </dgm:pt>
    <dgm:pt modelId="{0BFDC812-80E7-DE4C-AD37-68347C4E87BA}" type="pres">
      <dgm:prSet presAssocID="{6D788BA4-580E-5642-B784-2475016CADBD}" presName="rootComposite" presStyleCnt="0"/>
      <dgm:spPr/>
    </dgm:pt>
    <dgm:pt modelId="{89F0C831-56FF-2D4B-9344-B6BC12934099}" type="pres">
      <dgm:prSet presAssocID="{6D788BA4-580E-5642-B784-2475016CADBD}" presName="rootText" presStyleLbl="node3" presStyleIdx="0" presStyleCnt="8">
        <dgm:presLayoutVars>
          <dgm:chPref val="3"/>
        </dgm:presLayoutVars>
      </dgm:prSet>
      <dgm:spPr/>
    </dgm:pt>
    <dgm:pt modelId="{7805E3D0-8CC0-444E-82E6-D89C6E7FDFDB}" type="pres">
      <dgm:prSet presAssocID="{6D788BA4-580E-5642-B784-2475016CADBD}" presName="rootConnector" presStyleLbl="node3" presStyleIdx="0" presStyleCnt="8"/>
      <dgm:spPr/>
    </dgm:pt>
    <dgm:pt modelId="{16C43E2F-6D18-B54C-88AC-D51D462534A3}" type="pres">
      <dgm:prSet presAssocID="{6D788BA4-580E-5642-B784-2475016CADBD}" presName="hierChild4" presStyleCnt="0"/>
      <dgm:spPr/>
    </dgm:pt>
    <dgm:pt modelId="{0223EE9B-6F2C-7A46-9F1F-205A9DDD6B13}" type="pres">
      <dgm:prSet presAssocID="{6D788BA4-580E-5642-B784-2475016CADBD}" presName="hierChild5" presStyleCnt="0"/>
      <dgm:spPr/>
    </dgm:pt>
    <dgm:pt modelId="{3193AC7E-5715-4845-B60B-1B5DABBCE129}" type="pres">
      <dgm:prSet presAssocID="{AA77DA7B-A2BB-3C44-A01D-52809427D94B}" presName="Name37" presStyleLbl="parChTrans1D3" presStyleIdx="1" presStyleCnt="8"/>
      <dgm:spPr/>
    </dgm:pt>
    <dgm:pt modelId="{5EFCCCBF-9E94-E94A-89E0-6CE1F4277337}" type="pres">
      <dgm:prSet presAssocID="{BED4C3D4-A433-BF4C-9FEA-0C93C7074BE5}" presName="hierRoot2" presStyleCnt="0">
        <dgm:presLayoutVars>
          <dgm:hierBranch val="init"/>
        </dgm:presLayoutVars>
      </dgm:prSet>
      <dgm:spPr/>
    </dgm:pt>
    <dgm:pt modelId="{950B5DDA-E12F-2645-8682-F33576FBD2B2}" type="pres">
      <dgm:prSet presAssocID="{BED4C3D4-A433-BF4C-9FEA-0C93C7074BE5}" presName="rootComposite" presStyleCnt="0"/>
      <dgm:spPr/>
    </dgm:pt>
    <dgm:pt modelId="{E3B3783A-6CE1-2248-80B6-DCCB6FA8FE13}" type="pres">
      <dgm:prSet presAssocID="{BED4C3D4-A433-BF4C-9FEA-0C93C7074BE5}" presName="rootText" presStyleLbl="node3" presStyleIdx="1" presStyleCnt="8">
        <dgm:presLayoutVars>
          <dgm:chPref val="3"/>
        </dgm:presLayoutVars>
      </dgm:prSet>
      <dgm:spPr/>
    </dgm:pt>
    <dgm:pt modelId="{007D506E-4EF3-D240-8855-653B235D9D89}" type="pres">
      <dgm:prSet presAssocID="{BED4C3D4-A433-BF4C-9FEA-0C93C7074BE5}" presName="rootConnector" presStyleLbl="node3" presStyleIdx="1" presStyleCnt="8"/>
      <dgm:spPr/>
    </dgm:pt>
    <dgm:pt modelId="{4BF3913C-43E9-A843-AE3D-A85B92E29683}" type="pres">
      <dgm:prSet presAssocID="{BED4C3D4-A433-BF4C-9FEA-0C93C7074BE5}" presName="hierChild4" presStyleCnt="0"/>
      <dgm:spPr/>
    </dgm:pt>
    <dgm:pt modelId="{9CC694B0-E9B1-AF4B-8DBB-1FEA29DE6BB8}" type="pres">
      <dgm:prSet presAssocID="{BED4C3D4-A433-BF4C-9FEA-0C93C7074BE5}" presName="hierChild5" presStyleCnt="0"/>
      <dgm:spPr/>
    </dgm:pt>
    <dgm:pt modelId="{DC5A0333-7E93-2443-9967-7F003C6A9D88}" type="pres">
      <dgm:prSet presAssocID="{1C443537-11D1-874F-A019-56C11A0AF318}" presName="Name37" presStyleLbl="parChTrans1D3" presStyleIdx="2" presStyleCnt="8"/>
      <dgm:spPr/>
    </dgm:pt>
    <dgm:pt modelId="{BF194B21-26D6-E24D-A249-7CF10A93F9AD}" type="pres">
      <dgm:prSet presAssocID="{87C81865-CA4E-2D44-91F7-409E06CAD469}" presName="hierRoot2" presStyleCnt="0">
        <dgm:presLayoutVars>
          <dgm:hierBranch val="init"/>
        </dgm:presLayoutVars>
      </dgm:prSet>
      <dgm:spPr/>
    </dgm:pt>
    <dgm:pt modelId="{630E2783-8397-C047-8284-90BE148033F8}" type="pres">
      <dgm:prSet presAssocID="{87C81865-CA4E-2D44-91F7-409E06CAD469}" presName="rootComposite" presStyleCnt="0"/>
      <dgm:spPr/>
    </dgm:pt>
    <dgm:pt modelId="{45851AD8-29E8-CF41-BCB3-46F98EBAEB7F}" type="pres">
      <dgm:prSet presAssocID="{87C81865-CA4E-2D44-91F7-409E06CAD469}" presName="rootText" presStyleLbl="node3" presStyleIdx="2" presStyleCnt="8">
        <dgm:presLayoutVars>
          <dgm:chPref val="3"/>
        </dgm:presLayoutVars>
      </dgm:prSet>
      <dgm:spPr/>
    </dgm:pt>
    <dgm:pt modelId="{8C4E341B-F8EB-1E48-A461-4B215CA3C7AE}" type="pres">
      <dgm:prSet presAssocID="{87C81865-CA4E-2D44-91F7-409E06CAD469}" presName="rootConnector" presStyleLbl="node3" presStyleIdx="2" presStyleCnt="8"/>
      <dgm:spPr/>
    </dgm:pt>
    <dgm:pt modelId="{C3BC5C13-1C61-F145-8A36-B5547C015305}" type="pres">
      <dgm:prSet presAssocID="{87C81865-CA4E-2D44-91F7-409E06CAD469}" presName="hierChild4" presStyleCnt="0"/>
      <dgm:spPr/>
    </dgm:pt>
    <dgm:pt modelId="{984293E4-A7FF-6D4A-9530-0EA24028D3DA}" type="pres">
      <dgm:prSet presAssocID="{87C81865-CA4E-2D44-91F7-409E06CAD469}" presName="hierChild5" presStyleCnt="0"/>
      <dgm:spPr/>
    </dgm:pt>
    <dgm:pt modelId="{BB100E80-0A34-F846-875E-9AE36E8EB46C}" type="pres">
      <dgm:prSet presAssocID="{5D4A8709-EE65-2A43-B14D-35B3A3D99F48}" presName="hierChild5" presStyleCnt="0"/>
      <dgm:spPr/>
    </dgm:pt>
    <dgm:pt modelId="{57C9A05E-5A6C-4F4C-9B18-94E1B4A346F8}" type="pres">
      <dgm:prSet presAssocID="{F77BF6FF-C2B6-C847-A8B3-596A2DB46B93}" presName="Name37" presStyleLbl="parChTrans1D2" presStyleIdx="1" presStyleCnt="3"/>
      <dgm:spPr/>
    </dgm:pt>
    <dgm:pt modelId="{F4308194-0302-4D47-A631-E223E7586BA8}" type="pres">
      <dgm:prSet presAssocID="{800E1787-666E-D44B-AA1A-DC5B16FD2C3C}" presName="hierRoot2" presStyleCnt="0">
        <dgm:presLayoutVars>
          <dgm:hierBranch val="init"/>
        </dgm:presLayoutVars>
      </dgm:prSet>
      <dgm:spPr/>
    </dgm:pt>
    <dgm:pt modelId="{B606F0A4-2EC6-294F-BC26-6F91C2B097D0}" type="pres">
      <dgm:prSet presAssocID="{800E1787-666E-D44B-AA1A-DC5B16FD2C3C}" presName="rootComposite" presStyleCnt="0"/>
      <dgm:spPr/>
    </dgm:pt>
    <dgm:pt modelId="{1ADD53B7-00F6-204C-9653-FBD119467D6F}" type="pres">
      <dgm:prSet presAssocID="{800E1787-666E-D44B-AA1A-DC5B16FD2C3C}" presName="rootText" presStyleLbl="node2" presStyleIdx="1" presStyleCnt="2">
        <dgm:presLayoutVars>
          <dgm:chPref val="3"/>
        </dgm:presLayoutVars>
      </dgm:prSet>
      <dgm:spPr/>
    </dgm:pt>
    <dgm:pt modelId="{2A657AA3-A5DF-F740-80BF-5E741D1DD326}" type="pres">
      <dgm:prSet presAssocID="{800E1787-666E-D44B-AA1A-DC5B16FD2C3C}" presName="rootConnector" presStyleLbl="node2" presStyleIdx="1" presStyleCnt="2"/>
      <dgm:spPr/>
    </dgm:pt>
    <dgm:pt modelId="{4FE510B8-AD99-8041-9C78-2CA148D2A2E7}" type="pres">
      <dgm:prSet presAssocID="{800E1787-666E-D44B-AA1A-DC5B16FD2C3C}" presName="hierChild4" presStyleCnt="0"/>
      <dgm:spPr/>
    </dgm:pt>
    <dgm:pt modelId="{4A917A13-773B-244F-BD95-D38794260B29}" type="pres">
      <dgm:prSet presAssocID="{EE0A048F-F9E8-E54F-B3BB-306FC025AE50}" presName="Name37" presStyleLbl="parChTrans1D3" presStyleIdx="3" presStyleCnt="8"/>
      <dgm:spPr/>
    </dgm:pt>
    <dgm:pt modelId="{F4190CB9-C7EF-704E-A452-C225159D4CAD}" type="pres">
      <dgm:prSet presAssocID="{D572D0BF-5BF7-1F43-81F5-8BE277A761C5}" presName="hierRoot2" presStyleCnt="0">
        <dgm:presLayoutVars>
          <dgm:hierBranch val="init"/>
        </dgm:presLayoutVars>
      </dgm:prSet>
      <dgm:spPr/>
    </dgm:pt>
    <dgm:pt modelId="{33CC15A5-F49D-9644-A546-104BD651D124}" type="pres">
      <dgm:prSet presAssocID="{D572D0BF-5BF7-1F43-81F5-8BE277A761C5}" presName="rootComposite" presStyleCnt="0"/>
      <dgm:spPr/>
    </dgm:pt>
    <dgm:pt modelId="{C62401AB-9F92-9F4C-BC54-DCBB07AC424F}" type="pres">
      <dgm:prSet presAssocID="{D572D0BF-5BF7-1F43-81F5-8BE277A761C5}" presName="rootText" presStyleLbl="node3" presStyleIdx="3" presStyleCnt="8">
        <dgm:presLayoutVars>
          <dgm:chPref val="3"/>
        </dgm:presLayoutVars>
      </dgm:prSet>
      <dgm:spPr/>
    </dgm:pt>
    <dgm:pt modelId="{09211081-9100-254B-A765-0CC267508FAA}" type="pres">
      <dgm:prSet presAssocID="{D572D0BF-5BF7-1F43-81F5-8BE277A761C5}" presName="rootConnector" presStyleLbl="node3" presStyleIdx="3" presStyleCnt="8"/>
      <dgm:spPr/>
    </dgm:pt>
    <dgm:pt modelId="{A60D7A32-8189-5847-9ABE-B95111381D6C}" type="pres">
      <dgm:prSet presAssocID="{D572D0BF-5BF7-1F43-81F5-8BE277A761C5}" presName="hierChild4" presStyleCnt="0"/>
      <dgm:spPr/>
    </dgm:pt>
    <dgm:pt modelId="{552955F8-FECE-F74D-9B6C-D1534218AFC1}" type="pres">
      <dgm:prSet presAssocID="{D572D0BF-5BF7-1F43-81F5-8BE277A761C5}" presName="hierChild5" presStyleCnt="0"/>
      <dgm:spPr/>
    </dgm:pt>
    <dgm:pt modelId="{95F3864B-1F40-4143-939F-CB8889F5B8FE}" type="pres">
      <dgm:prSet presAssocID="{C9DC293F-3BB0-EE41-A4BB-1A48F1095D46}" presName="Name37" presStyleLbl="parChTrans1D3" presStyleIdx="4" presStyleCnt="8"/>
      <dgm:spPr/>
    </dgm:pt>
    <dgm:pt modelId="{264EFFB6-494C-104E-ABDB-BE8C84E60926}" type="pres">
      <dgm:prSet presAssocID="{65FD65D6-9033-6942-9FE9-E4E36983BB44}" presName="hierRoot2" presStyleCnt="0">
        <dgm:presLayoutVars>
          <dgm:hierBranch val="init"/>
        </dgm:presLayoutVars>
      </dgm:prSet>
      <dgm:spPr/>
    </dgm:pt>
    <dgm:pt modelId="{6F9B34A5-AA58-3F42-A891-1AE4711DEBD5}" type="pres">
      <dgm:prSet presAssocID="{65FD65D6-9033-6942-9FE9-E4E36983BB44}" presName="rootComposite" presStyleCnt="0"/>
      <dgm:spPr/>
    </dgm:pt>
    <dgm:pt modelId="{E38DC11A-83FA-4E4F-A66D-6DC8FC20E9AB}" type="pres">
      <dgm:prSet presAssocID="{65FD65D6-9033-6942-9FE9-E4E36983BB44}" presName="rootText" presStyleLbl="node3" presStyleIdx="4" presStyleCnt="8">
        <dgm:presLayoutVars>
          <dgm:chPref val="3"/>
        </dgm:presLayoutVars>
      </dgm:prSet>
      <dgm:spPr/>
    </dgm:pt>
    <dgm:pt modelId="{53438BC0-4EBD-EF48-AFF0-12576B78075F}" type="pres">
      <dgm:prSet presAssocID="{65FD65D6-9033-6942-9FE9-E4E36983BB44}" presName="rootConnector" presStyleLbl="node3" presStyleIdx="4" presStyleCnt="8"/>
      <dgm:spPr/>
    </dgm:pt>
    <dgm:pt modelId="{D35BBE22-25DA-8A43-BBE8-A9B4D9032EDF}" type="pres">
      <dgm:prSet presAssocID="{65FD65D6-9033-6942-9FE9-E4E36983BB44}" presName="hierChild4" presStyleCnt="0"/>
      <dgm:spPr/>
    </dgm:pt>
    <dgm:pt modelId="{A23BA1BE-524D-194C-B2C5-9E549172338E}" type="pres">
      <dgm:prSet presAssocID="{65FD65D6-9033-6942-9FE9-E4E36983BB44}" presName="hierChild5" presStyleCnt="0"/>
      <dgm:spPr/>
    </dgm:pt>
    <dgm:pt modelId="{5ACD0E45-81C5-FD4C-B0F1-6BC48D32C7CD}" type="pres">
      <dgm:prSet presAssocID="{E3F3F725-DE91-4F42-9E83-52BA473E1777}" presName="Name37" presStyleLbl="parChTrans1D3" presStyleIdx="5" presStyleCnt="8"/>
      <dgm:spPr/>
    </dgm:pt>
    <dgm:pt modelId="{07DCF6F2-509E-FC43-9BE7-135B3537A209}" type="pres">
      <dgm:prSet presAssocID="{7EA7AD1C-EEA0-914D-A780-D9089E5FA937}" presName="hierRoot2" presStyleCnt="0">
        <dgm:presLayoutVars>
          <dgm:hierBranch val="init"/>
        </dgm:presLayoutVars>
      </dgm:prSet>
      <dgm:spPr/>
    </dgm:pt>
    <dgm:pt modelId="{FEA16585-0004-F54E-BFF1-D852C4C18889}" type="pres">
      <dgm:prSet presAssocID="{7EA7AD1C-EEA0-914D-A780-D9089E5FA937}" presName="rootComposite" presStyleCnt="0"/>
      <dgm:spPr/>
    </dgm:pt>
    <dgm:pt modelId="{25418E50-90A4-DF43-B98F-28C8397E781B}" type="pres">
      <dgm:prSet presAssocID="{7EA7AD1C-EEA0-914D-A780-D9089E5FA937}" presName="rootText" presStyleLbl="node3" presStyleIdx="5" presStyleCnt="8">
        <dgm:presLayoutVars>
          <dgm:chPref val="3"/>
        </dgm:presLayoutVars>
      </dgm:prSet>
      <dgm:spPr/>
    </dgm:pt>
    <dgm:pt modelId="{749F4170-BDAE-8E47-8570-E2B7FA581514}" type="pres">
      <dgm:prSet presAssocID="{7EA7AD1C-EEA0-914D-A780-D9089E5FA937}" presName="rootConnector" presStyleLbl="node3" presStyleIdx="5" presStyleCnt="8"/>
      <dgm:spPr/>
    </dgm:pt>
    <dgm:pt modelId="{5E4E5A94-34A9-C84E-A197-5B4BBDACB564}" type="pres">
      <dgm:prSet presAssocID="{7EA7AD1C-EEA0-914D-A780-D9089E5FA937}" presName="hierChild4" presStyleCnt="0"/>
      <dgm:spPr/>
    </dgm:pt>
    <dgm:pt modelId="{EFDAB4B4-325D-424F-9CD8-99597F97B744}" type="pres">
      <dgm:prSet presAssocID="{7EA7AD1C-EEA0-914D-A780-D9089E5FA937}" presName="hierChild5" presStyleCnt="0"/>
      <dgm:spPr/>
    </dgm:pt>
    <dgm:pt modelId="{83599E94-339A-024D-8E4A-CE733437E302}" type="pres">
      <dgm:prSet presAssocID="{B7127B77-5CBC-7B44-84E0-36CE539C8949}" presName="Name37" presStyleLbl="parChTrans1D3" presStyleIdx="6" presStyleCnt="8"/>
      <dgm:spPr/>
    </dgm:pt>
    <dgm:pt modelId="{1D8FBDE0-6B92-634B-BE54-E78D0008D5A2}" type="pres">
      <dgm:prSet presAssocID="{1D11A468-0800-5940-8EA9-8EDE54100C7E}" presName="hierRoot2" presStyleCnt="0">
        <dgm:presLayoutVars>
          <dgm:hierBranch val="init"/>
        </dgm:presLayoutVars>
      </dgm:prSet>
      <dgm:spPr/>
    </dgm:pt>
    <dgm:pt modelId="{EC7F3AD5-FD53-3C46-AB86-4299062B717C}" type="pres">
      <dgm:prSet presAssocID="{1D11A468-0800-5940-8EA9-8EDE54100C7E}" presName="rootComposite" presStyleCnt="0"/>
      <dgm:spPr/>
    </dgm:pt>
    <dgm:pt modelId="{BF809740-4413-8943-A5E4-B1FC85D1C09E}" type="pres">
      <dgm:prSet presAssocID="{1D11A468-0800-5940-8EA9-8EDE54100C7E}" presName="rootText" presStyleLbl="node3" presStyleIdx="6" presStyleCnt="8">
        <dgm:presLayoutVars>
          <dgm:chPref val="3"/>
        </dgm:presLayoutVars>
      </dgm:prSet>
      <dgm:spPr/>
    </dgm:pt>
    <dgm:pt modelId="{69D433F9-1622-A340-8101-C7BB9327330A}" type="pres">
      <dgm:prSet presAssocID="{1D11A468-0800-5940-8EA9-8EDE54100C7E}" presName="rootConnector" presStyleLbl="node3" presStyleIdx="6" presStyleCnt="8"/>
      <dgm:spPr/>
    </dgm:pt>
    <dgm:pt modelId="{44F4FAEE-C2B2-5041-A032-EABDCD70CAA8}" type="pres">
      <dgm:prSet presAssocID="{1D11A468-0800-5940-8EA9-8EDE54100C7E}" presName="hierChild4" presStyleCnt="0"/>
      <dgm:spPr/>
    </dgm:pt>
    <dgm:pt modelId="{F8E3B619-F8F8-E641-9340-DD5BF5E1FB9F}" type="pres">
      <dgm:prSet presAssocID="{1D11A468-0800-5940-8EA9-8EDE54100C7E}" presName="hierChild5" presStyleCnt="0"/>
      <dgm:spPr/>
    </dgm:pt>
    <dgm:pt modelId="{E31DAE33-1791-6C4B-93BE-912DC01D617B}" type="pres">
      <dgm:prSet presAssocID="{800E1787-666E-D44B-AA1A-DC5B16FD2C3C}" presName="hierChild5" presStyleCnt="0"/>
      <dgm:spPr/>
    </dgm:pt>
    <dgm:pt modelId="{A5AFA01F-91B3-D842-8D06-096A848A4693}" type="pres">
      <dgm:prSet presAssocID="{DBB8C0FE-624E-3E4E-87DD-894CA160F26B}" presName="hierChild3" presStyleCnt="0"/>
      <dgm:spPr/>
    </dgm:pt>
    <dgm:pt modelId="{04E1FC83-A47D-3F4D-B48C-ACD5A03E367F}" type="pres">
      <dgm:prSet presAssocID="{1AB29114-E6D4-924E-8441-AD4AACE33475}" presName="Name111" presStyleLbl="parChTrans1D2" presStyleIdx="2" presStyleCnt="3"/>
      <dgm:spPr/>
    </dgm:pt>
    <dgm:pt modelId="{B211C1BA-F54B-8D45-802D-C9B3F5CF7222}" type="pres">
      <dgm:prSet presAssocID="{0AE0F198-F838-9B46-84E9-3204FBC6BFEF}" presName="hierRoot3" presStyleCnt="0">
        <dgm:presLayoutVars>
          <dgm:hierBranch val="init"/>
        </dgm:presLayoutVars>
      </dgm:prSet>
      <dgm:spPr/>
    </dgm:pt>
    <dgm:pt modelId="{09347B7C-6222-7B4F-8AE8-B751AADCF139}" type="pres">
      <dgm:prSet presAssocID="{0AE0F198-F838-9B46-84E9-3204FBC6BFEF}" presName="rootComposite3" presStyleCnt="0"/>
      <dgm:spPr/>
    </dgm:pt>
    <dgm:pt modelId="{46146812-4EE8-5043-B7D6-6DAA9ACC3EE9}" type="pres">
      <dgm:prSet presAssocID="{0AE0F198-F838-9B46-84E9-3204FBC6BFEF}" presName="rootText3" presStyleLbl="asst1" presStyleIdx="0" presStyleCnt="1">
        <dgm:presLayoutVars>
          <dgm:chPref val="3"/>
        </dgm:presLayoutVars>
      </dgm:prSet>
      <dgm:spPr/>
    </dgm:pt>
    <dgm:pt modelId="{5E015145-05EE-C64C-83EF-120F80DE5C85}" type="pres">
      <dgm:prSet presAssocID="{0AE0F198-F838-9B46-84E9-3204FBC6BFEF}" presName="rootConnector3" presStyleLbl="asst1" presStyleIdx="0" presStyleCnt="1"/>
      <dgm:spPr/>
    </dgm:pt>
    <dgm:pt modelId="{74AEF92F-B073-DA44-86B6-B0B009D66E4F}" type="pres">
      <dgm:prSet presAssocID="{0AE0F198-F838-9B46-84E9-3204FBC6BFEF}" presName="hierChild6" presStyleCnt="0"/>
      <dgm:spPr/>
    </dgm:pt>
    <dgm:pt modelId="{7350CB2D-C6B6-5546-9CE4-380F5F661A2F}" type="pres">
      <dgm:prSet presAssocID="{AE3CFFEF-E0CA-B54D-851D-951AFB4B2733}" presName="Name37" presStyleLbl="parChTrans1D3" presStyleIdx="7" presStyleCnt="8"/>
      <dgm:spPr/>
    </dgm:pt>
    <dgm:pt modelId="{A92ACDB1-253C-5E4C-9F88-AFAB80E2AE6F}" type="pres">
      <dgm:prSet presAssocID="{B74E3611-ECB9-F845-81B0-20DB8126B764}" presName="hierRoot2" presStyleCnt="0">
        <dgm:presLayoutVars>
          <dgm:hierBranch val="init"/>
        </dgm:presLayoutVars>
      </dgm:prSet>
      <dgm:spPr/>
    </dgm:pt>
    <dgm:pt modelId="{23131801-FD0D-B545-BEA2-523ED33B5FE8}" type="pres">
      <dgm:prSet presAssocID="{B74E3611-ECB9-F845-81B0-20DB8126B764}" presName="rootComposite" presStyleCnt="0"/>
      <dgm:spPr/>
    </dgm:pt>
    <dgm:pt modelId="{715B2501-CA48-A643-B231-BAB3C249E758}" type="pres">
      <dgm:prSet presAssocID="{B74E3611-ECB9-F845-81B0-20DB8126B764}" presName="rootText" presStyleLbl="node3" presStyleIdx="7" presStyleCnt="8">
        <dgm:presLayoutVars>
          <dgm:chPref val="3"/>
        </dgm:presLayoutVars>
      </dgm:prSet>
      <dgm:spPr/>
    </dgm:pt>
    <dgm:pt modelId="{8428297B-7C91-1D46-852B-D5709AD28768}" type="pres">
      <dgm:prSet presAssocID="{B74E3611-ECB9-F845-81B0-20DB8126B764}" presName="rootConnector" presStyleLbl="node3" presStyleIdx="7" presStyleCnt="8"/>
      <dgm:spPr/>
    </dgm:pt>
    <dgm:pt modelId="{D69A7E0F-0605-8E42-B382-6C6A081A4A4A}" type="pres">
      <dgm:prSet presAssocID="{B74E3611-ECB9-F845-81B0-20DB8126B764}" presName="hierChild4" presStyleCnt="0"/>
      <dgm:spPr/>
    </dgm:pt>
    <dgm:pt modelId="{0F1DA069-6C88-414A-9708-388FFE22A194}" type="pres">
      <dgm:prSet presAssocID="{B74E3611-ECB9-F845-81B0-20DB8126B764}" presName="hierChild5" presStyleCnt="0"/>
      <dgm:spPr/>
    </dgm:pt>
    <dgm:pt modelId="{7D22D9DE-F36B-4E48-99D6-C3C434CC2370}" type="pres">
      <dgm:prSet presAssocID="{0AE0F198-F838-9B46-84E9-3204FBC6BFEF}" presName="hierChild7" presStyleCnt="0"/>
      <dgm:spPr/>
    </dgm:pt>
  </dgm:ptLst>
  <dgm:cxnLst>
    <dgm:cxn modelId="{BE973402-D38B-C647-8114-73B29669FF1D}" type="presOf" srcId="{1C443537-11D1-874F-A019-56C11A0AF318}" destId="{DC5A0333-7E93-2443-9967-7F003C6A9D88}" srcOrd="0" destOrd="0" presId="urn:microsoft.com/office/officeart/2005/8/layout/orgChart1"/>
    <dgm:cxn modelId="{9695A402-5719-E947-A01A-BF2107EF96ED}" type="presOf" srcId="{BED4C3D4-A433-BF4C-9FEA-0C93C7074BE5}" destId="{007D506E-4EF3-D240-8855-653B235D9D89}" srcOrd="1" destOrd="0" presId="urn:microsoft.com/office/officeart/2005/8/layout/orgChart1"/>
    <dgm:cxn modelId="{CA6E2F05-F013-0243-B69D-D669F22C2C7E}" type="presOf" srcId="{D572D0BF-5BF7-1F43-81F5-8BE277A761C5}" destId="{09211081-9100-254B-A765-0CC267508FAA}" srcOrd="1" destOrd="0" presId="urn:microsoft.com/office/officeart/2005/8/layout/orgChart1"/>
    <dgm:cxn modelId="{5C111E09-55CB-7647-837F-997E2B2D77BD}" type="presOf" srcId="{B74E3611-ECB9-F845-81B0-20DB8126B764}" destId="{8428297B-7C91-1D46-852B-D5709AD28768}" srcOrd="1" destOrd="0" presId="urn:microsoft.com/office/officeart/2005/8/layout/orgChart1"/>
    <dgm:cxn modelId="{70CD4118-C6B2-094B-936E-0C18138C0547}" type="presOf" srcId="{C9DC293F-3BB0-EE41-A4BB-1A48F1095D46}" destId="{95F3864B-1F40-4143-939F-CB8889F5B8FE}" srcOrd="0" destOrd="0" presId="urn:microsoft.com/office/officeart/2005/8/layout/orgChart1"/>
    <dgm:cxn modelId="{F248F91F-C54B-0747-9767-2C76B5726666}" type="presOf" srcId="{1AB29114-E6D4-924E-8441-AD4AACE33475}" destId="{04E1FC83-A47D-3F4D-B48C-ACD5A03E367F}" srcOrd="0" destOrd="0" presId="urn:microsoft.com/office/officeart/2005/8/layout/orgChart1"/>
    <dgm:cxn modelId="{CB0C9123-FBA7-0742-8D40-96384C1338D2}" srcId="{5D4A8709-EE65-2A43-B14D-35B3A3D99F48}" destId="{BED4C3D4-A433-BF4C-9FEA-0C93C7074BE5}" srcOrd="1" destOrd="0" parTransId="{AA77DA7B-A2BB-3C44-A01D-52809427D94B}" sibTransId="{3F8D8B86-B80D-E54B-9462-C731753F9C3F}"/>
    <dgm:cxn modelId="{B0EDDC28-BB02-3A45-AA72-92CC16928DE3}" type="presOf" srcId="{1D11A468-0800-5940-8EA9-8EDE54100C7E}" destId="{BF809740-4413-8943-A5E4-B1FC85D1C09E}" srcOrd="0" destOrd="0" presId="urn:microsoft.com/office/officeart/2005/8/layout/orgChart1"/>
    <dgm:cxn modelId="{7C3E342A-5EA7-6A4A-A94A-C99678ECDD67}" srcId="{DBB8C0FE-624E-3E4E-87DD-894CA160F26B}" destId="{5D4A8709-EE65-2A43-B14D-35B3A3D99F48}" srcOrd="1" destOrd="0" parTransId="{ECE23F23-822A-7543-82C2-0A2F5B7C7025}" sibTransId="{269F5787-B86F-684B-8E7A-0A0F79D273A3}"/>
    <dgm:cxn modelId="{18E4AA2F-357E-8B43-A97E-0979E05FDAD2}" type="presOf" srcId="{6D788BA4-580E-5642-B784-2475016CADBD}" destId="{7805E3D0-8CC0-444E-82E6-D89C6E7FDFDB}" srcOrd="1" destOrd="0" presId="urn:microsoft.com/office/officeart/2005/8/layout/orgChart1"/>
    <dgm:cxn modelId="{1E0A5B31-F598-5745-AA0B-9AF6AB1895DB}" srcId="{800E1787-666E-D44B-AA1A-DC5B16FD2C3C}" destId="{7EA7AD1C-EEA0-914D-A780-D9089E5FA937}" srcOrd="2" destOrd="0" parTransId="{E3F3F725-DE91-4F42-9E83-52BA473E1777}" sibTransId="{D02E8528-A547-E341-BF1C-CBF65C6C669B}"/>
    <dgm:cxn modelId="{BD98934D-75FB-ED4B-A355-4087F720E8A2}" srcId="{0AE0F198-F838-9B46-84E9-3204FBC6BFEF}" destId="{B74E3611-ECB9-F845-81B0-20DB8126B764}" srcOrd="0" destOrd="0" parTransId="{AE3CFFEF-E0CA-B54D-851D-951AFB4B2733}" sibTransId="{20A80E51-323D-1B4A-B637-36B7112CED1E}"/>
    <dgm:cxn modelId="{C4945F58-3C24-DE4A-ABAD-C802DA82E0FF}" srcId="{5D4A8709-EE65-2A43-B14D-35B3A3D99F48}" destId="{87C81865-CA4E-2D44-91F7-409E06CAD469}" srcOrd="2" destOrd="0" parTransId="{1C443537-11D1-874F-A019-56C11A0AF318}" sibTransId="{7D0FD968-1520-B74C-96A3-314979DC4726}"/>
    <dgm:cxn modelId="{389F0D65-36C9-3F4D-ABD4-C3E8BF3D2C5C}" type="presOf" srcId="{7EA7AD1C-EEA0-914D-A780-D9089E5FA937}" destId="{749F4170-BDAE-8E47-8570-E2B7FA581514}" srcOrd="1" destOrd="0" presId="urn:microsoft.com/office/officeart/2005/8/layout/orgChart1"/>
    <dgm:cxn modelId="{420BF16E-033C-0744-9AEE-709DFDAFB96C}" type="presOf" srcId="{1D11A468-0800-5940-8EA9-8EDE54100C7E}" destId="{69D433F9-1622-A340-8101-C7BB9327330A}" srcOrd="1" destOrd="0" presId="urn:microsoft.com/office/officeart/2005/8/layout/orgChart1"/>
    <dgm:cxn modelId="{3BDEE36F-3A64-D943-9673-F64D4D4978CE}" type="presOf" srcId="{B7127B77-5CBC-7B44-84E0-36CE539C8949}" destId="{83599E94-339A-024D-8E4A-CE733437E302}" srcOrd="0" destOrd="0" presId="urn:microsoft.com/office/officeart/2005/8/layout/orgChart1"/>
    <dgm:cxn modelId="{2D2CD972-3855-E445-9BE3-DA39BE045B17}" type="presOf" srcId="{B7F58ABB-B648-5248-B4D1-48A2B267A74D}" destId="{C18ACA66-706C-2D45-93E7-7631D3391D39}" srcOrd="0" destOrd="0" presId="urn:microsoft.com/office/officeart/2005/8/layout/orgChart1"/>
    <dgm:cxn modelId="{E309BB7C-3141-0E48-8380-1E58900F81E5}" type="presOf" srcId="{DBB8C0FE-624E-3E4E-87DD-894CA160F26B}" destId="{8A7159AD-323D-834E-BE4B-BBF9CF107EDD}" srcOrd="0" destOrd="0" presId="urn:microsoft.com/office/officeart/2005/8/layout/orgChart1"/>
    <dgm:cxn modelId="{12AB867E-C65C-B64A-B12B-32AB32F7C48A}" type="presOf" srcId="{65FD65D6-9033-6942-9FE9-E4E36983BB44}" destId="{53438BC0-4EBD-EF48-AFF0-12576B78075F}" srcOrd="1" destOrd="0" presId="urn:microsoft.com/office/officeart/2005/8/layout/orgChart1"/>
    <dgm:cxn modelId="{6F235681-7FFF-B049-B7F1-8CEAD2CA3ABB}" type="presOf" srcId="{AE3CFFEF-E0CA-B54D-851D-951AFB4B2733}" destId="{7350CB2D-C6B6-5546-9CE4-380F5F661A2F}" srcOrd="0" destOrd="0" presId="urn:microsoft.com/office/officeart/2005/8/layout/orgChart1"/>
    <dgm:cxn modelId="{79AA3486-C9F0-1740-9C72-3079B349F986}" srcId="{B7F58ABB-B648-5248-B4D1-48A2B267A74D}" destId="{DBB8C0FE-624E-3E4E-87DD-894CA160F26B}" srcOrd="0" destOrd="0" parTransId="{CB8E7EF4-D5E1-0B4A-B7A2-D90394A6E346}" sibTransId="{D56EDA90-CFE1-9B4E-8A3E-D2B4186324B5}"/>
    <dgm:cxn modelId="{B6438788-9B46-5D45-A383-363DBB45B930}" srcId="{800E1787-666E-D44B-AA1A-DC5B16FD2C3C}" destId="{D572D0BF-5BF7-1F43-81F5-8BE277A761C5}" srcOrd="0" destOrd="0" parTransId="{EE0A048F-F9E8-E54F-B3BB-306FC025AE50}" sibTransId="{2283AEDC-64FB-6647-A1D8-1058894D1FC0}"/>
    <dgm:cxn modelId="{32822B8B-1524-734F-83C7-04984BABB991}" type="presOf" srcId="{87C81865-CA4E-2D44-91F7-409E06CAD469}" destId="{45851AD8-29E8-CF41-BCB3-46F98EBAEB7F}" srcOrd="0" destOrd="0" presId="urn:microsoft.com/office/officeart/2005/8/layout/orgChart1"/>
    <dgm:cxn modelId="{0072328B-452C-5D45-A5DF-C3D5D90B42E4}" type="presOf" srcId="{5D4A8709-EE65-2A43-B14D-35B3A3D99F48}" destId="{80D5532D-3138-B844-BA4B-C9EEDF75F601}" srcOrd="1" destOrd="0" presId="urn:microsoft.com/office/officeart/2005/8/layout/orgChart1"/>
    <dgm:cxn modelId="{5F4BC68B-69BA-8B4C-9C2F-1D8F184B0728}" type="presOf" srcId="{F77BF6FF-C2B6-C847-A8B3-596A2DB46B93}" destId="{57C9A05E-5A6C-4F4C-9B18-94E1B4A346F8}" srcOrd="0" destOrd="0" presId="urn:microsoft.com/office/officeart/2005/8/layout/orgChart1"/>
    <dgm:cxn modelId="{6C125B8C-3DFC-914B-B29D-CA6329171409}" type="presOf" srcId="{EE0A048F-F9E8-E54F-B3BB-306FC025AE50}" destId="{4A917A13-773B-244F-BD95-D38794260B29}" srcOrd="0" destOrd="0" presId="urn:microsoft.com/office/officeart/2005/8/layout/orgChart1"/>
    <dgm:cxn modelId="{BF467690-11C4-D84B-AF79-4A1DB28724F7}" type="presOf" srcId="{0AE0F198-F838-9B46-84E9-3204FBC6BFEF}" destId="{5E015145-05EE-C64C-83EF-120F80DE5C85}" srcOrd="1" destOrd="0" presId="urn:microsoft.com/office/officeart/2005/8/layout/orgChart1"/>
    <dgm:cxn modelId="{55FC549B-B812-574A-B96E-63621603C5EC}" srcId="{800E1787-666E-D44B-AA1A-DC5B16FD2C3C}" destId="{1D11A468-0800-5940-8EA9-8EDE54100C7E}" srcOrd="3" destOrd="0" parTransId="{B7127B77-5CBC-7B44-84E0-36CE539C8949}" sibTransId="{47E89012-4D99-1143-9AB8-67CC57BC9CF4}"/>
    <dgm:cxn modelId="{AE2B099D-5DC1-5B4D-9324-0A4E40A8314A}" type="presOf" srcId="{7EA7AD1C-EEA0-914D-A780-D9089E5FA937}" destId="{25418E50-90A4-DF43-B98F-28C8397E781B}" srcOrd="0" destOrd="0" presId="urn:microsoft.com/office/officeart/2005/8/layout/orgChart1"/>
    <dgm:cxn modelId="{451B2E9E-FA95-FA44-A71B-FB0B649EBEE2}" type="presOf" srcId="{65FD65D6-9033-6942-9FE9-E4E36983BB44}" destId="{E38DC11A-83FA-4E4F-A66D-6DC8FC20E9AB}" srcOrd="0" destOrd="0" presId="urn:microsoft.com/office/officeart/2005/8/layout/orgChart1"/>
    <dgm:cxn modelId="{625AA69F-B852-1840-9D69-8BEFBEC6485B}" type="presOf" srcId="{DBB8C0FE-624E-3E4E-87DD-894CA160F26B}" destId="{2519A5A4-EB83-C947-9F8E-183A6E313C71}" srcOrd="1" destOrd="0" presId="urn:microsoft.com/office/officeart/2005/8/layout/orgChart1"/>
    <dgm:cxn modelId="{732083A1-6361-054A-9CCD-98F323AA1F72}" type="presOf" srcId="{800E1787-666E-D44B-AA1A-DC5B16FD2C3C}" destId="{2A657AA3-A5DF-F740-80BF-5E741D1DD326}" srcOrd="1" destOrd="0" presId="urn:microsoft.com/office/officeart/2005/8/layout/orgChart1"/>
    <dgm:cxn modelId="{618A98A5-91EF-094B-AC81-4ADA4414F5B2}" type="presOf" srcId="{800E1787-666E-D44B-AA1A-DC5B16FD2C3C}" destId="{1ADD53B7-00F6-204C-9653-FBD119467D6F}" srcOrd="0" destOrd="0" presId="urn:microsoft.com/office/officeart/2005/8/layout/orgChart1"/>
    <dgm:cxn modelId="{9FB0E3A6-E19A-2A40-AA98-5C3224377115}" type="presOf" srcId="{D572D0BF-5BF7-1F43-81F5-8BE277A761C5}" destId="{C62401AB-9F92-9F4C-BC54-DCBB07AC424F}" srcOrd="0" destOrd="0" presId="urn:microsoft.com/office/officeart/2005/8/layout/orgChart1"/>
    <dgm:cxn modelId="{9A4239A7-C23F-4D4D-BA67-6250609360CF}" type="presOf" srcId="{6EE0C9DD-9E16-AC45-B3FB-8474AB8E8C91}" destId="{8003C138-BFC8-384F-8290-B3A1633B1032}" srcOrd="0" destOrd="0" presId="urn:microsoft.com/office/officeart/2005/8/layout/orgChart1"/>
    <dgm:cxn modelId="{42066FB5-7374-3748-820D-085784E580B6}" type="presOf" srcId="{5D4A8709-EE65-2A43-B14D-35B3A3D99F48}" destId="{37EEA371-C7AB-234C-AE16-C0D3ACBB6031}" srcOrd="0" destOrd="0" presId="urn:microsoft.com/office/officeart/2005/8/layout/orgChart1"/>
    <dgm:cxn modelId="{261485B9-8526-564F-8057-6461CA8ED9BD}" type="presOf" srcId="{6D788BA4-580E-5642-B784-2475016CADBD}" destId="{89F0C831-56FF-2D4B-9344-B6BC12934099}" srcOrd="0" destOrd="0" presId="urn:microsoft.com/office/officeart/2005/8/layout/orgChart1"/>
    <dgm:cxn modelId="{E769F5D9-5D08-0F42-8DD0-E2EE0D5B4079}" type="presOf" srcId="{B74E3611-ECB9-F845-81B0-20DB8126B764}" destId="{715B2501-CA48-A643-B231-BAB3C249E758}" srcOrd="0" destOrd="0" presId="urn:microsoft.com/office/officeart/2005/8/layout/orgChart1"/>
    <dgm:cxn modelId="{237012DB-76FC-3049-A31A-41AB7A3B494B}" type="presOf" srcId="{AA77DA7B-A2BB-3C44-A01D-52809427D94B}" destId="{3193AC7E-5715-4845-B60B-1B5DABBCE129}" srcOrd="0" destOrd="0" presId="urn:microsoft.com/office/officeart/2005/8/layout/orgChart1"/>
    <dgm:cxn modelId="{7B3958E1-46EB-FB45-8DDE-28C3180A1392}" type="presOf" srcId="{E3F3F725-DE91-4F42-9E83-52BA473E1777}" destId="{5ACD0E45-81C5-FD4C-B0F1-6BC48D32C7CD}" srcOrd="0" destOrd="0" presId="urn:microsoft.com/office/officeart/2005/8/layout/orgChart1"/>
    <dgm:cxn modelId="{615075E1-86C7-6A4B-AB4E-9303AC0809D6}" srcId="{DBB8C0FE-624E-3E4E-87DD-894CA160F26B}" destId="{0AE0F198-F838-9B46-84E9-3204FBC6BFEF}" srcOrd="0" destOrd="0" parTransId="{1AB29114-E6D4-924E-8441-AD4AACE33475}" sibTransId="{BE392940-D459-C94A-902D-41475A184DD0}"/>
    <dgm:cxn modelId="{F49E7FE1-B37A-A741-ACD1-D3B53FAF3D98}" type="presOf" srcId="{BED4C3D4-A433-BF4C-9FEA-0C93C7074BE5}" destId="{E3B3783A-6CE1-2248-80B6-DCCB6FA8FE13}" srcOrd="0" destOrd="0" presId="urn:microsoft.com/office/officeart/2005/8/layout/orgChart1"/>
    <dgm:cxn modelId="{500540E9-4BF4-564C-870E-2144BB17D494}" srcId="{DBB8C0FE-624E-3E4E-87DD-894CA160F26B}" destId="{800E1787-666E-D44B-AA1A-DC5B16FD2C3C}" srcOrd="2" destOrd="0" parTransId="{F77BF6FF-C2B6-C847-A8B3-596A2DB46B93}" sibTransId="{DDC00E54-D3DF-5D41-BFE9-E3F6A2EAA649}"/>
    <dgm:cxn modelId="{E3C4FBEF-5EEC-104B-8F3F-01E95B1C1D5F}" type="presOf" srcId="{0AE0F198-F838-9B46-84E9-3204FBC6BFEF}" destId="{46146812-4EE8-5043-B7D6-6DAA9ACC3EE9}" srcOrd="0" destOrd="0" presId="urn:microsoft.com/office/officeart/2005/8/layout/orgChart1"/>
    <dgm:cxn modelId="{D0E8A3F2-D659-FE44-9917-CAB1CAB90217}" type="presOf" srcId="{ECE23F23-822A-7543-82C2-0A2F5B7C7025}" destId="{C12EC317-0C38-604D-9F5D-D4F807FC686C}" srcOrd="0" destOrd="0" presId="urn:microsoft.com/office/officeart/2005/8/layout/orgChart1"/>
    <dgm:cxn modelId="{518706F4-902D-D741-9F86-F9B01F36E747}" srcId="{800E1787-666E-D44B-AA1A-DC5B16FD2C3C}" destId="{65FD65D6-9033-6942-9FE9-E4E36983BB44}" srcOrd="1" destOrd="0" parTransId="{C9DC293F-3BB0-EE41-A4BB-1A48F1095D46}" sibTransId="{3422D843-2289-A040-B912-02BE41880436}"/>
    <dgm:cxn modelId="{204C3CF4-5F47-994E-B731-5B5755444389}" type="presOf" srcId="{87C81865-CA4E-2D44-91F7-409E06CAD469}" destId="{8C4E341B-F8EB-1E48-A461-4B215CA3C7AE}" srcOrd="1" destOrd="0" presId="urn:microsoft.com/office/officeart/2005/8/layout/orgChart1"/>
    <dgm:cxn modelId="{80358CF4-C79D-5D4A-9C98-8B70E8C9806C}" srcId="{5D4A8709-EE65-2A43-B14D-35B3A3D99F48}" destId="{6D788BA4-580E-5642-B784-2475016CADBD}" srcOrd="0" destOrd="0" parTransId="{6EE0C9DD-9E16-AC45-B3FB-8474AB8E8C91}" sibTransId="{84C825C8-9CAF-5E49-9B73-9231C0B7CDC4}"/>
    <dgm:cxn modelId="{1F3909E5-30DD-1841-A67C-855AF6F99FB9}" type="presParOf" srcId="{C18ACA66-706C-2D45-93E7-7631D3391D39}" destId="{A9087C27-C1F9-8F4E-83CA-4169121D3832}" srcOrd="0" destOrd="0" presId="urn:microsoft.com/office/officeart/2005/8/layout/orgChart1"/>
    <dgm:cxn modelId="{7A31E1F0-3BFE-224A-B595-4BDEF584D9EF}" type="presParOf" srcId="{A9087C27-C1F9-8F4E-83CA-4169121D3832}" destId="{51B42D30-ED73-E14C-A646-0B882C97615D}" srcOrd="0" destOrd="0" presId="urn:microsoft.com/office/officeart/2005/8/layout/orgChart1"/>
    <dgm:cxn modelId="{DD8E1E02-72D1-2145-8099-5D9234D13CC3}" type="presParOf" srcId="{51B42D30-ED73-E14C-A646-0B882C97615D}" destId="{8A7159AD-323D-834E-BE4B-BBF9CF107EDD}" srcOrd="0" destOrd="0" presId="urn:microsoft.com/office/officeart/2005/8/layout/orgChart1"/>
    <dgm:cxn modelId="{1468D13A-3A38-C949-AEE8-1D607BB38392}" type="presParOf" srcId="{51B42D30-ED73-E14C-A646-0B882C97615D}" destId="{2519A5A4-EB83-C947-9F8E-183A6E313C71}" srcOrd="1" destOrd="0" presId="urn:microsoft.com/office/officeart/2005/8/layout/orgChart1"/>
    <dgm:cxn modelId="{2D84996C-799A-A74B-8D2E-475F2FF5299D}" type="presParOf" srcId="{A9087C27-C1F9-8F4E-83CA-4169121D3832}" destId="{9172B0E0-3B2A-7245-B151-98D764CC4B5D}" srcOrd="1" destOrd="0" presId="urn:microsoft.com/office/officeart/2005/8/layout/orgChart1"/>
    <dgm:cxn modelId="{E02A5038-F07D-7342-AB81-01A4BB486B70}" type="presParOf" srcId="{9172B0E0-3B2A-7245-B151-98D764CC4B5D}" destId="{C12EC317-0C38-604D-9F5D-D4F807FC686C}" srcOrd="0" destOrd="0" presId="urn:microsoft.com/office/officeart/2005/8/layout/orgChart1"/>
    <dgm:cxn modelId="{F7D5E351-0587-BC49-924C-DCCBC85376A9}" type="presParOf" srcId="{9172B0E0-3B2A-7245-B151-98D764CC4B5D}" destId="{0A10D8AC-B3A7-CD49-B8CE-C946D8202632}" srcOrd="1" destOrd="0" presId="urn:microsoft.com/office/officeart/2005/8/layout/orgChart1"/>
    <dgm:cxn modelId="{BF49EA7A-C4F6-084B-BAA8-15FA5EBB984F}" type="presParOf" srcId="{0A10D8AC-B3A7-CD49-B8CE-C946D8202632}" destId="{058E487D-B0E9-1B4A-A9C6-1BAFB9797D63}" srcOrd="0" destOrd="0" presId="urn:microsoft.com/office/officeart/2005/8/layout/orgChart1"/>
    <dgm:cxn modelId="{A8EAAECB-3490-4949-9D85-854D71F9C330}" type="presParOf" srcId="{058E487D-B0E9-1B4A-A9C6-1BAFB9797D63}" destId="{37EEA371-C7AB-234C-AE16-C0D3ACBB6031}" srcOrd="0" destOrd="0" presId="urn:microsoft.com/office/officeart/2005/8/layout/orgChart1"/>
    <dgm:cxn modelId="{400688E7-ACFB-BA47-B408-E28E9440F211}" type="presParOf" srcId="{058E487D-B0E9-1B4A-A9C6-1BAFB9797D63}" destId="{80D5532D-3138-B844-BA4B-C9EEDF75F601}" srcOrd="1" destOrd="0" presId="urn:microsoft.com/office/officeart/2005/8/layout/orgChart1"/>
    <dgm:cxn modelId="{F8DFA48F-3090-374B-81DB-09944A926DC8}" type="presParOf" srcId="{0A10D8AC-B3A7-CD49-B8CE-C946D8202632}" destId="{1C9DDBE7-2D20-2742-9377-1FB8D357B8D5}" srcOrd="1" destOrd="0" presId="urn:microsoft.com/office/officeart/2005/8/layout/orgChart1"/>
    <dgm:cxn modelId="{D694BD22-0BB1-694D-8AD6-D733AA5412D3}" type="presParOf" srcId="{1C9DDBE7-2D20-2742-9377-1FB8D357B8D5}" destId="{8003C138-BFC8-384F-8290-B3A1633B1032}" srcOrd="0" destOrd="0" presId="urn:microsoft.com/office/officeart/2005/8/layout/orgChart1"/>
    <dgm:cxn modelId="{BDE4547F-22E5-204E-A366-B0C2BB5EAC9D}" type="presParOf" srcId="{1C9DDBE7-2D20-2742-9377-1FB8D357B8D5}" destId="{F2F4E4DA-059F-1E43-858D-B584EA144883}" srcOrd="1" destOrd="0" presId="urn:microsoft.com/office/officeart/2005/8/layout/orgChart1"/>
    <dgm:cxn modelId="{1E8C2C16-F7B2-704B-8B81-2BD9EE62DEE1}" type="presParOf" srcId="{F2F4E4DA-059F-1E43-858D-B584EA144883}" destId="{0BFDC812-80E7-DE4C-AD37-68347C4E87BA}" srcOrd="0" destOrd="0" presId="urn:microsoft.com/office/officeart/2005/8/layout/orgChart1"/>
    <dgm:cxn modelId="{B0272B31-020A-8041-9746-0375E8237E56}" type="presParOf" srcId="{0BFDC812-80E7-DE4C-AD37-68347C4E87BA}" destId="{89F0C831-56FF-2D4B-9344-B6BC12934099}" srcOrd="0" destOrd="0" presId="urn:microsoft.com/office/officeart/2005/8/layout/orgChart1"/>
    <dgm:cxn modelId="{330706AB-0FB3-2847-B69D-6B9DFC978E66}" type="presParOf" srcId="{0BFDC812-80E7-DE4C-AD37-68347C4E87BA}" destId="{7805E3D0-8CC0-444E-82E6-D89C6E7FDFDB}" srcOrd="1" destOrd="0" presId="urn:microsoft.com/office/officeart/2005/8/layout/orgChart1"/>
    <dgm:cxn modelId="{2515B397-DB25-1641-9E71-46F1454E0538}" type="presParOf" srcId="{F2F4E4DA-059F-1E43-858D-B584EA144883}" destId="{16C43E2F-6D18-B54C-88AC-D51D462534A3}" srcOrd="1" destOrd="0" presId="urn:microsoft.com/office/officeart/2005/8/layout/orgChart1"/>
    <dgm:cxn modelId="{F9CFA957-2ECE-DD43-8682-8B555FD6AD59}" type="presParOf" srcId="{F2F4E4DA-059F-1E43-858D-B584EA144883}" destId="{0223EE9B-6F2C-7A46-9F1F-205A9DDD6B13}" srcOrd="2" destOrd="0" presId="urn:microsoft.com/office/officeart/2005/8/layout/orgChart1"/>
    <dgm:cxn modelId="{5A8618AC-32D2-4647-8F07-60DEFFB5AA56}" type="presParOf" srcId="{1C9DDBE7-2D20-2742-9377-1FB8D357B8D5}" destId="{3193AC7E-5715-4845-B60B-1B5DABBCE129}" srcOrd="2" destOrd="0" presId="urn:microsoft.com/office/officeart/2005/8/layout/orgChart1"/>
    <dgm:cxn modelId="{36A4EF10-1E15-6144-8740-7B4EE61254E9}" type="presParOf" srcId="{1C9DDBE7-2D20-2742-9377-1FB8D357B8D5}" destId="{5EFCCCBF-9E94-E94A-89E0-6CE1F4277337}" srcOrd="3" destOrd="0" presId="urn:microsoft.com/office/officeart/2005/8/layout/orgChart1"/>
    <dgm:cxn modelId="{A03BE4C3-5C2A-3141-9131-9AACAB78BCDE}" type="presParOf" srcId="{5EFCCCBF-9E94-E94A-89E0-6CE1F4277337}" destId="{950B5DDA-E12F-2645-8682-F33576FBD2B2}" srcOrd="0" destOrd="0" presId="urn:microsoft.com/office/officeart/2005/8/layout/orgChart1"/>
    <dgm:cxn modelId="{28F932D3-C02F-5C49-9433-721DDF5F1C99}" type="presParOf" srcId="{950B5DDA-E12F-2645-8682-F33576FBD2B2}" destId="{E3B3783A-6CE1-2248-80B6-DCCB6FA8FE13}" srcOrd="0" destOrd="0" presId="urn:microsoft.com/office/officeart/2005/8/layout/orgChart1"/>
    <dgm:cxn modelId="{4E29654F-E8ED-C74C-9A8C-06D9FCCE6319}" type="presParOf" srcId="{950B5DDA-E12F-2645-8682-F33576FBD2B2}" destId="{007D506E-4EF3-D240-8855-653B235D9D89}" srcOrd="1" destOrd="0" presId="urn:microsoft.com/office/officeart/2005/8/layout/orgChart1"/>
    <dgm:cxn modelId="{75F5669E-C6C5-8841-B611-97C0CC49EAE5}" type="presParOf" srcId="{5EFCCCBF-9E94-E94A-89E0-6CE1F4277337}" destId="{4BF3913C-43E9-A843-AE3D-A85B92E29683}" srcOrd="1" destOrd="0" presId="urn:microsoft.com/office/officeart/2005/8/layout/orgChart1"/>
    <dgm:cxn modelId="{91E46895-12FB-3747-90C2-22931FD6292F}" type="presParOf" srcId="{5EFCCCBF-9E94-E94A-89E0-6CE1F4277337}" destId="{9CC694B0-E9B1-AF4B-8DBB-1FEA29DE6BB8}" srcOrd="2" destOrd="0" presId="urn:microsoft.com/office/officeart/2005/8/layout/orgChart1"/>
    <dgm:cxn modelId="{D7168A9A-B679-144A-AD0F-1867E8922A5B}" type="presParOf" srcId="{1C9DDBE7-2D20-2742-9377-1FB8D357B8D5}" destId="{DC5A0333-7E93-2443-9967-7F003C6A9D88}" srcOrd="4" destOrd="0" presId="urn:microsoft.com/office/officeart/2005/8/layout/orgChart1"/>
    <dgm:cxn modelId="{EDCBA5E6-D889-D04B-8235-098DDD517F1D}" type="presParOf" srcId="{1C9DDBE7-2D20-2742-9377-1FB8D357B8D5}" destId="{BF194B21-26D6-E24D-A249-7CF10A93F9AD}" srcOrd="5" destOrd="0" presId="urn:microsoft.com/office/officeart/2005/8/layout/orgChart1"/>
    <dgm:cxn modelId="{91E01B02-3577-D444-ACB4-286D78F183A6}" type="presParOf" srcId="{BF194B21-26D6-E24D-A249-7CF10A93F9AD}" destId="{630E2783-8397-C047-8284-90BE148033F8}" srcOrd="0" destOrd="0" presId="urn:microsoft.com/office/officeart/2005/8/layout/orgChart1"/>
    <dgm:cxn modelId="{6E282FDE-D485-0F43-A1B8-9E6E17D41FD4}" type="presParOf" srcId="{630E2783-8397-C047-8284-90BE148033F8}" destId="{45851AD8-29E8-CF41-BCB3-46F98EBAEB7F}" srcOrd="0" destOrd="0" presId="urn:microsoft.com/office/officeart/2005/8/layout/orgChart1"/>
    <dgm:cxn modelId="{F5F87887-E369-AE48-8CB3-647495D205F2}" type="presParOf" srcId="{630E2783-8397-C047-8284-90BE148033F8}" destId="{8C4E341B-F8EB-1E48-A461-4B215CA3C7AE}" srcOrd="1" destOrd="0" presId="urn:microsoft.com/office/officeart/2005/8/layout/orgChart1"/>
    <dgm:cxn modelId="{8823056C-E84E-A441-A529-640A7E42E293}" type="presParOf" srcId="{BF194B21-26D6-E24D-A249-7CF10A93F9AD}" destId="{C3BC5C13-1C61-F145-8A36-B5547C015305}" srcOrd="1" destOrd="0" presId="urn:microsoft.com/office/officeart/2005/8/layout/orgChart1"/>
    <dgm:cxn modelId="{3212CB00-97F3-EB43-90AE-3569B71AE44B}" type="presParOf" srcId="{BF194B21-26D6-E24D-A249-7CF10A93F9AD}" destId="{984293E4-A7FF-6D4A-9530-0EA24028D3DA}" srcOrd="2" destOrd="0" presId="urn:microsoft.com/office/officeart/2005/8/layout/orgChart1"/>
    <dgm:cxn modelId="{6825FD07-8A5E-2048-8465-B494DB0FDEF7}" type="presParOf" srcId="{0A10D8AC-B3A7-CD49-B8CE-C946D8202632}" destId="{BB100E80-0A34-F846-875E-9AE36E8EB46C}" srcOrd="2" destOrd="0" presId="urn:microsoft.com/office/officeart/2005/8/layout/orgChart1"/>
    <dgm:cxn modelId="{CB7E4DF7-04AD-5742-AB0C-7066ADE96F85}" type="presParOf" srcId="{9172B0E0-3B2A-7245-B151-98D764CC4B5D}" destId="{57C9A05E-5A6C-4F4C-9B18-94E1B4A346F8}" srcOrd="2" destOrd="0" presId="urn:microsoft.com/office/officeart/2005/8/layout/orgChart1"/>
    <dgm:cxn modelId="{26483059-E23F-734F-93AC-67F2ACCA9DDD}" type="presParOf" srcId="{9172B0E0-3B2A-7245-B151-98D764CC4B5D}" destId="{F4308194-0302-4D47-A631-E223E7586BA8}" srcOrd="3" destOrd="0" presId="urn:microsoft.com/office/officeart/2005/8/layout/orgChart1"/>
    <dgm:cxn modelId="{0BABA1C7-9807-F645-A302-9995312A7D2B}" type="presParOf" srcId="{F4308194-0302-4D47-A631-E223E7586BA8}" destId="{B606F0A4-2EC6-294F-BC26-6F91C2B097D0}" srcOrd="0" destOrd="0" presId="urn:microsoft.com/office/officeart/2005/8/layout/orgChart1"/>
    <dgm:cxn modelId="{4814339E-A481-D04D-9ACD-8195CFC8443D}" type="presParOf" srcId="{B606F0A4-2EC6-294F-BC26-6F91C2B097D0}" destId="{1ADD53B7-00F6-204C-9653-FBD119467D6F}" srcOrd="0" destOrd="0" presId="urn:microsoft.com/office/officeart/2005/8/layout/orgChart1"/>
    <dgm:cxn modelId="{B71A14A5-4442-C542-95E0-AB01BAC2A051}" type="presParOf" srcId="{B606F0A4-2EC6-294F-BC26-6F91C2B097D0}" destId="{2A657AA3-A5DF-F740-80BF-5E741D1DD326}" srcOrd="1" destOrd="0" presId="urn:microsoft.com/office/officeart/2005/8/layout/orgChart1"/>
    <dgm:cxn modelId="{B1C6D433-5CF7-0448-BEE9-8648DCE47A89}" type="presParOf" srcId="{F4308194-0302-4D47-A631-E223E7586BA8}" destId="{4FE510B8-AD99-8041-9C78-2CA148D2A2E7}" srcOrd="1" destOrd="0" presId="urn:microsoft.com/office/officeart/2005/8/layout/orgChart1"/>
    <dgm:cxn modelId="{5E248C53-4118-E54E-A58E-3FB9C044B166}" type="presParOf" srcId="{4FE510B8-AD99-8041-9C78-2CA148D2A2E7}" destId="{4A917A13-773B-244F-BD95-D38794260B29}" srcOrd="0" destOrd="0" presId="urn:microsoft.com/office/officeart/2005/8/layout/orgChart1"/>
    <dgm:cxn modelId="{90A9B06D-93D8-0042-91AB-D7FCB3DC8F22}" type="presParOf" srcId="{4FE510B8-AD99-8041-9C78-2CA148D2A2E7}" destId="{F4190CB9-C7EF-704E-A452-C225159D4CAD}" srcOrd="1" destOrd="0" presId="urn:microsoft.com/office/officeart/2005/8/layout/orgChart1"/>
    <dgm:cxn modelId="{C63200C0-9712-D743-82C8-5C3499E60C32}" type="presParOf" srcId="{F4190CB9-C7EF-704E-A452-C225159D4CAD}" destId="{33CC15A5-F49D-9644-A546-104BD651D124}" srcOrd="0" destOrd="0" presId="urn:microsoft.com/office/officeart/2005/8/layout/orgChart1"/>
    <dgm:cxn modelId="{A285E724-C8DE-E449-8F97-95F92CE71C29}" type="presParOf" srcId="{33CC15A5-F49D-9644-A546-104BD651D124}" destId="{C62401AB-9F92-9F4C-BC54-DCBB07AC424F}" srcOrd="0" destOrd="0" presId="urn:microsoft.com/office/officeart/2005/8/layout/orgChart1"/>
    <dgm:cxn modelId="{22CAD05C-5179-5A4F-89D4-44F63C12C711}" type="presParOf" srcId="{33CC15A5-F49D-9644-A546-104BD651D124}" destId="{09211081-9100-254B-A765-0CC267508FAA}" srcOrd="1" destOrd="0" presId="urn:microsoft.com/office/officeart/2005/8/layout/orgChart1"/>
    <dgm:cxn modelId="{9873DF4E-C9E8-7A46-89EB-6450AC78E387}" type="presParOf" srcId="{F4190CB9-C7EF-704E-A452-C225159D4CAD}" destId="{A60D7A32-8189-5847-9ABE-B95111381D6C}" srcOrd="1" destOrd="0" presId="urn:microsoft.com/office/officeart/2005/8/layout/orgChart1"/>
    <dgm:cxn modelId="{F9F3685C-507D-AB4A-AFA9-9E0D3BFFDDAC}" type="presParOf" srcId="{F4190CB9-C7EF-704E-A452-C225159D4CAD}" destId="{552955F8-FECE-F74D-9B6C-D1534218AFC1}" srcOrd="2" destOrd="0" presId="urn:microsoft.com/office/officeart/2005/8/layout/orgChart1"/>
    <dgm:cxn modelId="{0C1EF57F-6255-754B-B696-37B777A03120}" type="presParOf" srcId="{4FE510B8-AD99-8041-9C78-2CA148D2A2E7}" destId="{95F3864B-1F40-4143-939F-CB8889F5B8FE}" srcOrd="2" destOrd="0" presId="urn:microsoft.com/office/officeart/2005/8/layout/orgChart1"/>
    <dgm:cxn modelId="{8870A688-F068-0F42-8FC2-A29C2B81C3FC}" type="presParOf" srcId="{4FE510B8-AD99-8041-9C78-2CA148D2A2E7}" destId="{264EFFB6-494C-104E-ABDB-BE8C84E60926}" srcOrd="3" destOrd="0" presId="urn:microsoft.com/office/officeart/2005/8/layout/orgChart1"/>
    <dgm:cxn modelId="{B8013839-4AB7-1B49-B49F-77CD48BD688B}" type="presParOf" srcId="{264EFFB6-494C-104E-ABDB-BE8C84E60926}" destId="{6F9B34A5-AA58-3F42-A891-1AE4711DEBD5}" srcOrd="0" destOrd="0" presId="urn:microsoft.com/office/officeart/2005/8/layout/orgChart1"/>
    <dgm:cxn modelId="{720C792A-D496-4C42-A6AD-2E1FB7243B24}" type="presParOf" srcId="{6F9B34A5-AA58-3F42-A891-1AE4711DEBD5}" destId="{E38DC11A-83FA-4E4F-A66D-6DC8FC20E9AB}" srcOrd="0" destOrd="0" presId="urn:microsoft.com/office/officeart/2005/8/layout/orgChart1"/>
    <dgm:cxn modelId="{D41D44F7-4C5D-724E-A312-EF0D4522410C}" type="presParOf" srcId="{6F9B34A5-AA58-3F42-A891-1AE4711DEBD5}" destId="{53438BC0-4EBD-EF48-AFF0-12576B78075F}" srcOrd="1" destOrd="0" presId="urn:microsoft.com/office/officeart/2005/8/layout/orgChart1"/>
    <dgm:cxn modelId="{7C99205D-CDF4-2040-AEB5-01FA2F3EE1A5}" type="presParOf" srcId="{264EFFB6-494C-104E-ABDB-BE8C84E60926}" destId="{D35BBE22-25DA-8A43-BBE8-A9B4D9032EDF}" srcOrd="1" destOrd="0" presId="urn:microsoft.com/office/officeart/2005/8/layout/orgChart1"/>
    <dgm:cxn modelId="{D20652F8-1B06-F942-BF6C-0CE5EF3337B5}" type="presParOf" srcId="{264EFFB6-494C-104E-ABDB-BE8C84E60926}" destId="{A23BA1BE-524D-194C-B2C5-9E549172338E}" srcOrd="2" destOrd="0" presId="urn:microsoft.com/office/officeart/2005/8/layout/orgChart1"/>
    <dgm:cxn modelId="{7E221F9B-0C4C-874D-BBB4-9E7682382092}" type="presParOf" srcId="{4FE510B8-AD99-8041-9C78-2CA148D2A2E7}" destId="{5ACD0E45-81C5-FD4C-B0F1-6BC48D32C7CD}" srcOrd="4" destOrd="0" presId="urn:microsoft.com/office/officeart/2005/8/layout/orgChart1"/>
    <dgm:cxn modelId="{9EEFE96E-2AEE-C643-A45C-9DE1245299B2}" type="presParOf" srcId="{4FE510B8-AD99-8041-9C78-2CA148D2A2E7}" destId="{07DCF6F2-509E-FC43-9BE7-135B3537A209}" srcOrd="5" destOrd="0" presId="urn:microsoft.com/office/officeart/2005/8/layout/orgChart1"/>
    <dgm:cxn modelId="{EF83CC54-707C-0F46-99F8-CBF16826A50F}" type="presParOf" srcId="{07DCF6F2-509E-FC43-9BE7-135B3537A209}" destId="{FEA16585-0004-F54E-BFF1-D852C4C18889}" srcOrd="0" destOrd="0" presId="urn:microsoft.com/office/officeart/2005/8/layout/orgChart1"/>
    <dgm:cxn modelId="{D34BEC3D-798A-1A4B-BB1A-FD32472B19BD}" type="presParOf" srcId="{FEA16585-0004-F54E-BFF1-D852C4C18889}" destId="{25418E50-90A4-DF43-B98F-28C8397E781B}" srcOrd="0" destOrd="0" presId="urn:microsoft.com/office/officeart/2005/8/layout/orgChart1"/>
    <dgm:cxn modelId="{0A81C1D8-9DC3-424F-8BB2-DDA9F43CE219}" type="presParOf" srcId="{FEA16585-0004-F54E-BFF1-D852C4C18889}" destId="{749F4170-BDAE-8E47-8570-E2B7FA581514}" srcOrd="1" destOrd="0" presId="urn:microsoft.com/office/officeart/2005/8/layout/orgChart1"/>
    <dgm:cxn modelId="{2ACA091B-78F8-CA49-ABA3-35F3A5130623}" type="presParOf" srcId="{07DCF6F2-509E-FC43-9BE7-135B3537A209}" destId="{5E4E5A94-34A9-C84E-A197-5B4BBDACB564}" srcOrd="1" destOrd="0" presId="urn:microsoft.com/office/officeart/2005/8/layout/orgChart1"/>
    <dgm:cxn modelId="{F222EDA5-552D-6049-8087-AE049B69C17F}" type="presParOf" srcId="{07DCF6F2-509E-FC43-9BE7-135B3537A209}" destId="{EFDAB4B4-325D-424F-9CD8-99597F97B744}" srcOrd="2" destOrd="0" presId="urn:microsoft.com/office/officeart/2005/8/layout/orgChart1"/>
    <dgm:cxn modelId="{0AE67107-9090-CE46-B809-380CB6B8D6B0}" type="presParOf" srcId="{4FE510B8-AD99-8041-9C78-2CA148D2A2E7}" destId="{83599E94-339A-024D-8E4A-CE733437E302}" srcOrd="6" destOrd="0" presId="urn:microsoft.com/office/officeart/2005/8/layout/orgChart1"/>
    <dgm:cxn modelId="{EC606625-5277-AF43-BD1A-1C245AF50273}" type="presParOf" srcId="{4FE510B8-AD99-8041-9C78-2CA148D2A2E7}" destId="{1D8FBDE0-6B92-634B-BE54-E78D0008D5A2}" srcOrd="7" destOrd="0" presId="urn:microsoft.com/office/officeart/2005/8/layout/orgChart1"/>
    <dgm:cxn modelId="{0CDA319E-4E6B-3E41-80FC-EFE7F9EB2895}" type="presParOf" srcId="{1D8FBDE0-6B92-634B-BE54-E78D0008D5A2}" destId="{EC7F3AD5-FD53-3C46-AB86-4299062B717C}" srcOrd="0" destOrd="0" presId="urn:microsoft.com/office/officeart/2005/8/layout/orgChart1"/>
    <dgm:cxn modelId="{C020D6D3-C0EC-F94F-9D8B-D1557D00C0C5}" type="presParOf" srcId="{EC7F3AD5-FD53-3C46-AB86-4299062B717C}" destId="{BF809740-4413-8943-A5E4-B1FC85D1C09E}" srcOrd="0" destOrd="0" presId="urn:microsoft.com/office/officeart/2005/8/layout/orgChart1"/>
    <dgm:cxn modelId="{E286960A-CB12-5849-AEA4-DC7A65990E6A}" type="presParOf" srcId="{EC7F3AD5-FD53-3C46-AB86-4299062B717C}" destId="{69D433F9-1622-A340-8101-C7BB9327330A}" srcOrd="1" destOrd="0" presId="urn:microsoft.com/office/officeart/2005/8/layout/orgChart1"/>
    <dgm:cxn modelId="{CB9C1FDD-96D0-AC46-AFCB-33464EEF63C5}" type="presParOf" srcId="{1D8FBDE0-6B92-634B-BE54-E78D0008D5A2}" destId="{44F4FAEE-C2B2-5041-A032-EABDCD70CAA8}" srcOrd="1" destOrd="0" presId="urn:microsoft.com/office/officeart/2005/8/layout/orgChart1"/>
    <dgm:cxn modelId="{111D8220-FAF1-9B42-9CDD-1C520F883695}" type="presParOf" srcId="{1D8FBDE0-6B92-634B-BE54-E78D0008D5A2}" destId="{F8E3B619-F8F8-E641-9340-DD5BF5E1FB9F}" srcOrd="2" destOrd="0" presId="urn:microsoft.com/office/officeart/2005/8/layout/orgChart1"/>
    <dgm:cxn modelId="{C6200D94-3694-654F-9228-21BEDD68F643}" type="presParOf" srcId="{F4308194-0302-4D47-A631-E223E7586BA8}" destId="{E31DAE33-1791-6C4B-93BE-912DC01D617B}" srcOrd="2" destOrd="0" presId="urn:microsoft.com/office/officeart/2005/8/layout/orgChart1"/>
    <dgm:cxn modelId="{7CD8FEFA-DFD1-E446-B5A3-7F4CCD024ED2}" type="presParOf" srcId="{A9087C27-C1F9-8F4E-83CA-4169121D3832}" destId="{A5AFA01F-91B3-D842-8D06-096A848A4693}" srcOrd="2" destOrd="0" presId="urn:microsoft.com/office/officeart/2005/8/layout/orgChart1"/>
    <dgm:cxn modelId="{333C143C-9DAE-F945-B53E-7C5E88DD6962}" type="presParOf" srcId="{A5AFA01F-91B3-D842-8D06-096A848A4693}" destId="{04E1FC83-A47D-3F4D-B48C-ACD5A03E367F}" srcOrd="0" destOrd="0" presId="urn:microsoft.com/office/officeart/2005/8/layout/orgChart1"/>
    <dgm:cxn modelId="{F9FABFB0-6558-FE46-A7A5-D9C383F91C60}" type="presParOf" srcId="{A5AFA01F-91B3-D842-8D06-096A848A4693}" destId="{B211C1BA-F54B-8D45-802D-C9B3F5CF7222}" srcOrd="1" destOrd="0" presId="urn:microsoft.com/office/officeart/2005/8/layout/orgChart1"/>
    <dgm:cxn modelId="{C3B7D08A-0E3D-874B-9D8C-EA72F1C5C6C4}" type="presParOf" srcId="{B211C1BA-F54B-8D45-802D-C9B3F5CF7222}" destId="{09347B7C-6222-7B4F-8AE8-B751AADCF139}" srcOrd="0" destOrd="0" presId="urn:microsoft.com/office/officeart/2005/8/layout/orgChart1"/>
    <dgm:cxn modelId="{67CF25F3-E34B-C741-BBAD-A766C17F6F82}" type="presParOf" srcId="{09347B7C-6222-7B4F-8AE8-B751AADCF139}" destId="{46146812-4EE8-5043-B7D6-6DAA9ACC3EE9}" srcOrd="0" destOrd="0" presId="urn:microsoft.com/office/officeart/2005/8/layout/orgChart1"/>
    <dgm:cxn modelId="{783ED2A0-30E4-6F48-8794-1EFA329D0336}" type="presParOf" srcId="{09347B7C-6222-7B4F-8AE8-B751AADCF139}" destId="{5E015145-05EE-C64C-83EF-120F80DE5C85}" srcOrd="1" destOrd="0" presId="urn:microsoft.com/office/officeart/2005/8/layout/orgChart1"/>
    <dgm:cxn modelId="{A49F64F5-6A07-B24E-8AF1-FC157D64C1A1}" type="presParOf" srcId="{B211C1BA-F54B-8D45-802D-C9B3F5CF7222}" destId="{74AEF92F-B073-DA44-86B6-B0B009D66E4F}" srcOrd="1" destOrd="0" presId="urn:microsoft.com/office/officeart/2005/8/layout/orgChart1"/>
    <dgm:cxn modelId="{B569B35A-DAAF-1A41-9BB9-7075F41E9941}" type="presParOf" srcId="{74AEF92F-B073-DA44-86B6-B0B009D66E4F}" destId="{7350CB2D-C6B6-5546-9CE4-380F5F661A2F}" srcOrd="0" destOrd="0" presId="urn:microsoft.com/office/officeart/2005/8/layout/orgChart1"/>
    <dgm:cxn modelId="{FECB55B9-13AD-C248-923F-AD9C4B8755D9}" type="presParOf" srcId="{74AEF92F-B073-DA44-86B6-B0B009D66E4F}" destId="{A92ACDB1-253C-5E4C-9F88-AFAB80E2AE6F}" srcOrd="1" destOrd="0" presId="urn:microsoft.com/office/officeart/2005/8/layout/orgChart1"/>
    <dgm:cxn modelId="{F976CB4E-3382-6D46-A5F1-014A00493EB1}" type="presParOf" srcId="{A92ACDB1-253C-5E4C-9F88-AFAB80E2AE6F}" destId="{23131801-FD0D-B545-BEA2-523ED33B5FE8}" srcOrd="0" destOrd="0" presId="urn:microsoft.com/office/officeart/2005/8/layout/orgChart1"/>
    <dgm:cxn modelId="{210B9C86-0FF7-4745-9AAF-16EFBF52CA8C}" type="presParOf" srcId="{23131801-FD0D-B545-BEA2-523ED33B5FE8}" destId="{715B2501-CA48-A643-B231-BAB3C249E758}" srcOrd="0" destOrd="0" presId="urn:microsoft.com/office/officeart/2005/8/layout/orgChart1"/>
    <dgm:cxn modelId="{92DF2536-E3A4-5741-AEAE-3590E3766C9F}" type="presParOf" srcId="{23131801-FD0D-B545-BEA2-523ED33B5FE8}" destId="{8428297B-7C91-1D46-852B-D5709AD28768}" srcOrd="1" destOrd="0" presId="urn:microsoft.com/office/officeart/2005/8/layout/orgChart1"/>
    <dgm:cxn modelId="{B8E6CC56-99D3-2B4C-B0A3-6233DAFB4190}" type="presParOf" srcId="{A92ACDB1-253C-5E4C-9F88-AFAB80E2AE6F}" destId="{D69A7E0F-0605-8E42-B382-6C6A081A4A4A}" srcOrd="1" destOrd="0" presId="urn:microsoft.com/office/officeart/2005/8/layout/orgChart1"/>
    <dgm:cxn modelId="{6D79B8D0-A022-3246-8991-5A660A69633A}" type="presParOf" srcId="{A92ACDB1-253C-5E4C-9F88-AFAB80E2AE6F}" destId="{0F1DA069-6C88-414A-9708-388FFE22A194}" srcOrd="2" destOrd="0" presId="urn:microsoft.com/office/officeart/2005/8/layout/orgChart1"/>
    <dgm:cxn modelId="{6EA09F6D-723D-3547-8005-7BCBCED109BB}" type="presParOf" srcId="{B211C1BA-F54B-8D45-802D-C9B3F5CF7222}" destId="{7D22D9DE-F36B-4E48-99D6-C3C434CC2370}" srcOrd="2" destOrd="0" presId="urn:microsoft.com/office/officeart/2005/8/layout/orgChart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50CB2D-C6B6-5546-9CE4-380F5F661A2F}">
      <dsp:nvSpPr>
        <dsp:cNvPr id="0" name=""/>
        <dsp:cNvSpPr/>
      </dsp:nvSpPr>
      <dsp:spPr>
        <a:xfrm>
          <a:off x="854993" y="999401"/>
          <a:ext cx="123617" cy="379094"/>
        </a:xfrm>
        <a:custGeom>
          <a:avLst/>
          <a:gdLst/>
          <a:ahLst/>
          <a:cxnLst/>
          <a:rect l="0" t="0" r="0" b="0"/>
          <a:pathLst>
            <a:path>
              <a:moveTo>
                <a:pt x="0" y="0"/>
              </a:moveTo>
              <a:lnTo>
                <a:pt x="0" y="379094"/>
              </a:lnTo>
              <a:lnTo>
                <a:pt x="123617" y="3790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E1FC83-A47D-3F4D-B48C-ACD5A03E367F}">
      <dsp:nvSpPr>
        <dsp:cNvPr id="0" name=""/>
        <dsp:cNvSpPr/>
      </dsp:nvSpPr>
      <dsp:spPr>
        <a:xfrm>
          <a:off x="1267053" y="414277"/>
          <a:ext cx="622209" cy="379094"/>
        </a:xfrm>
        <a:custGeom>
          <a:avLst/>
          <a:gdLst/>
          <a:ahLst/>
          <a:cxnLst/>
          <a:rect l="0" t="0" r="0" b="0"/>
          <a:pathLst>
            <a:path>
              <a:moveTo>
                <a:pt x="622209" y="0"/>
              </a:moveTo>
              <a:lnTo>
                <a:pt x="622209" y="379094"/>
              </a:lnTo>
              <a:lnTo>
                <a:pt x="0" y="37909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99E94-339A-024D-8E4A-CE733437E302}">
      <dsp:nvSpPr>
        <dsp:cNvPr id="0" name=""/>
        <dsp:cNvSpPr/>
      </dsp:nvSpPr>
      <dsp:spPr>
        <a:xfrm>
          <a:off x="2058206" y="2169650"/>
          <a:ext cx="123617" cy="2134466"/>
        </a:xfrm>
        <a:custGeom>
          <a:avLst/>
          <a:gdLst/>
          <a:ahLst/>
          <a:cxnLst/>
          <a:rect l="0" t="0" r="0" b="0"/>
          <a:pathLst>
            <a:path>
              <a:moveTo>
                <a:pt x="0" y="0"/>
              </a:moveTo>
              <a:lnTo>
                <a:pt x="0" y="2134466"/>
              </a:lnTo>
              <a:lnTo>
                <a:pt x="123617" y="213446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CD0E45-81C5-FD4C-B0F1-6BC48D32C7CD}">
      <dsp:nvSpPr>
        <dsp:cNvPr id="0" name=""/>
        <dsp:cNvSpPr/>
      </dsp:nvSpPr>
      <dsp:spPr>
        <a:xfrm>
          <a:off x="2058206" y="2169650"/>
          <a:ext cx="123617" cy="1549342"/>
        </a:xfrm>
        <a:custGeom>
          <a:avLst/>
          <a:gdLst/>
          <a:ahLst/>
          <a:cxnLst/>
          <a:rect l="0" t="0" r="0" b="0"/>
          <a:pathLst>
            <a:path>
              <a:moveTo>
                <a:pt x="0" y="0"/>
              </a:moveTo>
              <a:lnTo>
                <a:pt x="0" y="1549342"/>
              </a:lnTo>
              <a:lnTo>
                <a:pt x="123617" y="15493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3864B-1F40-4143-939F-CB8889F5B8FE}">
      <dsp:nvSpPr>
        <dsp:cNvPr id="0" name=""/>
        <dsp:cNvSpPr/>
      </dsp:nvSpPr>
      <dsp:spPr>
        <a:xfrm>
          <a:off x="2058206" y="2169650"/>
          <a:ext cx="123617" cy="964218"/>
        </a:xfrm>
        <a:custGeom>
          <a:avLst/>
          <a:gdLst/>
          <a:ahLst/>
          <a:cxnLst/>
          <a:rect l="0" t="0" r="0" b="0"/>
          <a:pathLst>
            <a:path>
              <a:moveTo>
                <a:pt x="0" y="0"/>
              </a:moveTo>
              <a:lnTo>
                <a:pt x="0" y="964218"/>
              </a:lnTo>
              <a:lnTo>
                <a:pt x="123617" y="96421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917A13-773B-244F-BD95-D38794260B29}">
      <dsp:nvSpPr>
        <dsp:cNvPr id="0" name=""/>
        <dsp:cNvSpPr/>
      </dsp:nvSpPr>
      <dsp:spPr>
        <a:xfrm>
          <a:off x="2058206" y="2169650"/>
          <a:ext cx="123617" cy="379094"/>
        </a:xfrm>
        <a:custGeom>
          <a:avLst/>
          <a:gdLst/>
          <a:ahLst/>
          <a:cxnLst/>
          <a:rect l="0" t="0" r="0" b="0"/>
          <a:pathLst>
            <a:path>
              <a:moveTo>
                <a:pt x="0" y="0"/>
              </a:moveTo>
              <a:lnTo>
                <a:pt x="0" y="379094"/>
              </a:lnTo>
              <a:lnTo>
                <a:pt x="123617" y="3790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C9A05E-5A6C-4F4C-9B18-94E1B4A346F8}">
      <dsp:nvSpPr>
        <dsp:cNvPr id="0" name=""/>
        <dsp:cNvSpPr/>
      </dsp:nvSpPr>
      <dsp:spPr>
        <a:xfrm>
          <a:off x="1889262" y="414277"/>
          <a:ext cx="498591" cy="1343313"/>
        </a:xfrm>
        <a:custGeom>
          <a:avLst/>
          <a:gdLst/>
          <a:ahLst/>
          <a:cxnLst/>
          <a:rect l="0" t="0" r="0" b="0"/>
          <a:pathLst>
            <a:path>
              <a:moveTo>
                <a:pt x="0" y="0"/>
              </a:moveTo>
              <a:lnTo>
                <a:pt x="0" y="1256780"/>
              </a:lnTo>
              <a:lnTo>
                <a:pt x="498591" y="1256780"/>
              </a:lnTo>
              <a:lnTo>
                <a:pt x="498591" y="13433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5A0333-7E93-2443-9967-7F003C6A9D88}">
      <dsp:nvSpPr>
        <dsp:cNvPr id="0" name=""/>
        <dsp:cNvSpPr/>
      </dsp:nvSpPr>
      <dsp:spPr>
        <a:xfrm>
          <a:off x="1061023" y="2169650"/>
          <a:ext cx="123617" cy="1549342"/>
        </a:xfrm>
        <a:custGeom>
          <a:avLst/>
          <a:gdLst/>
          <a:ahLst/>
          <a:cxnLst/>
          <a:rect l="0" t="0" r="0" b="0"/>
          <a:pathLst>
            <a:path>
              <a:moveTo>
                <a:pt x="0" y="0"/>
              </a:moveTo>
              <a:lnTo>
                <a:pt x="0" y="1549342"/>
              </a:lnTo>
              <a:lnTo>
                <a:pt x="123617" y="15493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3AC7E-5715-4845-B60B-1B5DABBCE129}">
      <dsp:nvSpPr>
        <dsp:cNvPr id="0" name=""/>
        <dsp:cNvSpPr/>
      </dsp:nvSpPr>
      <dsp:spPr>
        <a:xfrm>
          <a:off x="1061023" y="2169650"/>
          <a:ext cx="123617" cy="964218"/>
        </a:xfrm>
        <a:custGeom>
          <a:avLst/>
          <a:gdLst/>
          <a:ahLst/>
          <a:cxnLst/>
          <a:rect l="0" t="0" r="0" b="0"/>
          <a:pathLst>
            <a:path>
              <a:moveTo>
                <a:pt x="0" y="0"/>
              </a:moveTo>
              <a:lnTo>
                <a:pt x="0" y="964218"/>
              </a:lnTo>
              <a:lnTo>
                <a:pt x="123617" y="96421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03C138-BFC8-384F-8290-B3A1633B1032}">
      <dsp:nvSpPr>
        <dsp:cNvPr id="0" name=""/>
        <dsp:cNvSpPr/>
      </dsp:nvSpPr>
      <dsp:spPr>
        <a:xfrm>
          <a:off x="1061023" y="2169650"/>
          <a:ext cx="123617" cy="379094"/>
        </a:xfrm>
        <a:custGeom>
          <a:avLst/>
          <a:gdLst/>
          <a:ahLst/>
          <a:cxnLst/>
          <a:rect l="0" t="0" r="0" b="0"/>
          <a:pathLst>
            <a:path>
              <a:moveTo>
                <a:pt x="0" y="0"/>
              </a:moveTo>
              <a:lnTo>
                <a:pt x="0" y="379094"/>
              </a:lnTo>
              <a:lnTo>
                <a:pt x="123617" y="3790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2EC317-0C38-604D-9F5D-D4F807FC686C}">
      <dsp:nvSpPr>
        <dsp:cNvPr id="0" name=""/>
        <dsp:cNvSpPr/>
      </dsp:nvSpPr>
      <dsp:spPr>
        <a:xfrm>
          <a:off x="1390671" y="414277"/>
          <a:ext cx="498591" cy="1343313"/>
        </a:xfrm>
        <a:custGeom>
          <a:avLst/>
          <a:gdLst/>
          <a:ahLst/>
          <a:cxnLst/>
          <a:rect l="0" t="0" r="0" b="0"/>
          <a:pathLst>
            <a:path>
              <a:moveTo>
                <a:pt x="498591" y="0"/>
              </a:moveTo>
              <a:lnTo>
                <a:pt x="498591" y="1256780"/>
              </a:lnTo>
              <a:lnTo>
                <a:pt x="0" y="1256780"/>
              </a:lnTo>
              <a:lnTo>
                <a:pt x="0" y="1343313"/>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159AD-323D-834E-BE4B-BBF9CF107EDD}">
      <dsp:nvSpPr>
        <dsp:cNvPr id="0" name=""/>
        <dsp:cNvSpPr/>
      </dsp:nvSpPr>
      <dsp:spPr>
        <a:xfrm>
          <a:off x="1477203" y="2218"/>
          <a:ext cx="824118" cy="4120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b="1" kern="1200"/>
            <a:t>GESTIÓN DOCUMENTAL: </a:t>
          </a:r>
          <a:r>
            <a:rPr lang="es-MX" sz="500" kern="1200"/>
            <a:t>Proceso mediante el cual se realiza una administración de la información documentada en la organización</a:t>
          </a:r>
        </a:p>
      </dsp:txBody>
      <dsp:txXfrm>
        <a:off x="1477203" y="2218"/>
        <a:ext cx="824118" cy="412059"/>
      </dsp:txXfrm>
    </dsp:sp>
    <dsp:sp modelId="{37EEA371-C7AB-234C-AE16-C0D3ACBB6031}">
      <dsp:nvSpPr>
        <dsp:cNvPr id="0" name=""/>
        <dsp:cNvSpPr/>
      </dsp:nvSpPr>
      <dsp:spPr>
        <a:xfrm>
          <a:off x="978611" y="1757590"/>
          <a:ext cx="824118" cy="41205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b="1" kern="1200"/>
            <a:t>Procesos: </a:t>
          </a:r>
          <a:r>
            <a:rPr lang="es-MX" sz="500" kern="1200"/>
            <a:t>Actividades que se realizan en la organización y que garantizan la generación de valor y el cumplimiento del objeto del negocio</a:t>
          </a:r>
        </a:p>
      </dsp:txBody>
      <dsp:txXfrm>
        <a:off x="978611" y="1757590"/>
        <a:ext cx="824118" cy="412059"/>
      </dsp:txXfrm>
    </dsp:sp>
    <dsp:sp modelId="{89F0C831-56FF-2D4B-9344-B6BC12934099}">
      <dsp:nvSpPr>
        <dsp:cNvPr id="0" name=""/>
        <dsp:cNvSpPr/>
      </dsp:nvSpPr>
      <dsp:spPr>
        <a:xfrm>
          <a:off x="1184641" y="2342714"/>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Operacionales: Cumplimiento del objetivo del negocio</a:t>
          </a:r>
        </a:p>
      </dsp:txBody>
      <dsp:txXfrm>
        <a:off x="1184641" y="2342714"/>
        <a:ext cx="824118" cy="412059"/>
      </dsp:txXfrm>
    </dsp:sp>
    <dsp:sp modelId="{E3B3783A-6CE1-2248-80B6-DCCB6FA8FE13}">
      <dsp:nvSpPr>
        <dsp:cNvPr id="0" name=""/>
        <dsp:cNvSpPr/>
      </dsp:nvSpPr>
      <dsp:spPr>
        <a:xfrm>
          <a:off x="1184641" y="2927839"/>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Estratégicos:Transversales, velan por la mejora continua </a:t>
          </a:r>
        </a:p>
      </dsp:txBody>
      <dsp:txXfrm>
        <a:off x="1184641" y="2927839"/>
        <a:ext cx="824118" cy="412059"/>
      </dsp:txXfrm>
    </dsp:sp>
    <dsp:sp modelId="{45851AD8-29E8-CF41-BCB3-46F98EBAEB7F}">
      <dsp:nvSpPr>
        <dsp:cNvPr id="0" name=""/>
        <dsp:cNvSpPr/>
      </dsp:nvSpPr>
      <dsp:spPr>
        <a:xfrm>
          <a:off x="1184641" y="3512963"/>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De Soporte: Sustentan los demás y garantizan coherencia en el sistema</a:t>
          </a:r>
        </a:p>
      </dsp:txBody>
      <dsp:txXfrm>
        <a:off x="1184641" y="3512963"/>
        <a:ext cx="824118" cy="412059"/>
      </dsp:txXfrm>
    </dsp:sp>
    <dsp:sp modelId="{1ADD53B7-00F6-204C-9653-FBD119467D6F}">
      <dsp:nvSpPr>
        <dsp:cNvPr id="0" name=""/>
        <dsp:cNvSpPr/>
      </dsp:nvSpPr>
      <dsp:spPr>
        <a:xfrm>
          <a:off x="1975795" y="1757590"/>
          <a:ext cx="824118" cy="41205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b="1" kern="1200"/>
            <a:t>Herramientas pera la Gestión de Archivo: </a:t>
          </a:r>
          <a:r>
            <a:rPr lang="es-MX" sz="500" b="0" kern="1200"/>
            <a:t>Elementos normativos y utilidades que soportan el sistema de gestión.</a:t>
          </a:r>
          <a:endParaRPr lang="es-MX" sz="500" b="1" kern="1200"/>
        </a:p>
      </dsp:txBody>
      <dsp:txXfrm>
        <a:off x="1975795" y="1757590"/>
        <a:ext cx="824118" cy="412059"/>
      </dsp:txXfrm>
    </dsp:sp>
    <dsp:sp modelId="{C62401AB-9F92-9F4C-BC54-DCBB07AC424F}">
      <dsp:nvSpPr>
        <dsp:cNvPr id="0" name=""/>
        <dsp:cNvSpPr/>
      </dsp:nvSpPr>
      <dsp:spPr>
        <a:xfrm>
          <a:off x="2181824" y="2342714"/>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Ley General de Archivo : aporta normativa.</a:t>
          </a:r>
        </a:p>
      </dsp:txBody>
      <dsp:txXfrm>
        <a:off x="2181824" y="2342714"/>
        <a:ext cx="824118" cy="412059"/>
      </dsp:txXfrm>
    </dsp:sp>
    <dsp:sp modelId="{E38DC11A-83FA-4E4F-A66D-6DC8FC20E9AB}">
      <dsp:nvSpPr>
        <dsp:cNvPr id="0" name=""/>
        <dsp:cNvSpPr/>
      </dsp:nvSpPr>
      <dsp:spPr>
        <a:xfrm>
          <a:off x="2181824" y="2927839"/>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Guías técnicas: Permiten orientar la creación y actualización de documentos</a:t>
          </a:r>
        </a:p>
      </dsp:txBody>
      <dsp:txXfrm>
        <a:off x="2181824" y="2927839"/>
        <a:ext cx="824118" cy="412059"/>
      </dsp:txXfrm>
    </dsp:sp>
    <dsp:sp modelId="{25418E50-90A4-DF43-B98F-28C8397E781B}">
      <dsp:nvSpPr>
        <dsp:cNvPr id="0" name=""/>
        <dsp:cNvSpPr/>
      </dsp:nvSpPr>
      <dsp:spPr>
        <a:xfrm>
          <a:off x="2181824" y="3512963"/>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Tablas de Retención: Permiten registrar y controlar los documentos del Sistema de Gestión.</a:t>
          </a:r>
        </a:p>
      </dsp:txBody>
      <dsp:txXfrm>
        <a:off x="2181824" y="3512963"/>
        <a:ext cx="824118" cy="412059"/>
      </dsp:txXfrm>
    </dsp:sp>
    <dsp:sp modelId="{BF809740-4413-8943-A5E4-B1FC85D1C09E}">
      <dsp:nvSpPr>
        <dsp:cNvPr id="0" name=""/>
        <dsp:cNvSpPr/>
      </dsp:nvSpPr>
      <dsp:spPr>
        <a:xfrm>
          <a:off x="2181824" y="4098087"/>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Herramientas Ofimáticas: Instrumentos para la sistematización del Sistema de Gestión</a:t>
          </a:r>
        </a:p>
      </dsp:txBody>
      <dsp:txXfrm>
        <a:off x="2181824" y="4098087"/>
        <a:ext cx="824118" cy="412059"/>
      </dsp:txXfrm>
    </dsp:sp>
    <dsp:sp modelId="{46146812-4EE8-5043-B7D6-6DAA9ACC3EE9}">
      <dsp:nvSpPr>
        <dsp:cNvPr id="0" name=""/>
        <dsp:cNvSpPr/>
      </dsp:nvSpPr>
      <dsp:spPr>
        <a:xfrm>
          <a:off x="442934" y="587342"/>
          <a:ext cx="824118" cy="41205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b="1" kern="1200"/>
            <a:t>Documento: </a:t>
          </a:r>
          <a:r>
            <a:rPr lang="es-MX" sz="500" kern="1200"/>
            <a:t>Elementos que soportan los procesos en la estructura organizacional</a:t>
          </a:r>
        </a:p>
      </dsp:txBody>
      <dsp:txXfrm>
        <a:off x="442934" y="587342"/>
        <a:ext cx="824118" cy="412059"/>
      </dsp:txXfrm>
    </dsp:sp>
    <dsp:sp modelId="{715B2501-CA48-A643-B231-BAB3C249E758}">
      <dsp:nvSpPr>
        <dsp:cNvPr id="0" name=""/>
        <dsp:cNvSpPr/>
      </dsp:nvSpPr>
      <dsp:spPr>
        <a:xfrm>
          <a:off x="978611" y="1172466"/>
          <a:ext cx="824118" cy="41205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MX" sz="500" kern="1200"/>
            <a:t>Requieren de la aplicación de diferentes técnicas para su  elaboración, actualización y control  (pueden ser internos o externos)</a:t>
          </a:r>
        </a:p>
      </dsp:txBody>
      <dsp:txXfrm>
        <a:off x="978611" y="1172466"/>
        <a:ext cx="824118" cy="4120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tnJ/wbtF329eNCAf+sEDg4uBng==">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D4980E-E605-4458-8D67-70C18FDE0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64</Pages>
  <Words>8560</Words>
  <Characters>48793</Characters>
  <Application>Microsoft Office Word</Application>
  <DocSecurity>0</DocSecurity>
  <Lines>406</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Microsoft Office User</cp:lastModifiedBy>
  <cp:revision>95</cp:revision>
  <dcterms:created xsi:type="dcterms:W3CDTF">2022-10-16T10:06:00Z</dcterms:created>
  <dcterms:modified xsi:type="dcterms:W3CDTF">2022-10-16T19:23:00Z</dcterms:modified>
</cp:coreProperties>
</file>